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CEE" w:rsidRDefault="004A4CEE">
      <w:pPr>
        <w:spacing w:line="360" w:lineRule="auto"/>
        <w:rPr>
          <w:rFonts w:eastAsia="华文行楷"/>
          <w:color w:val="FFFFFF"/>
          <w:sz w:val="18"/>
          <w:szCs w:val="18"/>
        </w:rPr>
      </w:pPr>
    </w:p>
    <w:tbl>
      <w:tblPr>
        <w:tblW w:w="5148" w:type="dxa"/>
        <w:jc w:val="center"/>
        <w:tblLayout w:type="fixed"/>
        <w:tblLook w:val="04A0" w:firstRow="1" w:lastRow="0" w:firstColumn="1" w:lastColumn="0" w:noHBand="0" w:noVBand="1"/>
      </w:tblPr>
      <w:tblGrid>
        <w:gridCol w:w="1548"/>
        <w:gridCol w:w="3600"/>
      </w:tblGrid>
      <w:tr w:rsidR="004A4CEE">
        <w:trPr>
          <w:jc w:val="center"/>
        </w:trPr>
        <w:tc>
          <w:tcPr>
            <w:tcW w:w="1548" w:type="dxa"/>
          </w:tcPr>
          <w:p w:rsidR="004A4CEE" w:rsidRDefault="000F273F">
            <w:pPr>
              <w:spacing w:line="360" w:lineRule="auto"/>
              <w:ind w:firstLineChars="200" w:firstLine="300"/>
              <w:rPr>
                <w:color w:val="000000"/>
                <w:sz w:val="15"/>
                <w:szCs w:val="15"/>
              </w:rPr>
            </w:pPr>
            <w:r>
              <w:rPr>
                <w:noProof/>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9"/>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rsidR="004A4CEE" w:rsidRDefault="000F273F">
            <w:pPr>
              <w:spacing w:line="360" w:lineRule="auto"/>
              <w:rPr>
                <w:color w:val="000000"/>
                <w:sz w:val="15"/>
                <w:szCs w:val="15"/>
              </w:rPr>
            </w:pPr>
            <w:r>
              <w:rPr>
                <w:b/>
                <w:bCs/>
                <w:noProof/>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rsidR="004A4CEE" w:rsidRDefault="000F273F">
      <w:pPr>
        <w:ind w:firstLineChars="200" w:firstLine="420"/>
        <w:jc w:val="center"/>
        <w:rPr>
          <w:color w:val="000000"/>
        </w:rPr>
      </w:pPr>
      <w:r>
        <w:rPr>
          <w:color w:val="000000"/>
        </w:rPr>
        <w:t xml:space="preserve"> </w:t>
      </w:r>
    </w:p>
    <w:p w:rsidR="004A4CEE" w:rsidRDefault="000F273F">
      <w:pPr>
        <w:jc w:val="center"/>
        <w:rPr>
          <w:rFonts w:eastAsia="楷体_GB2312"/>
          <w:b/>
          <w:bCs/>
          <w:sz w:val="72"/>
          <w:szCs w:val="72"/>
        </w:rPr>
      </w:pPr>
      <w:r>
        <w:rPr>
          <w:rFonts w:eastAsia="黑体"/>
          <w:b/>
          <w:bCs/>
          <w:color w:val="000000"/>
          <w:sz w:val="72"/>
          <w:szCs w:val="72"/>
        </w:rPr>
        <w:t>本科生毕业论文（</w:t>
      </w:r>
      <w:r>
        <w:rPr>
          <w:rFonts w:eastAsia="黑体" w:hint="eastAsia"/>
          <w:b/>
          <w:bCs/>
          <w:color w:val="000000"/>
          <w:sz w:val="72"/>
          <w:szCs w:val="72"/>
        </w:rPr>
        <w:t>设计</w:t>
      </w:r>
      <w:r>
        <w:rPr>
          <w:rFonts w:eastAsia="黑体"/>
          <w:b/>
          <w:bCs/>
          <w:color w:val="000000"/>
          <w:sz w:val="72"/>
          <w:szCs w:val="72"/>
        </w:rPr>
        <w:t>）</w:t>
      </w:r>
    </w:p>
    <w:p w:rsidR="004A4CEE" w:rsidRDefault="004A4CEE">
      <w:pPr>
        <w:ind w:firstLineChars="200" w:firstLine="436"/>
        <w:jc w:val="center"/>
        <w:rPr>
          <w:spacing w:val="4"/>
        </w:rPr>
      </w:pPr>
    </w:p>
    <w:p w:rsidR="004A4CEE" w:rsidRDefault="004A4CEE">
      <w:pPr>
        <w:spacing w:line="360" w:lineRule="auto"/>
        <w:ind w:firstLineChars="200" w:firstLine="436"/>
        <w:rPr>
          <w:spacing w:val="4"/>
        </w:rPr>
      </w:pPr>
    </w:p>
    <w:p w:rsidR="004A4CEE" w:rsidRDefault="000F273F">
      <w:pPr>
        <w:spacing w:line="360" w:lineRule="auto"/>
        <w:ind w:leftChars="-67" w:rightChars="-230" w:right="-483" w:hangingChars="32" w:hanging="141"/>
        <w:jc w:val="center"/>
        <w:rPr>
          <w:rFonts w:ascii="黑体" w:eastAsia="黑体" w:hAnsi="黑体"/>
          <w:color w:val="000000"/>
          <w:sz w:val="44"/>
          <w:szCs w:val="44"/>
        </w:rPr>
      </w:pPr>
      <w:bookmarkStart w:id="0" w:name="_Hlk10445426"/>
      <w:r>
        <w:rPr>
          <w:rFonts w:ascii="黑体" w:eastAsia="黑体" w:hAnsi="黑体" w:hint="eastAsia"/>
          <w:color w:val="000000"/>
          <w:sz w:val="44"/>
          <w:szCs w:val="44"/>
        </w:rPr>
        <w:t>基于</w:t>
      </w:r>
      <w:r>
        <w:rPr>
          <w:rFonts w:ascii="黑体" w:eastAsia="黑体" w:hAnsi="黑体" w:hint="eastAsia"/>
          <w:color w:val="000000"/>
          <w:sz w:val="44"/>
          <w:szCs w:val="44"/>
        </w:rPr>
        <w:t>J2EE</w:t>
      </w:r>
      <w:r>
        <w:rPr>
          <w:rFonts w:ascii="黑体" w:eastAsia="黑体" w:hAnsi="黑体" w:hint="eastAsia"/>
          <w:color w:val="000000"/>
          <w:sz w:val="44"/>
          <w:szCs w:val="44"/>
        </w:rPr>
        <w:t>的尾矿库坝体安全性能检测系统</w:t>
      </w:r>
    </w:p>
    <w:bookmarkEnd w:id="0"/>
    <w:p w:rsidR="004A4CEE" w:rsidRDefault="004A4CEE">
      <w:pPr>
        <w:spacing w:line="360" w:lineRule="auto"/>
        <w:ind w:leftChars="-67" w:rightChars="-230" w:right="-483" w:hangingChars="32" w:hanging="141"/>
        <w:jc w:val="center"/>
        <w:rPr>
          <w:rFonts w:ascii="黑体" w:eastAsia="黑体" w:hAnsi="黑体"/>
          <w:color w:val="000000"/>
          <w:sz w:val="44"/>
          <w:szCs w:val="44"/>
        </w:rPr>
      </w:pPr>
    </w:p>
    <w:p w:rsidR="004A4CEE" w:rsidRDefault="004A4CEE">
      <w:pPr>
        <w:widowControl/>
        <w:spacing w:after="120" w:line="134" w:lineRule="atLeast"/>
        <w:ind w:left="-360"/>
      </w:pPr>
    </w:p>
    <w:p w:rsidR="004A4CEE" w:rsidRDefault="000F273F">
      <w:pPr>
        <w:spacing w:line="360" w:lineRule="auto"/>
        <w:jc w:val="center"/>
        <w:rPr>
          <w:b/>
          <w:spacing w:val="4"/>
          <w:sz w:val="44"/>
          <w:szCs w:val="44"/>
        </w:rPr>
      </w:pPr>
      <w:r>
        <w:rPr>
          <w:rFonts w:eastAsia="黑体"/>
          <w:b/>
          <w:sz w:val="44"/>
          <w:szCs w:val="44"/>
        </w:rPr>
        <w:t>Safety performance testing system of tailings dam based on J2EE</w:t>
      </w:r>
    </w:p>
    <w:p w:rsidR="004A4CEE" w:rsidRDefault="004A4CEE">
      <w:pPr>
        <w:spacing w:line="360" w:lineRule="auto"/>
        <w:rPr>
          <w:b/>
          <w:bCs/>
          <w:spacing w:val="4"/>
          <w:sz w:val="44"/>
          <w:szCs w:val="44"/>
        </w:rPr>
      </w:pPr>
    </w:p>
    <w:p w:rsidR="004A4CEE" w:rsidRDefault="004A4CEE">
      <w:pPr>
        <w:spacing w:line="360" w:lineRule="auto"/>
        <w:ind w:firstLineChars="200" w:firstLine="899"/>
        <w:rPr>
          <w:b/>
          <w:bCs/>
          <w:spacing w:val="4"/>
          <w:sz w:val="44"/>
          <w:szCs w:val="44"/>
        </w:rPr>
      </w:pPr>
    </w:p>
    <w:p w:rsidR="004A4CEE" w:rsidRDefault="004A4CEE">
      <w:pPr>
        <w:spacing w:line="360" w:lineRule="auto"/>
        <w:rPr>
          <w:b/>
          <w:bCs/>
          <w:spacing w:val="4"/>
          <w:sz w:val="44"/>
          <w:szCs w:val="44"/>
        </w:rPr>
      </w:pPr>
    </w:p>
    <w:p w:rsidR="004A4CEE" w:rsidRDefault="000F273F">
      <w:pPr>
        <w:tabs>
          <w:tab w:val="left" w:pos="360"/>
        </w:tabs>
        <w:spacing w:line="360" w:lineRule="auto"/>
        <w:rPr>
          <w:rFonts w:eastAsia="黑体"/>
          <w:sz w:val="30"/>
          <w:u w:val="single"/>
        </w:rPr>
      </w:pPr>
      <w:r>
        <w:rPr>
          <w:rFonts w:eastAsia="黑体" w:hint="eastAsia"/>
          <w:sz w:val="30"/>
        </w:rPr>
        <w:t xml:space="preserve">           </w:t>
      </w:r>
      <w:r>
        <w:rPr>
          <w:rFonts w:eastAsia="黑体"/>
          <w:sz w:val="30"/>
        </w:rPr>
        <w:t>专</w:t>
      </w:r>
      <w:r>
        <w:rPr>
          <w:rFonts w:eastAsia="黑体"/>
          <w:sz w:val="30"/>
        </w:rPr>
        <w:t xml:space="preserve">        </w:t>
      </w:r>
      <w:r>
        <w:rPr>
          <w:rFonts w:eastAsia="黑体"/>
          <w:sz w:val="30"/>
        </w:rPr>
        <w:t>业</w:t>
      </w:r>
      <w:r>
        <w:rPr>
          <w:rFonts w:ascii="宋体" w:hAnsi="宋体"/>
          <w:b/>
          <w:sz w:val="30"/>
          <w:u w:val="single"/>
        </w:rPr>
        <w:t xml:space="preserve">      </w:t>
      </w:r>
      <w:r>
        <w:rPr>
          <w:rFonts w:ascii="宋体" w:hAnsi="宋体"/>
          <w:b/>
          <w:sz w:val="32"/>
          <w:szCs w:val="32"/>
          <w:u w:val="single"/>
        </w:rPr>
        <w:t>电子信息工程</w:t>
      </w:r>
      <w:r>
        <w:rPr>
          <w:rFonts w:ascii="宋体" w:hAnsi="宋体"/>
          <w:b/>
          <w:sz w:val="32"/>
          <w:szCs w:val="32"/>
          <w:u w:val="single"/>
        </w:rPr>
        <w:t xml:space="preserve"> </w:t>
      </w:r>
      <w:r>
        <w:rPr>
          <w:rFonts w:ascii="宋体" w:hAnsi="宋体"/>
          <w:b/>
          <w:sz w:val="30"/>
          <w:u w:val="single"/>
        </w:rPr>
        <w:t xml:space="preserve">    </w:t>
      </w:r>
      <w:r>
        <w:rPr>
          <w:rFonts w:ascii="宋体" w:hAnsi="宋体"/>
          <w:b/>
          <w:sz w:val="30"/>
          <w:u w:val="single"/>
        </w:rPr>
        <w:tab/>
      </w:r>
    </w:p>
    <w:p w:rsidR="004A4CEE" w:rsidRDefault="000F273F">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w:t>
      </w:r>
      <w:r>
        <w:rPr>
          <w:rFonts w:eastAsia="黑体"/>
          <w:sz w:val="30"/>
        </w:rPr>
        <w:t xml:space="preserve">        </w:t>
      </w:r>
      <w:r>
        <w:rPr>
          <w:rFonts w:eastAsia="黑体"/>
          <w:sz w:val="30"/>
        </w:rPr>
        <w:t>名</w:t>
      </w:r>
      <w:r>
        <w:rPr>
          <w:rFonts w:ascii="宋体" w:hAnsi="宋体"/>
          <w:b/>
          <w:sz w:val="30"/>
          <w:u w:val="single"/>
        </w:rPr>
        <w:t xml:space="preserve">         </w:t>
      </w:r>
      <w:r>
        <w:rPr>
          <w:rFonts w:ascii="宋体" w:hAnsi="宋体" w:hint="eastAsia"/>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ascii="宋体" w:hAnsi="宋体" w:hint="eastAsia"/>
          <w:b/>
          <w:sz w:val="30"/>
          <w:u w:val="single"/>
        </w:rPr>
        <w:tab/>
      </w:r>
    </w:p>
    <w:p w:rsidR="004A4CEE" w:rsidRDefault="000F273F">
      <w:pPr>
        <w:tabs>
          <w:tab w:val="left" w:pos="360"/>
        </w:tabs>
        <w:spacing w:line="360" w:lineRule="auto"/>
        <w:rPr>
          <w:rFonts w:eastAsia="黑体"/>
          <w:sz w:val="30"/>
          <w:u w:val="single"/>
        </w:rPr>
      </w:pPr>
      <w:r>
        <w:rPr>
          <w:rFonts w:eastAsia="黑体"/>
          <w:sz w:val="30"/>
        </w:rPr>
        <w:t xml:space="preserve">           </w:t>
      </w:r>
      <w:r>
        <w:rPr>
          <w:rFonts w:eastAsia="黑体"/>
          <w:sz w:val="30"/>
        </w:rPr>
        <w:t>学</w:t>
      </w:r>
      <w:r>
        <w:rPr>
          <w:rFonts w:eastAsia="黑体"/>
          <w:sz w:val="30"/>
        </w:rPr>
        <w:t xml:space="preserve">        </w:t>
      </w:r>
      <w:r>
        <w:rPr>
          <w:rFonts w:eastAsia="黑体"/>
          <w:sz w:val="30"/>
        </w:rPr>
        <w:t>号</w:t>
      </w:r>
      <w:r>
        <w:rPr>
          <w:rFonts w:ascii="宋体" w:hAnsi="宋体"/>
          <w:b/>
          <w:sz w:val="30"/>
          <w:u w:val="single"/>
        </w:rPr>
        <w:t xml:space="preserve">      </w:t>
      </w:r>
      <w:r>
        <w:rPr>
          <w:rFonts w:ascii="宋体" w:hAnsi="宋体"/>
          <w:b/>
          <w:sz w:val="32"/>
          <w:szCs w:val="32"/>
          <w:u w:val="single"/>
        </w:rPr>
        <w:t xml:space="preserve">  </w:t>
      </w:r>
      <w:r>
        <w:rPr>
          <w:rFonts w:ascii="宋体" w:hAnsi="宋体" w:hint="eastAsia"/>
          <w:b/>
          <w:sz w:val="32"/>
          <w:szCs w:val="32"/>
          <w:u w:val="single"/>
        </w:rPr>
        <w:t>15033113</w:t>
      </w:r>
      <w:r>
        <w:rPr>
          <w:rFonts w:ascii="宋体" w:hAnsi="宋体"/>
          <w:b/>
          <w:sz w:val="30"/>
          <w:u w:val="single"/>
        </w:rPr>
        <w:t xml:space="preserve">        </w:t>
      </w:r>
      <w:r>
        <w:rPr>
          <w:rFonts w:ascii="宋体" w:hAnsi="宋体" w:hint="eastAsia"/>
          <w:b/>
          <w:sz w:val="30"/>
          <w:u w:val="single"/>
        </w:rPr>
        <w:tab/>
      </w:r>
    </w:p>
    <w:p w:rsidR="004A4CEE" w:rsidRDefault="000F273F">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ascii="宋体" w:hAnsi="宋体"/>
          <w:b/>
          <w:sz w:val="30"/>
          <w:u w:val="single"/>
        </w:rPr>
        <w:t xml:space="preserve">         </w:t>
      </w:r>
      <w:r>
        <w:rPr>
          <w:rFonts w:ascii="宋体" w:hAnsi="宋体"/>
          <w:b/>
          <w:sz w:val="32"/>
          <w:szCs w:val="32"/>
          <w:u w:val="single"/>
        </w:rPr>
        <w:t>王</w:t>
      </w:r>
      <w:r>
        <w:rPr>
          <w:rFonts w:ascii="宋体" w:hAnsi="宋体" w:hint="eastAsia"/>
          <w:b/>
          <w:sz w:val="32"/>
          <w:szCs w:val="32"/>
          <w:u w:val="single"/>
        </w:rPr>
        <w:t xml:space="preserve"> </w:t>
      </w:r>
      <w:r>
        <w:rPr>
          <w:rFonts w:ascii="宋体" w:hAnsi="宋体"/>
          <w:b/>
          <w:sz w:val="32"/>
          <w:szCs w:val="32"/>
          <w:u w:val="single"/>
        </w:rPr>
        <w:t>博</w:t>
      </w:r>
      <w:r>
        <w:rPr>
          <w:rFonts w:ascii="宋体" w:hAnsi="宋体"/>
          <w:b/>
          <w:sz w:val="32"/>
          <w:szCs w:val="32"/>
          <w:u w:val="single"/>
        </w:rPr>
        <w:t>      </w:t>
      </w:r>
      <w:r>
        <w:rPr>
          <w:rFonts w:ascii="宋体" w:hAnsi="宋体" w:hint="eastAsia"/>
          <w:b/>
          <w:sz w:val="32"/>
          <w:szCs w:val="32"/>
          <w:u w:val="single"/>
        </w:rPr>
        <w:t xml:space="preserve"> </w:t>
      </w:r>
    </w:p>
    <w:p w:rsidR="004A4CEE" w:rsidRDefault="000F273F">
      <w:pPr>
        <w:tabs>
          <w:tab w:val="left" w:pos="360"/>
        </w:tabs>
        <w:spacing w:line="360" w:lineRule="auto"/>
        <w:rPr>
          <w:rFonts w:ascii="宋体" w:hAnsi="宋体"/>
          <w:b/>
          <w:sz w:val="30"/>
          <w:u w:val="single"/>
        </w:rPr>
      </w:pPr>
      <w:r>
        <w:rPr>
          <w:rFonts w:eastAsia="黑体"/>
          <w:sz w:val="30"/>
        </w:rPr>
        <w:t xml:space="preserve">           </w:t>
      </w:r>
      <w:r>
        <w:rPr>
          <w:rFonts w:eastAsia="黑体"/>
          <w:sz w:val="30"/>
        </w:rPr>
        <w:t>完</w:t>
      </w:r>
      <w:r>
        <w:rPr>
          <w:rFonts w:eastAsia="黑体"/>
          <w:sz w:val="30"/>
        </w:rPr>
        <w:t xml:space="preserve"> </w:t>
      </w:r>
      <w:r>
        <w:rPr>
          <w:rFonts w:eastAsia="黑体"/>
          <w:sz w:val="30"/>
        </w:rPr>
        <w:t>成</w:t>
      </w:r>
      <w:r>
        <w:rPr>
          <w:rFonts w:eastAsia="黑体"/>
          <w:sz w:val="30"/>
        </w:rPr>
        <w:t xml:space="preserve">  </w:t>
      </w:r>
      <w:r>
        <w:rPr>
          <w:rFonts w:eastAsia="黑体"/>
          <w:sz w:val="30"/>
        </w:rPr>
        <w:t>时</w:t>
      </w:r>
      <w:r>
        <w:rPr>
          <w:rFonts w:eastAsia="黑体"/>
          <w:sz w:val="30"/>
        </w:rPr>
        <w:t xml:space="preserve"> </w:t>
      </w:r>
      <w:r>
        <w:rPr>
          <w:rFonts w:eastAsia="黑体"/>
          <w:sz w:val="30"/>
        </w:rPr>
        <w:t>间</w:t>
      </w:r>
      <w:r>
        <w:rPr>
          <w:rFonts w:ascii="宋体" w:hAnsi="宋体"/>
          <w:b/>
          <w:sz w:val="30"/>
          <w:u w:val="single"/>
        </w:rPr>
        <w:t xml:space="preserve">         </w:t>
      </w:r>
      <w:r>
        <w:rPr>
          <w:rFonts w:ascii="宋体" w:hAnsi="宋体"/>
          <w:b/>
          <w:sz w:val="32"/>
          <w:szCs w:val="32"/>
          <w:u w:val="single"/>
        </w:rPr>
        <w:t>201</w:t>
      </w:r>
      <w:r>
        <w:rPr>
          <w:rFonts w:ascii="宋体" w:hAnsi="宋体" w:hint="eastAsia"/>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ascii="宋体" w:hAnsi="宋体" w:hint="eastAsia"/>
          <w:b/>
          <w:sz w:val="30"/>
          <w:u w:val="single"/>
        </w:rPr>
        <w:tab/>
      </w:r>
    </w:p>
    <w:p w:rsidR="004A4CEE" w:rsidRDefault="004A4CEE">
      <w:pPr>
        <w:tabs>
          <w:tab w:val="left" w:pos="360"/>
        </w:tabs>
        <w:spacing w:line="360" w:lineRule="auto"/>
        <w:rPr>
          <w:rFonts w:eastAsia="黑体"/>
          <w:color w:val="000000"/>
          <w:sz w:val="44"/>
        </w:rPr>
      </w:pPr>
    </w:p>
    <w:p w:rsidR="004A4CEE" w:rsidRDefault="004A4CEE">
      <w:pPr>
        <w:tabs>
          <w:tab w:val="left" w:pos="360"/>
        </w:tabs>
        <w:spacing w:line="360" w:lineRule="auto"/>
        <w:rPr>
          <w:rFonts w:eastAsia="黑体"/>
          <w:color w:val="000000"/>
          <w:sz w:val="44"/>
        </w:rPr>
        <w:sectPr w:rsidR="004A4CEE">
          <w:headerReference w:type="even" r:id="rId11"/>
          <w:headerReference w:type="default" r:id="rId12"/>
          <w:footerReference w:type="even" r:id="rId13"/>
          <w:footerReference w:type="first" r:id="rId14"/>
          <w:pgSz w:w="11906" w:h="16838"/>
          <w:pgMar w:top="1440" w:right="1800" w:bottom="1440" w:left="1800" w:header="851" w:footer="992" w:gutter="0"/>
          <w:cols w:space="425"/>
          <w:docGrid w:type="lines" w:linePitch="312"/>
        </w:sectPr>
      </w:pPr>
    </w:p>
    <w:p w:rsidR="004A4CEE" w:rsidRDefault="000F273F">
      <w:pPr>
        <w:tabs>
          <w:tab w:val="left" w:pos="360"/>
        </w:tabs>
        <w:spacing w:line="360" w:lineRule="auto"/>
        <w:jc w:val="center"/>
        <w:rPr>
          <w:rFonts w:eastAsia="黑体"/>
          <w:color w:val="000000"/>
          <w:sz w:val="44"/>
        </w:rPr>
      </w:pPr>
      <w:r>
        <w:rPr>
          <w:rFonts w:eastAsia="黑体"/>
          <w:color w:val="000000"/>
          <w:sz w:val="44"/>
        </w:rPr>
        <w:lastRenderedPageBreak/>
        <w:t>独创性声明</w:t>
      </w:r>
    </w:p>
    <w:p w:rsidR="004A4CEE" w:rsidRDefault="000F273F">
      <w:pPr>
        <w:pStyle w:val="12"/>
        <w:spacing w:line="360" w:lineRule="auto"/>
        <w:ind w:left="0" w:firstLineChars="200" w:firstLine="56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rsidR="004A4CEE" w:rsidRDefault="000F273F">
      <w:pPr>
        <w:spacing w:line="360" w:lineRule="auto"/>
        <w:rPr>
          <w:rFonts w:eastAsia="仿宋_GB2312"/>
          <w:color w:val="000000"/>
          <w:sz w:val="28"/>
        </w:rPr>
      </w:pPr>
      <w:r>
        <w:rPr>
          <w:rFonts w:eastAsia="仿宋_GB2312"/>
          <w:color w:val="000000"/>
          <w:sz w:val="28"/>
        </w:rPr>
        <w:t>学位论文作者签名：</w:t>
      </w:r>
      <w:r>
        <w:rPr>
          <w:rFonts w:eastAsia="仿宋_GB2312"/>
          <w:color w:val="000000"/>
          <w:sz w:val="28"/>
        </w:rPr>
        <w:t>_________________</w:t>
      </w:r>
      <w:r>
        <w:rPr>
          <w:rFonts w:eastAsia="仿宋_GB2312"/>
          <w:color w:val="000000"/>
          <w:sz w:val="28"/>
        </w:rPr>
        <w:tab/>
        <w:t xml:space="preserve">  </w:t>
      </w:r>
      <w:r>
        <w:rPr>
          <w:rFonts w:eastAsia="仿宋_GB2312"/>
          <w:color w:val="000000"/>
          <w:sz w:val="28"/>
        </w:rPr>
        <w:t>日期：</w:t>
      </w:r>
      <w:r>
        <w:rPr>
          <w:rFonts w:eastAsia="仿宋_GB2312"/>
          <w:color w:val="000000"/>
          <w:sz w:val="28"/>
        </w:rPr>
        <w:t>______________</w:t>
      </w:r>
      <w:r>
        <w:rPr>
          <w:rFonts w:eastAsia="仿宋_GB2312" w:hint="eastAsia"/>
          <w:color w:val="000000"/>
          <w:sz w:val="28"/>
        </w:rPr>
        <w:t xml:space="preserve"> </w:t>
      </w:r>
    </w:p>
    <w:p w:rsidR="004A4CEE" w:rsidRDefault="004A4CEE">
      <w:pPr>
        <w:spacing w:afterLines="150" w:after="468" w:line="360" w:lineRule="auto"/>
        <w:jc w:val="center"/>
        <w:rPr>
          <w:rFonts w:eastAsia="黑体"/>
          <w:color w:val="FF0000"/>
          <w:sz w:val="44"/>
        </w:rPr>
      </w:pPr>
    </w:p>
    <w:p w:rsidR="004A4CEE" w:rsidRDefault="000F273F">
      <w:pPr>
        <w:spacing w:afterLines="150" w:after="468" w:line="360" w:lineRule="auto"/>
        <w:jc w:val="center"/>
        <w:rPr>
          <w:rFonts w:eastAsia="黑体"/>
          <w:color w:val="000000"/>
          <w:sz w:val="44"/>
        </w:rPr>
      </w:pPr>
      <w:r>
        <w:rPr>
          <w:rFonts w:eastAsia="黑体"/>
          <w:color w:val="000000"/>
          <w:sz w:val="44"/>
        </w:rPr>
        <w:t>关于论文使用授权的说明</w:t>
      </w:r>
    </w:p>
    <w:p w:rsidR="004A4CEE" w:rsidRDefault="000F273F">
      <w:pPr>
        <w:pStyle w:val="12"/>
        <w:spacing w:line="360" w:lineRule="auto"/>
        <w:ind w:left="0" w:firstLineChars="200" w:firstLine="560"/>
        <w:rPr>
          <w:rFonts w:eastAsia="仿宋_GB2312"/>
          <w:color w:val="000000"/>
        </w:rPr>
      </w:pPr>
      <w:r>
        <w:rPr>
          <w:rFonts w:eastAsia="仿宋_GB2312"/>
          <w:color w:val="000000"/>
        </w:rPr>
        <w:t>本人完全了解商洛学院有关保留、使用学位论文的规定，即：学校有权保留送交论文的复印</w:t>
      </w:r>
      <w:r>
        <w:rPr>
          <w:rFonts w:eastAsia="仿宋_GB2312"/>
          <w:color w:val="000000"/>
        </w:rPr>
        <w:t>件，允许论文被查阅和借阅；学校可以公布论文的全部或部分内容，可以采用影印、缩印或其他复制手段保存论文。</w:t>
      </w:r>
    </w:p>
    <w:p w:rsidR="004A4CEE" w:rsidRDefault="000F273F">
      <w:pPr>
        <w:pStyle w:val="12"/>
        <w:spacing w:line="360" w:lineRule="auto"/>
        <w:ind w:left="0" w:firstLineChars="200" w:firstLine="560"/>
        <w:rPr>
          <w:rFonts w:eastAsia="仿宋_GB2312"/>
          <w:color w:val="000000"/>
        </w:rPr>
      </w:pPr>
      <w:r>
        <w:rPr>
          <w:rFonts w:eastAsia="仿宋_GB2312"/>
          <w:color w:val="000000"/>
        </w:rPr>
        <w:t>□</w:t>
      </w:r>
      <w:r>
        <w:rPr>
          <w:rFonts w:eastAsia="仿宋_GB2312"/>
          <w:color w:val="000000"/>
        </w:rPr>
        <w:t>公开</w:t>
      </w:r>
      <w:r>
        <w:rPr>
          <w:rFonts w:eastAsia="仿宋_GB2312"/>
          <w:color w:val="000000"/>
        </w:rPr>
        <w:tab/>
        <w:t xml:space="preserve">  □</w:t>
      </w:r>
      <w:r>
        <w:rPr>
          <w:rFonts w:eastAsia="仿宋_GB2312"/>
          <w:color w:val="000000"/>
        </w:rPr>
        <w:t>保密（</w:t>
      </w:r>
      <w:r>
        <w:rPr>
          <w:rFonts w:eastAsia="仿宋_GB2312"/>
          <w:color w:val="000000"/>
        </w:rPr>
        <w:t>____</w:t>
      </w:r>
      <w:r>
        <w:rPr>
          <w:rFonts w:eastAsia="仿宋_GB2312"/>
          <w:color w:val="000000"/>
        </w:rPr>
        <w:t>年</w:t>
      </w:r>
      <w:r>
        <w:rPr>
          <w:rFonts w:eastAsia="仿宋_GB2312"/>
          <w:color w:val="000000"/>
        </w:rPr>
        <w:t>____</w:t>
      </w:r>
      <w:r>
        <w:rPr>
          <w:rFonts w:eastAsia="仿宋_GB2312"/>
          <w:color w:val="000000"/>
        </w:rPr>
        <w:t>月）</w:t>
      </w:r>
      <w:r>
        <w:rPr>
          <w:rFonts w:eastAsia="仿宋_GB2312"/>
          <w:color w:val="000000"/>
        </w:rPr>
        <w:t xml:space="preserve">  (</w:t>
      </w:r>
      <w:r>
        <w:rPr>
          <w:rFonts w:eastAsia="仿宋_GB2312"/>
          <w:color w:val="000000"/>
        </w:rPr>
        <w:t>保密的学位论文在解密后应遵守此协议</w:t>
      </w:r>
      <w:r>
        <w:rPr>
          <w:rFonts w:eastAsia="仿宋_GB2312"/>
          <w:color w:val="000000"/>
        </w:rPr>
        <w:t>)</w:t>
      </w:r>
    </w:p>
    <w:p w:rsidR="004A4CEE" w:rsidRDefault="000F273F">
      <w:pPr>
        <w:pStyle w:val="12"/>
        <w:spacing w:line="360" w:lineRule="auto"/>
        <w:ind w:left="0" w:firstLineChars="200" w:firstLine="560"/>
        <w:rPr>
          <w:rFonts w:eastAsia="仿宋_GB2312"/>
          <w:color w:val="000000"/>
        </w:rPr>
      </w:pPr>
      <w:r>
        <w:rPr>
          <w:rFonts w:eastAsia="仿宋_GB2312"/>
          <w:color w:val="000000"/>
        </w:rPr>
        <w:t>签名：</w:t>
      </w:r>
      <w:r>
        <w:rPr>
          <w:rFonts w:eastAsia="仿宋_GB2312"/>
          <w:color w:val="000000"/>
        </w:rPr>
        <w:t xml:space="preserve">              </w:t>
      </w:r>
      <w:r>
        <w:rPr>
          <w:rFonts w:eastAsia="仿宋_GB2312"/>
          <w:color w:val="000000"/>
        </w:rPr>
        <w:t>导师签名：</w:t>
      </w:r>
      <w:r>
        <w:rPr>
          <w:rFonts w:eastAsia="仿宋_GB2312"/>
          <w:color w:val="000000"/>
        </w:rPr>
        <w:t xml:space="preserve">              </w:t>
      </w:r>
      <w:r>
        <w:rPr>
          <w:rFonts w:eastAsia="仿宋_GB2312"/>
          <w:color w:val="000000"/>
        </w:rPr>
        <w:t>日期：</w:t>
      </w:r>
    </w:p>
    <w:p w:rsidR="004A4CEE" w:rsidRDefault="004A4CEE">
      <w:pPr>
        <w:pStyle w:val="12"/>
        <w:spacing w:line="360" w:lineRule="auto"/>
        <w:ind w:left="0" w:firstLineChars="200" w:firstLine="560"/>
        <w:rPr>
          <w:rFonts w:eastAsia="仿宋_GB2312"/>
          <w:color w:val="000000"/>
        </w:rPr>
      </w:pPr>
    </w:p>
    <w:p w:rsidR="004A4CEE" w:rsidRDefault="004A4CEE">
      <w:pPr>
        <w:pStyle w:val="12"/>
        <w:spacing w:line="360" w:lineRule="auto"/>
        <w:ind w:left="0" w:firstLineChars="200" w:firstLine="560"/>
        <w:rPr>
          <w:rFonts w:eastAsia="仿宋_GB2312"/>
          <w:color w:val="000000"/>
        </w:rPr>
        <w:sectPr w:rsidR="004A4CEE">
          <w:headerReference w:type="even" r:id="rId15"/>
          <w:footerReference w:type="even" r:id="rId16"/>
          <w:footerReference w:type="default" r:id="rId17"/>
          <w:pgSz w:w="11906" w:h="16838"/>
          <w:pgMar w:top="1440" w:right="1800" w:bottom="1440" w:left="1800" w:header="851" w:footer="992" w:gutter="0"/>
          <w:cols w:space="425"/>
          <w:docGrid w:type="lines" w:linePitch="312"/>
        </w:sectPr>
      </w:pPr>
    </w:p>
    <w:p w:rsidR="004A4CEE" w:rsidRDefault="000F273F">
      <w:pPr>
        <w:widowControl/>
        <w:jc w:val="center"/>
        <w:rPr>
          <w:rFonts w:ascii="黑体" w:eastAsia="黑体" w:hAnsi="黑体"/>
          <w:kern w:val="0"/>
          <w:sz w:val="32"/>
          <w:szCs w:val="32"/>
        </w:rPr>
      </w:pPr>
      <w:r>
        <w:rPr>
          <w:rFonts w:ascii="黑体" w:eastAsia="黑体" w:hAnsi="黑体" w:hint="eastAsia"/>
          <w:kern w:val="0"/>
          <w:sz w:val="32"/>
          <w:szCs w:val="32"/>
        </w:rPr>
        <w:lastRenderedPageBreak/>
        <w:t>基于</w:t>
      </w:r>
      <w:r>
        <w:rPr>
          <w:rFonts w:ascii="黑体" w:eastAsia="黑体" w:hAnsi="黑体" w:hint="eastAsia"/>
          <w:kern w:val="0"/>
          <w:sz w:val="32"/>
          <w:szCs w:val="32"/>
        </w:rPr>
        <w:t>J2EE</w:t>
      </w:r>
      <w:r>
        <w:rPr>
          <w:rFonts w:ascii="黑体" w:eastAsia="黑体" w:hAnsi="黑体" w:hint="eastAsia"/>
          <w:kern w:val="0"/>
          <w:sz w:val="32"/>
          <w:szCs w:val="32"/>
        </w:rPr>
        <w:t>的尾矿库坝体安全性能检测系统</w:t>
      </w:r>
    </w:p>
    <w:p w:rsidR="004A4CEE" w:rsidRDefault="000F273F">
      <w:pPr>
        <w:snapToGrid w:val="0"/>
        <w:spacing w:line="360" w:lineRule="auto"/>
        <w:ind w:firstLineChars="200" w:firstLine="482"/>
        <w:rPr>
          <w:sz w:val="24"/>
          <w:szCs w:val="24"/>
        </w:rPr>
      </w:pPr>
      <w:r>
        <w:rPr>
          <w:rFonts w:hint="eastAsia"/>
          <w:b/>
          <w:sz w:val="24"/>
        </w:rPr>
        <w:t>摘</w:t>
      </w:r>
      <w:r>
        <w:rPr>
          <w:rFonts w:hint="eastAsia"/>
          <w:b/>
          <w:sz w:val="24"/>
        </w:rPr>
        <w:t xml:space="preserve">  </w:t>
      </w:r>
      <w:r>
        <w:rPr>
          <w:rFonts w:hint="eastAsia"/>
          <w:b/>
          <w:sz w:val="24"/>
        </w:rPr>
        <w:t>要：</w:t>
      </w:r>
      <w:r>
        <w:rPr>
          <w:rFonts w:hint="eastAsia"/>
          <w:sz w:val="24"/>
          <w:szCs w:val="24"/>
        </w:rPr>
        <w:t>随着科技的不断发展，信息化进程不断加快，互联网传输能力不断增强，现如今已逐步发展为将数据和各类软件聚合存储于“网络云”（大型处理中心）中统</w:t>
      </w:r>
      <w:proofErr w:type="gramStart"/>
      <w:r>
        <w:rPr>
          <w:rFonts w:hint="eastAsia"/>
          <w:sz w:val="24"/>
          <w:szCs w:val="24"/>
        </w:rPr>
        <w:t>一</w:t>
      </w:r>
      <w:proofErr w:type="gramEnd"/>
      <w:r>
        <w:rPr>
          <w:rFonts w:hint="eastAsia"/>
          <w:sz w:val="24"/>
          <w:szCs w:val="24"/>
        </w:rPr>
        <w:t>处理，用户只需要一个上网终端即可完成一系列的需求。</w:t>
      </w:r>
    </w:p>
    <w:p w:rsidR="004A4CEE" w:rsidRDefault="000F273F">
      <w:pPr>
        <w:snapToGrid w:val="0"/>
        <w:spacing w:line="360" w:lineRule="auto"/>
        <w:ind w:firstLineChars="200" w:firstLine="480"/>
        <w:rPr>
          <w:sz w:val="24"/>
          <w:szCs w:val="24"/>
        </w:rPr>
      </w:pPr>
      <w:r>
        <w:rPr>
          <w:rFonts w:hint="eastAsia"/>
          <w:sz w:val="24"/>
          <w:szCs w:val="24"/>
        </w:rPr>
        <w:t>设计了一套</w:t>
      </w:r>
      <w:r>
        <w:rPr>
          <w:rFonts w:hint="eastAsia"/>
          <w:sz w:val="24"/>
          <w:szCs w:val="24"/>
        </w:rPr>
        <w:t>web</w:t>
      </w:r>
      <w:r>
        <w:rPr>
          <w:rFonts w:hint="eastAsia"/>
          <w:sz w:val="24"/>
          <w:szCs w:val="24"/>
        </w:rPr>
        <w:t>尾矿库安全</w:t>
      </w:r>
      <w:r>
        <w:rPr>
          <w:rFonts w:hint="eastAsia"/>
          <w:sz w:val="24"/>
          <w:szCs w:val="24"/>
        </w:rPr>
        <w:t>性能检测</w:t>
      </w:r>
      <w:r>
        <w:rPr>
          <w:rFonts w:hint="eastAsia"/>
          <w:sz w:val="24"/>
          <w:szCs w:val="24"/>
        </w:rPr>
        <w:t>系统，为矿区管理者进行尾矿安全性能检测、日常维护等提供决策支持。系统主要实现的功能有：尾矿库温湿度</w:t>
      </w:r>
      <w:r>
        <w:rPr>
          <w:rFonts w:hint="eastAsia"/>
          <w:sz w:val="24"/>
          <w:szCs w:val="24"/>
        </w:rPr>
        <w:t>、</w:t>
      </w:r>
      <w:r>
        <w:rPr>
          <w:rFonts w:hint="eastAsia"/>
          <w:sz w:val="24"/>
          <w:szCs w:val="24"/>
        </w:rPr>
        <w:t>浸润线</w:t>
      </w:r>
      <w:r>
        <w:rPr>
          <w:rFonts w:hint="eastAsia"/>
          <w:sz w:val="24"/>
          <w:szCs w:val="24"/>
        </w:rPr>
        <w:t>、</w:t>
      </w:r>
      <w:r>
        <w:rPr>
          <w:rFonts w:hint="eastAsia"/>
          <w:sz w:val="24"/>
          <w:szCs w:val="24"/>
        </w:rPr>
        <w:t>位移</w:t>
      </w:r>
      <w:r>
        <w:rPr>
          <w:rFonts w:hint="eastAsia"/>
          <w:sz w:val="24"/>
          <w:szCs w:val="24"/>
        </w:rPr>
        <w:t>、</w:t>
      </w:r>
      <w:r>
        <w:rPr>
          <w:rFonts w:hint="eastAsia"/>
          <w:sz w:val="24"/>
          <w:szCs w:val="24"/>
        </w:rPr>
        <w:t>水位</w:t>
      </w:r>
      <w:r>
        <w:rPr>
          <w:rFonts w:hint="eastAsia"/>
          <w:sz w:val="24"/>
          <w:szCs w:val="24"/>
        </w:rPr>
        <w:t>、</w:t>
      </w:r>
      <w:r>
        <w:rPr>
          <w:rFonts w:hint="eastAsia"/>
          <w:sz w:val="24"/>
          <w:szCs w:val="24"/>
        </w:rPr>
        <w:t>有毒有害气体</w:t>
      </w:r>
      <w:r>
        <w:rPr>
          <w:rFonts w:hint="eastAsia"/>
          <w:sz w:val="24"/>
          <w:szCs w:val="24"/>
        </w:rPr>
        <w:t>、</w:t>
      </w:r>
      <w:r>
        <w:rPr>
          <w:rFonts w:hint="eastAsia"/>
          <w:sz w:val="24"/>
          <w:szCs w:val="24"/>
        </w:rPr>
        <w:t>重金属元素数据监测，异常报警，</w:t>
      </w:r>
      <w:r>
        <w:rPr>
          <w:rFonts w:hint="eastAsia"/>
          <w:sz w:val="24"/>
          <w:szCs w:val="24"/>
        </w:rPr>
        <w:t>报表导出等功能，为了方便尾矿坝管理者更好的管理和监测尾矿库的安全等情况，系统提供了：实时</w:t>
      </w:r>
      <w:r>
        <w:rPr>
          <w:rFonts w:hint="eastAsia"/>
          <w:sz w:val="24"/>
          <w:szCs w:val="24"/>
        </w:rPr>
        <w:t>视频监控</w:t>
      </w:r>
      <w:r>
        <w:rPr>
          <w:rFonts w:hint="eastAsia"/>
          <w:sz w:val="24"/>
          <w:szCs w:val="24"/>
        </w:rPr>
        <w:t>、</w:t>
      </w:r>
      <w:r>
        <w:rPr>
          <w:rFonts w:hint="eastAsia"/>
          <w:sz w:val="24"/>
          <w:szCs w:val="24"/>
        </w:rPr>
        <w:t>地图监测、</w:t>
      </w:r>
      <w:r>
        <w:rPr>
          <w:rFonts w:hint="eastAsia"/>
          <w:sz w:val="24"/>
          <w:szCs w:val="24"/>
        </w:rPr>
        <w:t>用户管理等功能。平台使用前后端分离的开发方式，主要采用</w:t>
      </w:r>
      <w:r>
        <w:rPr>
          <w:rFonts w:hint="eastAsia"/>
          <w:sz w:val="24"/>
          <w:szCs w:val="24"/>
        </w:rPr>
        <w:t>Java</w:t>
      </w:r>
      <w:r>
        <w:rPr>
          <w:rFonts w:hint="eastAsia"/>
          <w:sz w:val="24"/>
          <w:szCs w:val="24"/>
        </w:rPr>
        <w:t>语言开发，应用</w:t>
      </w:r>
      <w:proofErr w:type="spellStart"/>
      <w:r>
        <w:rPr>
          <w:rFonts w:hint="eastAsia"/>
          <w:sz w:val="24"/>
          <w:szCs w:val="24"/>
        </w:rPr>
        <w:t>SpringBoot</w:t>
      </w:r>
      <w:proofErr w:type="spellEnd"/>
      <w:r>
        <w:rPr>
          <w:rFonts w:hint="eastAsia"/>
          <w:sz w:val="24"/>
          <w:szCs w:val="24"/>
        </w:rPr>
        <w:t>框架，使用</w:t>
      </w:r>
      <w:proofErr w:type="spellStart"/>
      <w:r>
        <w:rPr>
          <w:rFonts w:hint="eastAsia"/>
          <w:sz w:val="24"/>
          <w:szCs w:val="24"/>
        </w:rPr>
        <w:t>mysql</w:t>
      </w:r>
      <w:proofErr w:type="spellEnd"/>
      <w:r>
        <w:rPr>
          <w:rFonts w:hint="eastAsia"/>
          <w:sz w:val="24"/>
          <w:szCs w:val="24"/>
        </w:rPr>
        <w:t xml:space="preserve"> + </w:t>
      </w:r>
      <w:proofErr w:type="spellStart"/>
      <w:r>
        <w:rPr>
          <w:rFonts w:hint="eastAsia"/>
          <w:sz w:val="24"/>
          <w:szCs w:val="24"/>
        </w:rPr>
        <w:t>mybatis</w:t>
      </w:r>
      <w:proofErr w:type="spellEnd"/>
      <w:r>
        <w:rPr>
          <w:rFonts w:hint="eastAsia"/>
          <w:sz w:val="24"/>
          <w:szCs w:val="24"/>
        </w:rPr>
        <w:t xml:space="preserve"> + </w:t>
      </w:r>
      <w:proofErr w:type="spellStart"/>
      <w:r>
        <w:rPr>
          <w:rFonts w:hint="eastAsia"/>
          <w:sz w:val="24"/>
          <w:szCs w:val="24"/>
        </w:rPr>
        <w:t>jpa</w:t>
      </w:r>
      <w:proofErr w:type="spellEnd"/>
      <w:r>
        <w:rPr>
          <w:rFonts w:hint="eastAsia"/>
          <w:sz w:val="24"/>
          <w:szCs w:val="24"/>
        </w:rPr>
        <w:t>的方式进行存储数据，使用</w:t>
      </w:r>
      <w:r>
        <w:rPr>
          <w:rFonts w:hint="eastAsia"/>
          <w:sz w:val="24"/>
          <w:szCs w:val="24"/>
        </w:rPr>
        <w:t>POI</w:t>
      </w:r>
      <w:r>
        <w:rPr>
          <w:rFonts w:hint="eastAsia"/>
          <w:sz w:val="24"/>
          <w:szCs w:val="24"/>
        </w:rPr>
        <w:t>技术开发报表功能</w:t>
      </w:r>
      <w:r>
        <w:rPr>
          <w:rFonts w:hint="eastAsia"/>
          <w:sz w:val="24"/>
          <w:szCs w:val="24"/>
        </w:rPr>
        <w:t>，</w:t>
      </w:r>
      <w:r>
        <w:rPr>
          <w:rFonts w:hint="eastAsia"/>
          <w:sz w:val="24"/>
          <w:szCs w:val="24"/>
        </w:rPr>
        <w:t>使用了</w:t>
      </w:r>
      <w:r>
        <w:rPr>
          <w:rFonts w:hint="eastAsia"/>
          <w:sz w:val="24"/>
          <w:szCs w:val="24"/>
        </w:rPr>
        <w:t xml:space="preserve">Vue </w:t>
      </w:r>
      <w:r>
        <w:rPr>
          <w:rFonts w:hint="eastAsia"/>
          <w:sz w:val="24"/>
          <w:szCs w:val="24"/>
        </w:rPr>
        <w:t>、</w:t>
      </w:r>
      <w:r>
        <w:rPr>
          <w:rFonts w:hint="eastAsia"/>
          <w:sz w:val="24"/>
          <w:szCs w:val="24"/>
        </w:rPr>
        <w:t>Element-</w:t>
      </w:r>
      <w:proofErr w:type="spellStart"/>
      <w:r>
        <w:rPr>
          <w:rFonts w:hint="eastAsia"/>
          <w:sz w:val="24"/>
          <w:szCs w:val="24"/>
        </w:rPr>
        <w:t>ui</w:t>
      </w:r>
      <w:proofErr w:type="spellEnd"/>
      <w:r>
        <w:rPr>
          <w:rFonts w:hint="eastAsia"/>
          <w:sz w:val="24"/>
          <w:szCs w:val="24"/>
        </w:rPr>
        <w:t>、</w:t>
      </w:r>
      <w:r>
        <w:rPr>
          <w:rFonts w:hint="eastAsia"/>
          <w:sz w:val="24"/>
          <w:szCs w:val="24"/>
        </w:rPr>
        <w:t>iView</w:t>
      </w:r>
      <w:r>
        <w:rPr>
          <w:rFonts w:hint="eastAsia"/>
          <w:sz w:val="24"/>
          <w:szCs w:val="24"/>
        </w:rPr>
        <w:t>、</w:t>
      </w:r>
      <w:proofErr w:type="spellStart"/>
      <w:r>
        <w:rPr>
          <w:rFonts w:hint="eastAsia"/>
          <w:sz w:val="24"/>
          <w:szCs w:val="24"/>
        </w:rPr>
        <w:t>Echarts</w:t>
      </w:r>
      <w:proofErr w:type="spellEnd"/>
      <w:r>
        <w:rPr>
          <w:rFonts w:hint="eastAsia"/>
          <w:sz w:val="24"/>
          <w:szCs w:val="24"/>
        </w:rPr>
        <w:t>等前端框架开发用户交互页面。通过这些功能和技术实现一个高效的、稳定的、实用的</w:t>
      </w:r>
      <w:r>
        <w:rPr>
          <w:rFonts w:hint="eastAsia"/>
          <w:sz w:val="24"/>
          <w:szCs w:val="24"/>
        </w:rPr>
        <w:t>web</w:t>
      </w:r>
      <w:r>
        <w:rPr>
          <w:rFonts w:hint="eastAsia"/>
          <w:sz w:val="24"/>
          <w:szCs w:val="24"/>
        </w:rPr>
        <w:t>管理系统。</w:t>
      </w:r>
    </w:p>
    <w:p w:rsidR="004A4CEE" w:rsidRDefault="000F273F">
      <w:pPr>
        <w:spacing w:line="360" w:lineRule="auto"/>
        <w:ind w:leftChars="-67" w:left="-141" w:rightChars="-230" w:right="-483" w:firstLineChars="200" w:firstLine="482"/>
        <w:jc w:val="left"/>
        <w:rPr>
          <w:sz w:val="24"/>
          <w:szCs w:val="24"/>
        </w:rPr>
      </w:pPr>
      <w:r>
        <w:rPr>
          <w:rFonts w:hAnsi="宋体" w:hint="eastAsia"/>
          <w:b/>
          <w:sz w:val="24"/>
        </w:rPr>
        <w:t>关键字</w:t>
      </w:r>
      <w:r>
        <w:rPr>
          <w:rFonts w:hAnsi="宋体" w:hint="eastAsia"/>
          <w:b/>
          <w:sz w:val="24"/>
        </w:rPr>
        <w:t>:</w:t>
      </w:r>
      <w:r>
        <w:rPr>
          <w:rFonts w:hAnsi="宋体"/>
          <w:b/>
          <w:sz w:val="24"/>
        </w:rPr>
        <w:t xml:space="preserve">  </w:t>
      </w:r>
      <w:r>
        <w:rPr>
          <w:rFonts w:hint="eastAsia"/>
          <w:sz w:val="24"/>
          <w:szCs w:val="24"/>
        </w:rPr>
        <w:t>J2EE</w:t>
      </w:r>
      <w:r>
        <w:rPr>
          <w:rFonts w:hint="eastAsia"/>
          <w:sz w:val="24"/>
          <w:szCs w:val="24"/>
        </w:rPr>
        <w:t>；尾矿库；数据可视化；安全检测；</w:t>
      </w:r>
    </w:p>
    <w:p w:rsidR="004A4CEE" w:rsidRDefault="000F273F">
      <w:pPr>
        <w:spacing w:line="360" w:lineRule="auto"/>
        <w:ind w:leftChars="-67" w:left="-141" w:rightChars="-230" w:right="-483" w:firstLineChars="200" w:firstLine="360"/>
        <w:jc w:val="left"/>
        <w:rPr>
          <w:rFonts w:ascii="黑体" w:eastAsia="黑体" w:hAnsi="黑体"/>
          <w:color w:val="000000"/>
          <w:sz w:val="18"/>
          <w:szCs w:val="18"/>
        </w:rPr>
      </w:pPr>
      <w:r>
        <w:rPr>
          <w:rFonts w:ascii="黑体" w:eastAsia="黑体" w:hAnsi="黑体"/>
          <w:color w:val="000000"/>
          <w:sz w:val="18"/>
          <w:szCs w:val="18"/>
        </w:rPr>
        <w:t xml:space="preserve"> </w:t>
      </w:r>
    </w:p>
    <w:p w:rsidR="004A4CEE" w:rsidRDefault="004A4CEE">
      <w:pPr>
        <w:pStyle w:val="a5"/>
        <w:spacing w:line="360" w:lineRule="auto"/>
        <w:ind w:firstLineChars="200" w:firstLine="420"/>
        <w:rPr>
          <w:szCs w:val="20"/>
        </w:rPr>
        <w:sectPr w:rsidR="004A4CEE">
          <w:footerReference w:type="even" r:id="rId18"/>
          <w:footerReference w:type="default" r:id="rId19"/>
          <w:pgSz w:w="11906" w:h="16838"/>
          <w:pgMar w:top="1440" w:right="1800" w:bottom="1440" w:left="1800" w:header="851" w:footer="992" w:gutter="0"/>
          <w:pgNumType w:fmt="upperRoman" w:start="1"/>
          <w:cols w:space="425"/>
          <w:docGrid w:type="lines" w:linePitch="312"/>
        </w:sectPr>
      </w:pPr>
    </w:p>
    <w:p w:rsidR="004A4CEE" w:rsidRDefault="000F273F">
      <w:pPr>
        <w:spacing w:line="360" w:lineRule="auto"/>
        <w:jc w:val="center"/>
        <w:rPr>
          <w:b/>
          <w:sz w:val="32"/>
          <w:szCs w:val="32"/>
        </w:rPr>
      </w:pPr>
      <w:bookmarkStart w:id="1" w:name="_Toc8170"/>
      <w:bookmarkStart w:id="2" w:name="_Toc4569"/>
      <w:r>
        <w:rPr>
          <w:b/>
          <w:sz w:val="32"/>
          <w:szCs w:val="32"/>
        </w:rPr>
        <w:lastRenderedPageBreak/>
        <w:t>Safety performance testing system of tailings dam based on J2EE</w:t>
      </w:r>
    </w:p>
    <w:p w:rsidR="004A4CEE" w:rsidRDefault="000F273F">
      <w:pPr>
        <w:snapToGrid w:val="0"/>
        <w:spacing w:line="360" w:lineRule="auto"/>
        <w:ind w:firstLineChars="200" w:firstLine="482"/>
        <w:rPr>
          <w:sz w:val="24"/>
          <w:szCs w:val="24"/>
        </w:rPr>
      </w:pPr>
      <w:proofErr w:type="spellStart"/>
      <w:proofErr w:type="gramStart"/>
      <w:r>
        <w:rPr>
          <w:b/>
          <w:kern w:val="0"/>
          <w:sz w:val="24"/>
          <w:szCs w:val="24"/>
        </w:rPr>
        <w:t>Abstract:</w:t>
      </w:r>
      <w:r>
        <w:rPr>
          <w:sz w:val="24"/>
          <w:szCs w:val="24"/>
        </w:rPr>
        <w:t>with</w:t>
      </w:r>
      <w:proofErr w:type="spellEnd"/>
      <w:proofErr w:type="gramEnd"/>
      <w:r>
        <w:rPr>
          <w:sz w:val="24"/>
          <w:szCs w:val="24"/>
        </w:rPr>
        <w:t xml:space="preserve"> the continuous development of science and technology, the information process is accelerating, and the Internet transmission capacity is increasing. Now</w:t>
      </w:r>
      <w:r>
        <w:rPr>
          <w:sz w:val="24"/>
          <w:szCs w:val="24"/>
        </w:rPr>
        <w:t>adays, it has gradually developed to store data and various kinds of software in the "network cloud" (large processing center) for unified processing. Users only need an Internet terminal to complete a series of requirements.</w:t>
      </w:r>
    </w:p>
    <w:p w:rsidR="004A4CEE" w:rsidRDefault="000F273F">
      <w:pPr>
        <w:snapToGrid w:val="0"/>
        <w:spacing w:line="360" w:lineRule="auto"/>
        <w:ind w:firstLineChars="200" w:firstLine="480"/>
        <w:rPr>
          <w:sz w:val="24"/>
          <w:szCs w:val="24"/>
        </w:rPr>
      </w:pPr>
      <w:r>
        <w:rPr>
          <w:sz w:val="24"/>
          <w:szCs w:val="24"/>
        </w:rPr>
        <w:t>A safety performance testing s</w:t>
      </w:r>
      <w:r>
        <w:rPr>
          <w:sz w:val="24"/>
          <w:szCs w:val="24"/>
        </w:rPr>
        <w:t xml:space="preserve">ystem of web tailings pond is designed to provide decision support for mine managers to carry out safety performance testing and daily maintenance of </w:t>
      </w:r>
      <w:proofErr w:type="spellStart"/>
      <w:r>
        <w:rPr>
          <w:sz w:val="24"/>
          <w:szCs w:val="24"/>
        </w:rPr>
        <w:t>tailings.</w:t>
      </w:r>
      <w:r>
        <w:rPr>
          <w:sz w:val="24"/>
          <w:szCs w:val="24"/>
        </w:rPr>
        <w:t>System</w:t>
      </w:r>
      <w:proofErr w:type="spellEnd"/>
      <w:r>
        <w:rPr>
          <w:sz w:val="24"/>
          <w:szCs w:val="24"/>
        </w:rPr>
        <w:t xml:space="preserve"> is mainly the functions are: tailings displacement, water level, temperature and humidity,</w:t>
      </w:r>
      <w:r>
        <w:rPr>
          <w:sz w:val="24"/>
          <w:szCs w:val="24"/>
        </w:rPr>
        <w:t xml:space="preserve"> the saturation line, poisonous and harmful gases, heavy metals, data monitoring, abnormal alarm, report form export, and other functions, for the convenience of tailings dam managers to better manage and monitor the safety of the tailings, etc., the syste</w:t>
      </w:r>
      <w:r>
        <w:rPr>
          <w:sz w:val="24"/>
          <w:szCs w:val="24"/>
        </w:rPr>
        <w:t xml:space="preserve">m provides: real-time monitoring of video, maps, user management, </w:t>
      </w:r>
      <w:proofErr w:type="spellStart"/>
      <w:r>
        <w:rPr>
          <w:sz w:val="24"/>
          <w:szCs w:val="24"/>
        </w:rPr>
        <w:t>etc.The</w:t>
      </w:r>
      <w:proofErr w:type="spellEnd"/>
      <w:r>
        <w:rPr>
          <w:sz w:val="24"/>
          <w:szCs w:val="24"/>
        </w:rPr>
        <w:t xml:space="preserve"> platform USES the development method of front and back end separation, mainly using Java language development, using </w:t>
      </w:r>
      <w:proofErr w:type="spellStart"/>
      <w:r>
        <w:rPr>
          <w:sz w:val="24"/>
          <w:szCs w:val="24"/>
        </w:rPr>
        <w:t>SpringBoot</w:t>
      </w:r>
      <w:proofErr w:type="spellEnd"/>
      <w:r>
        <w:rPr>
          <w:sz w:val="24"/>
          <w:szCs w:val="24"/>
        </w:rPr>
        <w:t xml:space="preserve"> framework, using </w:t>
      </w:r>
      <w:proofErr w:type="spellStart"/>
      <w:r>
        <w:rPr>
          <w:sz w:val="24"/>
          <w:szCs w:val="24"/>
        </w:rPr>
        <w:t>mysql</w:t>
      </w:r>
      <w:proofErr w:type="spellEnd"/>
      <w:r>
        <w:rPr>
          <w:sz w:val="24"/>
          <w:szCs w:val="24"/>
        </w:rPr>
        <w:t xml:space="preserve"> + </w:t>
      </w:r>
      <w:proofErr w:type="spellStart"/>
      <w:r>
        <w:rPr>
          <w:sz w:val="24"/>
          <w:szCs w:val="24"/>
        </w:rPr>
        <w:t>mybatis</w:t>
      </w:r>
      <w:proofErr w:type="spellEnd"/>
      <w:r>
        <w:rPr>
          <w:sz w:val="24"/>
          <w:szCs w:val="24"/>
        </w:rPr>
        <w:t xml:space="preserve"> + </w:t>
      </w:r>
      <w:proofErr w:type="spellStart"/>
      <w:r>
        <w:rPr>
          <w:sz w:val="24"/>
          <w:szCs w:val="24"/>
        </w:rPr>
        <w:t>jpa</w:t>
      </w:r>
      <w:proofErr w:type="spellEnd"/>
      <w:r>
        <w:rPr>
          <w:sz w:val="24"/>
          <w:szCs w:val="24"/>
        </w:rPr>
        <w:t xml:space="preserve"> to store data, </w:t>
      </w:r>
      <w:r>
        <w:rPr>
          <w:sz w:val="24"/>
          <w:szCs w:val="24"/>
        </w:rPr>
        <w:t>using POI technology to develop report function, using Vue, element-</w:t>
      </w:r>
      <w:proofErr w:type="spellStart"/>
      <w:r>
        <w:rPr>
          <w:sz w:val="24"/>
          <w:szCs w:val="24"/>
        </w:rPr>
        <w:t>ui</w:t>
      </w:r>
      <w:proofErr w:type="spellEnd"/>
      <w:r>
        <w:rPr>
          <w:sz w:val="24"/>
          <w:szCs w:val="24"/>
        </w:rPr>
        <w:t xml:space="preserve">, iView, </w:t>
      </w:r>
      <w:proofErr w:type="spellStart"/>
      <w:r>
        <w:rPr>
          <w:sz w:val="24"/>
          <w:szCs w:val="24"/>
        </w:rPr>
        <w:t>Echarts</w:t>
      </w:r>
      <w:proofErr w:type="spellEnd"/>
      <w:r>
        <w:rPr>
          <w:sz w:val="24"/>
          <w:szCs w:val="24"/>
        </w:rPr>
        <w:t xml:space="preserve"> and other front-end frameworks to develop user interactive </w:t>
      </w:r>
      <w:proofErr w:type="spellStart"/>
      <w:r>
        <w:rPr>
          <w:sz w:val="24"/>
          <w:szCs w:val="24"/>
        </w:rPr>
        <w:t>pages.Through</w:t>
      </w:r>
      <w:proofErr w:type="spellEnd"/>
      <w:r>
        <w:rPr>
          <w:sz w:val="24"/>
          <w:szCs w:val="24"/>
        </w:rPr>
        <w:t xml:space="preserve"> these functions and technologies to achieve an efficient, stable, practical web management syste</w:t>
      </w:r>
      <w:r>
        <w:rPr>
          <w:sz w:val="24"/>
          <w:szCs w:val="24"/>
        </w:rPr>
        <w:t>m.</w:t>
      </w:r>
    </w:p>
    <w:p w:rsidR="004A4CEE" w:rsidRDefault="000F273F">
      <w:pPr>
        <w:spacing w:line="360" w:lineRule="auto"/>
        <w:ind w:firstLineChars="200" w:firstLine="482"/>
      </w:pPr>
      <w:r>
        <w:rPr>
          <w:b/>
          <w:kern w:val="0"/>
          <w:sz w:val="24"/>
          <w:szCs w:val="24"/>
        </w:rPr>
        <w:t xml:space="preserve">Key words: </w:t>
      </w:r>
      <w:r>
        <w:t>J2EE</w:t>
      </w:r>
      <w:r>
        <w:t>；</w:t>
      </w:r>
      <w:r>
        <w:t>Tailings</w:t>
      </w:r>
      <w:r>
        <w:t>；</w:t>
      </w:r>
      <w:r>
        <w:t>Data visualization</w:t>
      </w:r>
      <w:r>
        <w:t>；</w:t>
      </w:r>
      <w:r>
        <w:fldChar w:fldCharType="begin"/>
      </w:r>
      <w:r>
        <w:instrText xml:space="preserve"> HYPERLINK "javascript:;" </w:instrText>
      </w:r>
      <w:r>
        <w:fldChar w:fldCharType="separate"/>
      </w:r>
      <w:r>
        <w:t>security</w:t>
      </w:r>
      <w:r>
        <w:fldChar w:fldCharType="end"/>
      </w:r>
      <w:r>
        <w:t xml:space="preserve"> </w:t>
      </w:r>
      <w:hyperlink r:id="rId20" w:history="1">
        <w:r>
          <w:t>detection</w:t>
        </w:r>
      </w:hyperlink>
      <w:r>
        <w:rPr>
          <w:rFonts w:hint="eastAsia"/>
        </w:rPr>
        <w:t>；</w:t>
      </w:r>
    </w:p>
    <w:p w:rsidR="004A4CEE" w:rsidRDefault="004A4CEE">
      <w:pPr>
        <w:ind w:firstLineChars="200" w:firstLine="420"/>
      </w:pPr>
    </w:p>
    <w:p w:rsidR="004A4CEE" w:rsidRDefault="004A4CEE">
      <w:pPr>
        <w:sectPr w:rsidR="004A4CEE">
          <w:footerReference w:type="even" r:id="rId21"/>
          <w:footerReference w:type="default" r:id="rId22"/>
          <w:footerReference w:type="first" r:id="rId23"/>
          <w:pgSz w:w="11906" w:h="16838"/>
          <w:pgMar w:top="1440" w:right="1800" w:bottom="1440" w:left="1800" w:header="851" w:footer="992" w:gutter="0"/>
          <w:pgNumType w:fmt="upperRoman"/>
          <w:cols w:space="425"/>
          <w:titlePg/>
          <w:docGrid w:type="lines" w:linePitch="312"/>
        </w:sectPr>
      </w:pPr>
    </w:p>
    <w:sdt>
      <w:sdtPr>
        <w:rPr>
          <w:rFonts w:ascii="黑体" w:eastAsia="黑体" w:hAnsi="黑体" w:cs="黑体" w:hint="eastAsia"/>
          <w:sz w:val="28"/>
          <w:szCs w:val="28"/>
          <w:lang w:val="zh-CN"/>
        </w:rPr>
        <w:id w:val="1729650268"/>
        <w:docPartObj>
          <w:docPartGallery w:val="Table of Contents"/>
          <w:docPartUnique/>
        </w:docPartObj>
      </w:sdtPr>
      <w:sdtEndPr>
        <w:rPr>
          <w:rFonts w:ascii="Times New Roman" w:eastAsia="宋体" w:hAnsi="Times New Roman" w:cs="Times New Roman"/>
          <w:b/>
          <w:bCs/>
          <w:sz w:val="21"/>
          <w:szCs w:val="20"/>
        </w:rPr>
      </w:sdtEndPr>
      <w:sdtContent>
        <w:p w:rsidR="004A4CEE" w:rsidRDefault="000F273F">
          <w:pPr>
            <w:jc w:val="center"/>
            <w:rPr>
              <w:rFonts w:ascii="黑体" w:eastAsia="黑体" w:hAnsi="黑体" w:cs="黑体"/>
              <w:sz w:val="28"/>
              <w:szCs w:val="28"/>
            </w:rPr>
          </w:pPr>
          <w:r>
            <w:rPr>
              <w:rFonts w:ascii="黑体" w:eastAsia="黑体" w:hAnsi="黑体" w:cs="黑体" w:hint="eastAsia"/>
              <w:sz w:val="28"/>
              <w:szCs w:val="28"/>
            </w:rPr>
            <w:t>目</w:t>
          </w:r>
          <w:r>
            <w:rPr>
              <w:rFonts w:ascii="黑体" w:eastAsia="黑体" w:hAnsi="黑体" w:cs="黑体" w:hint="eastAsia"/>
              <w:sz w:val="28"/>
              <w:szCs w:val="28"/>
            </w:rPr>
            <w:t xml:space="preserve">  </w:t>
          </w:r>
          <w:r>
            <w:rPr>
              <w:rFonts w:ascii="黑体" w:eastAsia="黑体" w:hAnsi="黑体" w:cs="黑体" w:hint="eastAsia"/>
              <w:sz w:val="28"/>
              <w:szCs w:val="28"/>
            </w:rPr>
            <w:t>录</w:t>
          </w:r>
        </w:p>
        <w:p w:rsidR="004A4CEE" w:rsidRDefault="000F273F">
          <w:pPr>
            <w:pStyle w:val="TOC1"/>
            <w:tabs>
              <w:tab w:val="right" w:leader="dot" w:pos="8306"/>
            </w:tabs>
            <w:spacing w:line="360" w:lineRule="auto"/>
            <w:rPr>
              <w:rFonts w:ascii="宋体" w:hAnsi="宋体" w:cs="宋体"/>
              <w:sz w:val="24"/>
              <w:szCs w:val="24"/>
            </w:rPr>
          </w:pPr>
          <w:r>
            <w:fldChar w:fldCharType="begin"/>
          </w:r>
          <w:r>
            <w:instrText xml:space="preserve"> TOC \o "1-3" \h \z \u </w:instrText>
          </w:r>
          <w:r>
            <w:fldChar w:fldCharType="separate"/>
          </w:r>
          <w:hyperlink w:anchor="_Toc22193" w:history="1">
            <w:r>
              <w:rPr>
                <w:rFonts w:ascii="宋体" w:hAnsi="宋体" w:cs="宋体" w:hint="eastAsia"/>
                <w:sz w:val="24"/>
                <w:szCs w:val="24"/>
              </w:rPr>
              <w:t xml:space="preserve">1 </w:t>
            </w:r>
            <w:r>
              <w:rPr>
                <w:rFonts w:ascii="宋体" w:hAnsi="宋体" w:cs="宋体" w:hint="eastAsia"/>
                <w:sz w:val="24"/>
                <w:szCs w:val="24"/>
              </w:rPr>
              <w:t>绪论</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_Toc22193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3504" w:history="1">
            <w:r>
              <w:rPr>
                <w:rFonts w:ascii="宋体" w:hAnsi="宋体" w:cs="宋体" w:hint="eastAsia"/>
                <w:sz w:val="24"/>
                <w:szCs w:val="24"/>
              </w:rPr>
              <w:t xml:space="preserve">1.1 </w:t>
            </w:r>
            <w:r>
              <w:rPr>
                <w:rFonts w:ascii="宋体" w:hAnsi="宋体" w:cs="宋体" w:hint="eastAsia"/>
                <w:sz w:val="24"/>
                <w:szCs w:val="24"/>
              </w:rPr>
              <w:t>选题背景及意义</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_Toc23504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5598" w:history="1">
            <w:r>
              <w:rPr>
                <w:rFonts w:ascii="宋体" w:hAnsi="宋体" w:cs="宋体" w:hint="eastAsia"/>
                <w:sz w:val="24"/>
                <w:szCs w:val="24"/>
              </w:rPr>
              <w:t xml:space="preserve">1.2 </w:t>
            </w:r>
            <w:r>
              <w:rPr>
                <w:rFonts w:ascii="宋体" w:hAnsi="宋体" w:cs="宋体" w:hint="eastAsia"/>
                <w:sz w:val="24"/>
                <w:szCs w:val="24"/>
              </w:rPr>
              <w:t>尾矿库坝体安全性能检测系统概述</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_Toc25598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0166" w:history="1">
            <w:r>
              <w:rPr>
                <w:rFonts w:ascii="宋体" w:hAnsi="宋体" w:cs="宋体" w:hint="eastAsia"/>
                <w:sz w:val="24"/>
                <w:szCs w:val="24"/>
              </w:rPr>
              <w:t>1.3.</w:t>
            </w:r>
            <w:r>
              <w:rPr>
                <w:rFonts w:ascii="宋体" w:hAnsi="宋体" w:cs="宋体" w:hint="eastAsia"/>
                <w:sz w:val="24"/>
                <w:szCs w:val="24"/>
              </w:rPr>
              <w:t>国内外研究现状</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w:instrText>
            </w:r>
            <w:r>
              <w:rPr>
                <w:rFonts w:ascii="宋体" w:hAnsi="宋体" w:cs="宋体" w:hint="eastAsia"/>
                <w:sz w:val="24"/>
                <w:szCs w:val="24"/>
              </w:rPr>
              <w:instrText xml:space="preserve">F _Toc20166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6277" w:history="1">
            <w:r>
              <w:rPr>
                <w:rFonts w:ascii="宋体" w:hAnsi="宋体" w:cs="宋体" w:hint="eastAsia"/>
                <w:sz w:val="24"/>
                <w:szCs w:val="24"/>
              </w:rPr>
              <w:t xml:space="preserve">1.4 </w:t>
            </w:r>
            <w:r>
              <w:rPr>
                <w:rFonts w:ascii="宋体" w:hAnsi="宋体" w:cs="宋体" w:hint="eastAsia"/>
                <w:sz w:val="24"/>
                <w:szCs w:val="24"/>
              </w:rPr>
              <w:t>基于</w:t>
            </w:r>
            <w:r>
              <w:rPr>
                <w:rFonts w:ascii="宋体" w:hAnsi="宋体" w:cs="宋体" w:hint="eastAsia"/>
                <w:sz w:val="24"/>
                <w:szCs w:val="24"/>
              </w:rPr>
              <w:t>J2EE</w:t>
            </w:r>
            <w:r>
              <w:rPr>
                <w:rFonts w:ascii="宋体" w:hAnsi="宋体" w:cs="宋体" w:hint="eastAsia"/>
                <w:sz w:val="24"/>
                <w:szCs w:val="24"/>
              </w:rPr>
              <w:t>的尾矿库坝体安全性能检测系统</w:t>
            </w:r>
            <w:r>
              <w:rPr>
                <w:rFonts w:ascii="宋体" w:hAnsi="宋体" w:cs="宋体" w:hint="eastAsia"/>
                <w:sz w:val="24"/>
                <w:szCs w:val="24"/>
              </w:rPr>
              <w:t>的特点</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_Toc26277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2240" w:history="1">
            <w:r>
              <w:rPr>
                <w:rFonts w:ascii="宋体" w:hAnsi="宋体" w:cs="宋体" w:hint="eastAsia"/>
                <w:sz w:val="24"/>
                <w:szCs w:val="24"/>
              </w:rPr>
              <w:t xml:space="preserve">1.5 </w:t>
            </w:r>
            <w:r>
              <w:rPr>
                <w:rFonts w:ascii="宋体" w:hAnsi="宋体" w:cs="宋体" w:hint="eastAsia"/>
                <w:sz w:val="24"/>
                <w:szCs w:val="24"/>
              </w:rPr>
              <w:t>本课题要解决的问题</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_Toc12240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rsidR="004A4CEE" w:rsidRDefault="000F273F">
          <w:pPr>
            <w:pStyle w:val="TOC1"/>
            <w:tabs>
              <w:tab w:val="right" w:leader="dot" w:pos="8306"/>
            </w:tabs>
            <w:spacing w:line="360" w:lineRule="auto"/>
            <w:rPr>
              <w:rFonts w:ascii="宋体" w:hAnsi="宋体" w:cs="宋体"/>
              <w:sz w:val="24"/>
              <w:szCs w:val="24"/>
            </w:rPr>
          </w:pPr>
          <w:hyperlink w:anchor="_Toc5540" w:history="1">
            <w:r>
              <w:rPr>
                <w:rFonts w:ascii="宋体" w:hAnsi="宋体" w:cs="宋体" w:hint="eastAsia"/>
                <w:sz w:val="24"/>
                <w:szCs w:val="24"/>
              </w:rPr>
              <w:t xml:space="preserve">2 </w:t>
            </w:r>
            <w:r>
              <w:rPr>
                <w:rFonts w:ascii="宋体" w:hAnsi="宋体" w:cs="宋体" w:hint="eastAsia"/>
                <w:sz w:val="24"/>
                <w:szCs w:val="24"/>
              </w:rPr>
              <w:t>相关技术与开发、运行环境</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_Toc5540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308" w:history="1">
            <w:r>
              <w:rPr>
                <w:rFonts w:ascii="宋体" w:hAnsi="宋体" w:cs="宋体" w:hint="eastAsia"/>
                <w:sz w:val="24"/>
                <w:szCs w:val="24"/>
              </w:rPr>
              <w:t xml:space="preserve">2.1 </w:t>
            </w:r>
            <w:r>
              <w:rPr>
                <w:rFonts w:ascii="宋体" w:hAnsi="宋体" w:cs="宋体" w:hint="eastAsia"/>
                <w:sz w:val="24"/>
                <w:szCs w:val="24"/>
              </w:rPr>
              <w:t>Vue</w:t>
            </w:r>
            <w:r>
              <w:rPr>
                <w:rFonts w:ascii="宋体" w:hAnsi="宋体" w:cs="宋体" w:hint="eastAsia"/>
                <w:sz w:val="24"/>
                <w:szCs w:val="24"/>
              </w:rPr>
              <w:t>框架</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_Toc1308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5869" w:history="1">
            <w:r>
              <w:rPr>
                <w:rFonts w:ascii="宋体" w:hAnsi="宋体" w:cs="宋体" w:hint="eastAsia"/>
                <w:sz w:val="24"/>
                <w:szCs w:val="24"/>
              </w:rPr>
              <w:t>2.2 Element-UI</w:t>
            </w:r>
            <w:r>
              <w:rPr>
                <w:rFonts w:ascii="宋体" w:hAnsi="宋体" w:cs="宋体" w:hint="eastAsia"/>
                <w:sz w:val="24"/>
                <w:szCs w:val="24"/>
              </w:rPr>
              <w:t>组件</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_Toc25869 </w:instrText>
            </w:r>
            <w:r>
              <w:rPr>
                <w:rFonts w:ascii="宋体" w:hAnsi="宋体" w:cs="宋体" w:hint="eastAsia"/>
                <w:sz w:val="24"/>
                <w:szCs w:val="24"/>
              </w:rPr>
              <w:fldChar w:fldCharType="separate"/>
            </w:r>
            <w:r>
              <w:rPr>
                <w:rFonts w:ascii="宋体" w:hAnsi="宋体" w:cs="宋体" w:hint="eastAsia"/>
                <w:sz w:val="24"/>
                <w:szCs w:val="24"/>
              </w:rPr>
              <w:t>3</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8080" w:history="1">
            <w:r>
              <w:rPr>
                <w:rFonts w:ascii="宋体" w:hAnsi="宋体" w:cs="宋体" w:hint="eastAsia"/>
                <w:sz w:val="24"/>
                <w:szCs w:val="24"/>
              </w:rPr>
              <w:t>2.</w:t>
            </w:r>
            <w:r>
              <w:rPr>
                <w:rFonts w:ascii="宋体" w:hAnsi="宋体" w:cs="宋体" w:hint="eastAsia"/>
                <w:sz w:val="24"/>
                <w:szCs w:val="24"/>
              </w:rPr>
              <w:t>3</w:t>
            </w:r>
            <w:r>
              <w:rPr>
                <w:rFonts w:ascii="宋体" w:hAnsi="宋体" w:cs="宋体" w:hint="eastAsia"/>
                <w:sz w:val="24"/>
                <w:szCs w:val="24"/>
              </w:rPr>
              <w:t xml:space="preserve"> SpringBoot</w:t>
            </w:r>
            <w:r>
              <w:rPr>
                <w:rFonts w:ascii="宋体" w:hAnsi="宋体" w:cs="宋体" w:hint="eastAsia"/>
                <w:sz w:val="24"/>
                <w:szCs w:val="24"/>
              </w:rPr>
              <w:t>框架</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_Toc18080 </w:instrText>
            </w:r>
            <w:r>
              <w:rPr>
                <w:rFonts w:ascii="宋体" w:hAnsi="宋体" w:cs="宋体" w:hint="eastAsia"/>
                <w:sz w:val="24"/>
                <w:szCs w:val="24"/>
              </w:rPr>
              <w:fldChar w:fldCharType="separate"/>
            </w:r>
            <w:r>
              <w:rPr>
                <w:rFonts w:ascii="宋体" w:hAnsi="宋体" w:cs="宋体" w:hint="eastAsia"/>
                <w:sz w:val="24"/>
                <w:szCs w:val="24"/>
              </w:rPr>
              <w:t>3</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4435" w:history="1">
            <w:r>
              <w:rPr>
                <w:rFonts w:ascii="宋体" w:hAnsi="宋体" w:cs="宋体" w:hint="eastAsia"/>
                <w:sz w:val="24"/>
                <w:szCs w:val="24"/>
              </w:rPr>
              <w:t>2.</w:t>
            </w:r>
            <w:r>
              <w:rPr>
                <w:rFonts w:ascii="宋体" w:hAnsi="宋体" w:cs="宋体" w:hint="eastAsia"/>
                <w:sz w:val="24"/>
                <w:szCs w:val="24"/>
              </w:rPr>
              <w:t>4</w:t>
            </w:r>
            <w:r>
              <w:rPr>
                <w:rFonts w:ascii="宋体" w:hAnsi="宋体" w:cs="宋体" w:hint="eastAsia"/>
                <w:sz w:val="24"/>
                <w:szCs w:val="24"/>
              </w:rPr>
              <w:t xml:space="preserve"> MyBatis</w:t>
            </w:r>
            <w:r>
              <w:rPr>
                <w:rFonts w:ascii="宋体" w:hAnsi="宋体" w:cs="宋体" w:hint="eastAsia"/>
                <w:sz w:val="24"/>
                <w:szCs w:val="24"/>
              </w:rPr>
              <w:t>框架</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_Toc14435 </w:instrText>
            </w:r>
            <w:r>
              <w:rPr>
                <w:rFonts w:ascii="宋体" w:hAnsi="宋体" w:cs="宋体" w:hint="eastAsia"/>
                <w:sz w:val="24"/>
                <w:szCs w:val="24"/>
              </w:rPr>
              <w:fldChar w:fldCharType="separate"/>
            </w:r>
            <w:r>
              <w:rPr>
                <w:rFonts w:ascii="宋体" w:hAnsi="宋体" w:cs="宋体" w:hint="eastAsia"/>
                <w:sz w:val="24"/>
                <w:szCs w:val="24"/>
              </w:rPr>
              <w:t>4</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3991" w:history="1">
            <w:r>
              <w:rPr>
                <w:rFonts w:ascii="宋体" w:hAnsi="宋体" w:cs="宋体" w:hint="eastAsia"/>
                <w:sz w:val="24"/>
                <w:szCs w:val="24"/>
              </w:rPr>
              <w:t>2.</w:t>
            </w:r>
            <w:r>
              <w:rPr>
                <w:rFonts w:ascii="宋体" w:hAnsi="宋体" w:cs="宋体" w:hint="eastAsia"/>
                <w:sz w:val="24"/>
                <w:szCs w:val="24"/>
              </w:rPr>
              <w:t>5</w:t>
            </w:r>
            <w:r>
              <w:rPr>
                <w:rFonts w:ascii="宋体" w:hAnsi="宋体" w:cs="宋体" w:hint="eastAsia"/>
                <w:sz w:val="24"/>
                <w:szCs w:val="24"/>
              </w:rPr>
              <w:t xml:space="preserve"> spring data jpa</w:t>
            </w:r>
            <w:r>
              <w:rPr>
                <w:rFonts w:ascii="宋体" w:hAnsi="宋体" w:cs="宋体" w:hint="eastAsia"/>
                <w:sz w:val="24"/>
                <w:szCs w:val="24"/>
              </w:rPr>
              <w:t>框架</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_Toc3991 </w:instrText>
            </w:r>
            <w:r>
              <w:rPr>
                <w:rFonts w:ascii="宋体" w:hAnsi="宋体" w:cs="宋体" w:hint="eastAsia"/>
                <w:sz w:val="24"/>
                <w:szCs w:val="24"/>
              </w:rPr>
              <w:fldChar w:fldCharType="separate"/>
            </w:r>
            <w:r>
              <w:rPr>
                <w:rFonts w:ascii="宋体" w:hAnsi="宋体" w:cs="宋体" w:hint="eastAsia"/>
                <w:sz w:val="24"/>
                <w:szCs w:val="24"/>
              </w:rPr>
              <w:t>4</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9873" w:history="1">
            <w:r>
              <w:rPr>
                <w:rFonts w:ascii="宋体" w:hAnsi="宋体" w:cs="宋体" w:hint="eastAsia"/>
                <w:sz w:val="24"/>
                <w:szCs w:val="24"/>
              </w:rPr>
              <w:t>2.</w:t>
            </w:r>
            <w:r>
              <w:rPr>
                <w:rFonts w:ascii="宋体" w:hAnsi="宋体" w:cs="宋体" w:hint="eastAsia"/>
                <w:sz w:val="24"/>
                <w:szCs w:val="24"/>
              </w:rPr>
              <w:t>6</w:t>
            </w:r>
            <w:r>
              <w:rPr>
                <w:rFonts w:ascii="宋体" w:hAnsi="宋体" w:cs="宋体" w:hint="eastAsia"/>
                <w:sz w:val="24"/>
                <w:szCs w:val="24"/>
              </w:rPr>
              <w:t xml:space="preserve"> Druid</w:t>
            </w:r>
            <w:r>
              <w:rPr>
                <w:rFonts w:ascii="宋体" w:hAnsi="宋体" w:cs="宋体" w:hint="eastAsia"/>
                <w:sz w:val="24"/>
                <w:szCs w:val="24"/>
              </w:rPr>
              <w:t>技术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_Toc29873 </w:instrText>
            </w:r>
            <w:r>
              <w:rPr>
                <w:rFonts w:ascii="宋体" w:hAnsi="宋体" w:cs="宋体" w:hint="eastAsia"/>
                <w:sz w:val="24"/>
                <w:szCs w:val="24"/>
              </w:rPr>
              <w:fldChar w:fldCharType="separate"/>
            </w:r>
            <w:r>
              <w:rPr>
                <w:rFonts w:ascii="宋体" w:hAnsi="宋体" w:cs="宋体" w:hint="eastAsia"/>
                <w:sz w:val="24"/>
                <w:szCs w:val="24"/>
              </w:rPr>
              <w:t>5</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9875" w:history="1">
            <w:r>
              <w:rPr>
                <w:rFonts w:ascii="宋体" w:hAnsi="宋体" w:cs="宋体" w:hint="eastAsia"/>
                <w:sz w:val="24"/>
                <w:szCs w:val="24"/>
              </w:rPr>
              <w:t>2.</w:t>
            </w:r>
            <w:r>
              <w:rPr>
                <w:rFonts w:ascii="宋体" w:hAnsi="宋体" w:cs="宋体" w:hint="eastAsia"/>
                <w:sz w:val="24"/>
                <w:szCs w:val="24"/>
              </w:rPr>
              <w:t>7</w:t>
            </w:r>
            <w:r>
              <w:rPr>
                <w:rFonts w:ascii="宋体" w:hAnsi="宋体" w:cs="宋体" w:hint="eastAsia"/>
                <w:sz w:val="24"/>
                <w:szCs w:val="24"/>
              </w:rPr>
              <w:t xml:space="preserve"> ECharts</w:t>
            </w:r>
            <w:r>
              <w:rPr>
                <w:rFonts w:ascii="宋体" w:hAnsi="宋体" w:cs="宋体" w:hint="eastAsia"/>
                <w:sz w:val="24"/>
                <w:szCs w:val="24"/>
              </w:rPr>
              <w:t>开源技术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_Toc29875 </w:instrText>
            </w:r>
            <w:r>
              <w:rPr>
                <w:rFonts w:ascii="宋体" w:hAnsi="宋体" w:cs="宋体" w:hint="eastAsia"/>
                <w:sz w:val="24"/>
                <w:szCs w:val="24"/>
              </w:rPr>
              <w:fldChar w:fldCharType="separate"/>
            </w:r>
            <w:r>
              <w:rPr>
                <w:rFonts w:ascii="宋体" w:hAnsi="宋体" w:cs="宋体" w:hint="eastAsia"/>
                <w:sz w:val="24"/>
                <w:szCs w:val="24"/>
              </w:rPr>
              <w:t>6</w:t>
            </w:r>
            <w:r>
              <w:rPr>
                <w:rFonts w:ascii="宋体" w:hAnsi="宋体" w:cs="宋体" w:hint="eastAsia"/>
                <w:sz w:val="24"/>
                <w:szCs w:val="24"/>
              </w:rPr>
              <w:fldChar w:fldCharType="end"/>
            </w:r>
          </w:hyperlink>
        </w:p>
        <w:p w:rsidR="004A4CEE" w:rsidRDefault="000F273F">
          <w:pPr>
            <w:pStyle w:val="TOC3"/>
            <w:tabs>
              <w:tab w:val="right" w:leader="dot" w:pos="8306"/>
            </w:tabs>
            <w:spacing w:line="360" w:lineRule="auto"/>
            <w:rPr>
              <w:rFonts w:ascii="宋体" w:hAnsi="宋体" w:cs="宋体"/>
              <w:sz w:val="24"/>
              <w:szCs w:val="24"/>
            </w:rPr>
          </w:pPr>
          <w:hyperlink w:anchor="_Toc22636" w:history="1">
            <w:r>
              <w:rPr>
                <w:rFonts w:ascii="宋体" w:hAnsi="宋体" w:cs="宋体" w:hint="eastAsia"/>
                <w:sz w:val="24"/>
                <w:szCs w:val="24"/>
              </w:rPr>
              <w:t>2.</w:t>
            </w:r>
            <w:r>
              <w:rPr>
                <w:rFonts w:ascii="宋体" w:hAnsi="宋体" w:cs="宋体" w:hint="eastAsia"/>
                <w:sz w:val="24"/>
                <w:szCs w:val="24"/>
              </w:rPr>
              <w:t>7</w:t>
            </w:r>
            <w:r>
              <w:rPr>
                <w:rFonts w:ascii="宋体" w:hAnsi="宋体" w:cs="宋体" w:hint="eastAsia"/>
                <w:sz w:val="24"/>
                <w:szCs w:val="24"/>
              </w:rPr>
              <w:t xml:space="preserve">.1 </w:t>
            </w:r>
            <w:r>
              <w:rPr>
                <w:rFonts w:ascii="宋体" w:hAnsi="宋体" w:cs="宋体" w:hint="eastAsia"/>
                <w:sz w:val="24"/>
                <w:szCs w:val="24"/>
              </w:rPr>
              <w:t>提供丰富的图表类型</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_Toc22636 </w:instrText>
            </w:r>
            <w:r>
              <w:rPr>
                <w:rFonts w:ascii="宋体" w:hAnsi="宋体" w:cs="宋体" w:hint="eastAsia"/>
                <w:sz w:val="24"/>
                <w:szCs w:val="24"/>
              </w:rPr>
              <w:fldChar w:fldCharType="separate"/>
            </w:r>
            <w:r>
              <w:rPr>
                <w:rFonts w:ascii="宋体" w:hAnsi="宋体" w:cs="宋体" w:hint="eastAsia"/>
                <w:sz w:val="24"/>
                <w:szCs w:val="24"/>
              </w:rPr>
              <w:t>6</w:t>
            </w:r>
            <w:r>
              <w:rPr>
                <w:rFonts w:ascii="宋体" w:hAnsi="宋体" w:cs="宋体" w:hint="eastAsia"/>
                <w:sz w:val="24"/>
                <w:szCs w:val="24"/>
              </w:rPr>
              <w:fldChar w:fldCharType="end"/>
            </w:r>
          </w:hyperlink>
        </w:p>
        <w:p w:rsidR="004A4CEE" w:rsidRDefault="000F273F">
          <w:pPr>
            <w:pStyle w:val="TOC3"/>
            <w:tabs>
              <w:tab w:val="right" w:leader="dot" w:pos="8306"/>
            </w:tabs>
            <w:spacing w:line="360" w:lineRule="auto"/>
            <w:rPr>
              <w:rFonts w:ascii="宋体" w:hAnsi="宋体" w:cs="宋体"/>
              <w:sz w:val="24"/>
              <w:szCs w:val="24"/>
            </w:rPr>
          </w:pPr>
          <w:hyperlink w:anchor="_Toc27894" w:history="1">
            <w:r>
              <w:rPr>
                <w:rFonts w:ascii="宋体" w:hAnsi="宋体" w:cs="宋体" w:hint="eastAsia"/>
                <w:sz w:val="24"/>
                <w:szCs w:val="24"/>
              </w:rPr>
              <w:t>2.</w:t>
            </w:r>
            <w:r>
              <w:rPr>
                <w:rFonts w:ascii="宋体" w:hAnsi="宋体" w:cs="宋体" w:hint="eastAsia"/>
                <w:sz w:val="24"/>
                <w:szCs w:val="24"/>
              </w:rPr>
              <w:t>7</w:t>
            </w:r>
            <w:r>
              <w:rPr>
                <w:rFonts w:ascii="宋体" w:hAnsi="宋体" w:cs="宋体" w:hint="eastAsia"/>
                <w:sz w:val="24"/>
                <w:szCs w:val="24"/>
              </w:rPr>
              <w:t xml:space="preserve">.1 </w:t>
            </w:r>
            <w:r>
              <w:rPr>
                <w:rFonts w:ascii="宋体" w:hAnsi="宋体" w:cs="宋体" w:hint="eastAsia"/>
                <w:sz w:val="24"/>
                <w:szCs w:val="24"/>
              </w:rPr>
              <w:t>数据驱动特点</w:t>
            </w:r>
            <w:r>
              <w:rPr>
                <w:rFonts w:ascii="宋体" w:hAnsi="宋体" w:cs="宋体" w:hint="eastAsia"/>
                <w:sz w:val="24"/>
                <w:szCs w:val="24"/>
              </w:rPr>
              <w:t> </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_Toc27894 </w:instrText>
            </w:r>
            <w:r>
              <w:rPr>
                <w:rFonts w:ascii="宋体" w:hAnsi="宋体" w:cs="宋体" w:hint="eastAsia"/>
                <w:sz w:val="24"/>
                <w:szCs w:val="24"/>
              </w:rPr>
              <w:fldChar w:fldCharType="separate"/>
            </w:r>
            <w:r>
              <w:rPr>
                <w:rFonts w:ascii="宋体" w:hAnsi="宋体" w:cs="宋体" w:hint="eastAsia"/>
                <w:sz w:val="24"/>
                <w:szCs w:val="24"/>
              </w:rPr>
              <w:t>6</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8519" w:history="1">
            <w:r>
              <w:rPr>
                <w:rFonts w:ascii="宋体" w:hAnsi="宋体" w:cs="宋体" w:hint="eastAsia"/>
                <w:sz w:val="24"/>
                <w:szCs w:val="24"/>
              </w:rPr>
              <w:t>2.</w:t>
            </w:r>
            <w:r>
              <w:rPr>
                <w:rFonts w:ascii="宋体" w:hAnsi="宋体" w:cs="宋体" w:hint="eastAsia"/>
                <w:sz w:val="24"/>
                <w:szCs w:val="24"/>
              </w:rPr>
              <w:t>8</w:t>
            </w:r>
            <w:r>
              <w:rPr>
                <w:rFonts w:ascii="宋体" w:hAnsi="宋体" w:cs="宋体" w:hint="eastAsia"/>
                <w:sz w:val="24"/>
                <w:szCs w:val="24"/>
              </w:rPr>
              <w:t xml:space="preserve"> WebSocket</w:t>
            </w:r>
            <w:r>
              <w:rPr>
                <w:rFonts w:ascii="宋体" w:hAnsi="宋体" w:cs="宋体" w:hint="eastAsia"/>
                <w:sz w:val="24"/>
                <w:szCs w:val="24"/>
              </w:rPr>
              <w:t>技术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_Toc28519 </w:instrText>
            </w:r>
            <w:r>
              <w:rPr>
                <w:rFonts w:ascii="宋体" w:hAnsi="宋体" w:cs="宋体" w:hint="eastAsia"/>
                <w:sz w:val="24"/>
                <w:szCs w:val="24"/>
              </w:rPr>
              <w:fldChar w:fldCharType="separate"/>
            </w:r>
            <w:r>
              <w:rPr>
                <w:rFonts w:ascii="宋体" w:hAnsi="宋体" w:cs="宋体" w:hint="eastAsia"/>
                <w:sz w:val="24"/>
                <w:szCs w:val="24"/>
              </w:rPr>
              <w:t>6</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7226" w:history="1">
            <w:r>
              <w:rPr>
                <w:rFonts w:ascii="宋体" w:hAnsi="宋体" w:cs="宋体" w:hint="eastAsia"/>
                <w:sz w:val="24"/>
                <w:szCs w:val="24"/>
              </w:rPr>
              <w:t>2.</w:t>
            </w:r>
            <w:r>
              <w:rPr>
                <w:rFonts w:ascii="宋体" w:hAnsi="宋体" w:cs="宋体" w:hint="eastAsia"/>
                <w:sz w:val="24"/>
                <w:szCs w:val="24"/>
              </w:rPr>
              <w:t>9</w:t>
            </w:r>
            <w:r>
              <w:rPr>
                <w:rFonts w:ascii="宋体" w:hAnsi="宋体" w:cs="宋体" w:hint="eastAsia"/>
                <w:sz w:val="24"/>
                <w:szCs w:val="24"/>
              </w:rPr>
              <w:t xml:space="preserve"> POI</w:t>
            </w:r>
            <w:r>
              <w:rPr>
                <w:rFonts w:ascii="宋体" w:hAnsi="宋体" w:cs="宋体" w:hint="eastAsia"/>
                <w:sz w:val="24"/>
                <w:szCs w:val="24"/>
              </w:rPr>
              <w:t>技术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_Toc27226 </w:instrText>
            </w:r>
            <w:r>
              <w:rPr>
                <w:rFonts w:ascii="宋体" w:hAnsi="宋体" w:cs="宋体" w:hint="eastAsia"/>
                <w:sz w:val="24"/>
                <w:szCs w:val="24"/>
              </w:rPr>
              <w:fldChar w:fldCharType="separate"/>
            </w:r>
            <w:r>
              <w:rPr>
                <w:rFonts w:ascii="宋体" w:hAnsi="宋体" w:cs="宋体" w:hint="eastAsia"/>
                <w:sz w:val="24"/>
                <w:szCs w:val="24"/>
              </w:rPr>
              <w:t>7</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7486" w:history="1">
            <w:r>
              <w:rPr>
                <w:rFonts w:ascii="宋体" w:hAnsi="宋体" w:cs="宋体" w:hint="eastAsia"/>
                <w:sz w:val="24"/>
                <w:szCs w:val="24"/>
              </w:rPr>
              <w:t>2.</w:t>
            </w:r>
            <w:r>
              <w:rPr>
                <w:rFonts w:ascii="宋体" w:hAnsi="宋体" w:cs="宋体" w:hint="eastAsia"/>
                <w:sz w:val="24"/>
                <w:szCs w:val="24"/>
              </w:rPr>
              <w:t>10</w:t>
            </w:r>
            <w:r>
              <w:rPr>
                <w:rFonts w:ascii="宋体" w:hAnsi="宋体" w:cs="宋体" w:hint="eastAsia"/>
                <w:sz w:val="24"/>
                <w:szCs w:val="24"/>
              </w:rPr>
              <w:t>基于</w:t>
            </w:r>
            <w:r>
              <w:rPr>
                <w:rFonts w:ascii="宋体" w:hAnsi="宋体" w:cs="宋体" w:hint="eastAsia"/>
                <w:sz w:val="24"/>
                <w:szCs w:val="24"/>
              </w:rPr>
              <w:t>JWT</w:t>
            </w:r>
            <w:r>
              <w:rPr>
                <w:rFonts w:ascii="宋体" w:hAnsi="宋体" w:cs="宋体" w:hint="eastAsia"/>
                <w:sz w:val="24"/>
                <w:szCs w:val="24"/>
              </w:rPr>
              <w:t>的</w:t>
            </w:r>
            <w:r>
              <w:rPr>
                <w:rFonts w:ascii="宋体" w:hAnsi="宋体" w:cs="宋体" w:hint="eastAsia"/>
                <w:sz w:val="24"/>
                <w:szCs w:val="24"/>
              </w:rPr>
              <w:t>Token</w:t>
            </w:r>
            <w:r>
              <w:rPr>
                <w:rFonts w:ascii="宋体" w:hAnsi="宋体" w:cs="宋体" w:hint="eastAsia"/>
                <w:sz w:val="24"/>
                <w:szCs w:val="24"/>
              </w:rPr>
              <w:t>认证机制</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_Toc27486 </w:instrText>
            </w:r>
            <w:r>
              <w:rPr>
                <w:rFonts w:ascii="宋体" w:hAnsi="宋体" w:cs="宋体" w:hint="eastAsia"/>
                <w:sz w:val="24"/>
                <w:szCs w:val="24"/>
              </w:rPr>
              <w:fldChar w:fldCharType="separate"/>
            </w:r>
            <w:r>
              <w:rPr>
                <w:rFonts w:ascii="宋体" w:hAnsi="宋体" w:cs="宋体" w:hint="eastAsia"/>
                <w:sz w:val="24"/>
                <w:szCs w:val="24"/>
              </w:rPr>
              <w:t>8</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6796" w:history="1">
            <w:r>
              <w:rPr>
                <w:rFonts w:ascii="宋体" w:hAnsi="宋体" w:cs="宋体" w:hint="eastAsia"/>
                <w:sz w:val="24"/>
                <w:szCs w:val="24"/>
              </w:rPr>
              <w:t>2.1</w:t>
            </w:r>
            <w:r>
              <w:rPr>
                <w:rFonts w:ascii="宋体" w:hAnsi="宋体" w:cs="宋体" w:hint="eastAsia"/>
                <w:sz w:val="24"/>
                <w:szCs w:val="24"/>
              </w:rPr>
              <w:t>1</w:t>
            </w:r>
            <w:r>
              <w:rPr>
                <w:rFonts w:ascii="宋体" w:hAnsi="宋体" w:cs="宋体" w:hint="eastAsia"/>
                <w:sz w:val="24"/>
                <w:szCs w:val="24"/>
              </w:rPr>
              <w:t xml:space="preserve"> core </w:t>
            </w:r>
            <w:r>
              <w:rPr>
                <w:rFonts w:ascii="宋体" w:hAnsi="宋体" w:cs="宋体" w:hint="eastAsia"/>
                <w:sz w:val="24"/>
                <w:szCs w:val="24"/>
              </w:rPr>
              <w:t>技术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_Toc26796 </w:instrText>
            </w:r>
            <w:r>
              <w:rPr>
                <w:rFonts w:ascii="宋体" w:hAnsi="宋体" w:cs="宋体" w:hint="eastAsia"/>
                <w:sz w:val="24"/>
                <w:szCs w:val="24"/>
              </w:rPr>
              <w:fldChar w:fldCharType="separate"/>
            </w:r>
            <w:r>
              <w:rPr>
                <w:rFonts w:ascii="宋体" w:hAnsi="宋体" w:cs="宋体" w:hint="eastAsia"/>
                <w:sz w:val="24"/>
                <w:szCs w:val="24"/>
              </w:rPr>
              <w:t>8</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1748" w:history="1">
            <w:r>
              <w:rPr>
                <w:rFonts w:ascii="宋体" w:hAnsi="宋体" w:cs="宋体" w:hint="eastAsia"/>
                <w:sz w:val="24"/>
                <w:szCs w:val="24"/>
              </w:rPr>
              <w:t>2.1</w:t>
            </w:r>
            <w:r>
              <w:rPr>
                <w:rFonts w:ascii="宋体" w:hAnsi="宋体" w:cs="宋体" w:hint="eastAsia"/>
                <w:sz w:val="24"/>
                <w:szCs w:val="24"/>
              </w:rPr>
              <w:t>2</w:t>
            </w:r>
            <w:r>
              <w:rPr>
                <w:rFonts w:ascii="宋体" w:hAnsi="宋体" w:cs="宋体" w:hint="eastAsia"/>
                <w:sz w:val="24"/>
                <w:szCs w:val="24"/>
              </w:rPr>
              <w:t xml:space="preserve"> </w:t>
            </w:r>
            <w:r>
              <w:rPr>
                <w:rFonts w:ascii="宋体" w:hAnsi="宋体" w:cs="宋体" w:hint="eastAsia"/>
                <w:sz w:val="24"/>
                <w:szCs w:val="24"/>
              </w:rPr>
              <w:t>开发工具</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_Toc11748 </w:instrText>
            </w:r>
            <w:r>
              <w:rPr>
                <w:rFonts w:ascii="宋体" w:hAnsi="宋体" w:cs="宋体" w:hint="eastAsia"/>
                <w:sz w:val="24"/>
                <w:szCs w:val="24"/>
              </w:rPr>
              <w:fldChar w:fldCharType="separate"/>
            </w:r>
            <w:r>
              <w:rPr>
                <w:rFonts w:ascii="宋体" w:hAnsi="宋体" w:cs="宋体" w:hint="eastAsia"/>
                <w:sz w:val="24"/>
                <w:szCs w:val="24"/>
              </w:rPr>
              <w:t>9</w:t>
            </w:r>
            <w:r>
              <w:rPr>
                <w:rFonts w:ascii="宋体" w:hAnsi="宋体" w:cs="宋体" w:hint="eastAsia"/>
                <w:sz w:val="24"/>
                <w:szCs w:val="24"/>
              </w:rPr>
              <w:fldChar w:fldCharType="end"/>
            </w:r>
          </w:hyperlink>
        </w:p>
        <w:p w:rsidR="004A4CEE" w:rsidRDefault="000F273F">
          <w:pPr>
            <w:pStyle w:val="TOC3"/>
            <w:tabs>
              <w:tab w:val="right" w:leader="dot" w:pos="8306"/>
            </w:tabs>
            <w:spacing w:line="360" w:lineRule="auto"/>
            <w:rPr>
              <w:rFonts w:ascii="宋体" w:hAnsi="宋体" w:cs="宋体"/>
              <w:sz w:val="24"/>
              <w:szCs w:val="24"/>
            </w:rPr>
          </w:pPr>
          <w:hyperlink w:anchor="_Toc11333" w:history="1">
            <w:r>
              <w:rPr>
                <w:rFonts w:ascii="宋体" w:hAnsi="宋体" w:cs="宋体" w:hint="eastAsia"/>
                <w:sz w:val="24"/>
                <w:szCs w:val="24"/>
              </w:rPr>
              <w:t>2.1</w:t>
            </w:r>
            <w:r>
              <w:rPr>
                <w:rFonts w:ascii="宋体" w:hAnsi="宋体" w:cs="宋体" w:hint="eastAsia"/>
                <w:sz w:val="24"/>
                <w:szCs w:val="24"/>
              </w:rPr>
              <w:t>2</w:t>
            </w:r>
            <w:r>
              <w:rPr>
                <w:rFonts w:ascii="宋体" w:hAnsi="宋体" w:cs="宋体" w:hint="eastAsia"/>
                <w:sz w:val="24"/>
                <w:szCs w:val="24"/>
              </w:rPr>
              <w:t>.1 IntelliJ IDEA</w:t>
            </w:r>
            <w:r>
              <w:rPr>
                <w:rFonts w:ascii="宋体" w:hAnsi="宋体" w:cs="宋体" w:hint="eastAsia"/>
                <w:sz w:val="24"/>
                <w:szCs w:val="24"/>
              </w:rPr>
              <w:t>开发工具</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_Toc11333 </w:instrText>
            </w:r>
            <w:r>
              <w:rPr>
                <w:rFonts w:ascii="宋体" w:hAnsi="宋体" w:cs="宋体" w:hint="eastAsia"/>
                <w:sz w:val="24"/>
                <w:szCs w:val="24"/>
              </w:rPr>
              <w:fldChar w:fldCharType="separate"/>
            </w:r>
            <w:r>
              <w:rPr>
                <w:rFonts w:ascii="宋体" w:hAnsi="宋体" w:cs="宋体" w:hint="eastAsia"/>
                <w:sz w:val="24"/>
                <w:szCs w:val="24"/>
              </w:rPr>
              <w:t>9</w:t>
            </w:r>
            <w:r>
              <w:rPr>
                <w:rFonts w:ascii="宋体" w:hAnsi="宋体" w:cs="宋体" w:hint="eastAsia"/>
                <w:sz w:val="24"/>
                <w:szCs w:val="24"/>
              </w:rPr>
              <w:fldChar w:fldCharType="end"/>
            </w:r>
          </w:hyperlink>
        </w:p>
        <w:p w:rsidR="004A4CEE" w:rsidRDefault="000F273F">
          <w:pPr>
            <w:pStyle w:val="TOC3"/>
            <w:tabs>
              <w:tab w:val="right" w:leader="dot" w:pos="8306"/>
            </w:tabs>
            <w:spacing w:line="360" w:lineRule="auto"/>
            <w:rPr>
              <w:rFonts w:ascii="宋体" w:hAnsi="宋体" w:cs="宋体"/>
              <w:sz w:val="24"/>
              <w:szCs w:val="24"/>
            </w:rPr>
          </w:pPr>
          <w:hyperlink w:anchor="_Toc30393" w:history="1">
            <w:r>
              <w:rPr>
                <w:rFonts w:ascii="宋体" w:hAnsi="宋体" w:cs="宋体" w:hint="eastAsia"/>
                <w:sz w:val="24"/>
                <w:szCs w:val="24"/>
              </w:rPr>
              <w:t>2.1</w:t>
            </w:r>
            <w:r>
              <w:rPr>
                <w:rFonts w:ascii="宋体" w:hAnsi="宋体" w:cs="宋体" w:hint="eastAsia"/>
                <w:sz w:val="24"/>
                <w:szCs w:val="24"/>
              </w:rPr>
              <w:t>2</w:t>
            </w:r>
            <w:r>
              <w:rPr>
                <w:rFonts w:ascii="宋体" w:hAnsi="宋体" w:cs="宋体" w:hint="eastAsia"/>
                <w:sz w:val="24"/>
                <w:szCs w:val="24"/>
              </w:rPr>
              <w:t>.2 WebStorm</w:t>
            </w:r>
            <w:r>
              <w:rPr>
                <w:rFonts w:ascii="宋体" w:hAnsi="宋体" w:cs="宋体" w:hint="eastAsia"/>
                <w:sz w:val="24"/>
                <w:szCs w:val="24"/>
              </w:rPr>
              <w:t>开发工具</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_Toc30393 </w:instrText>
            </w:r>
            <w:r>
              <w:rPr>
                <w:rFonts w:ascii="宋体" w:hAnsi="宋体" w:cs="宋体" w:hint="eastAsia"/>
                <w:sz w:val="24"/>
                <w:szCs w:val="24"/>
              </w:rPr>
              <w:fldChar w:fldCharType="separate"/>
            </w:r>
            <w:r>
              <w:rPr>
                <w:rFonts w:ascii="宋体" w:hAnsi="宋体" w:cs="宋体" w:hint="eastAsia"/>
                <w:sz w:val="24"/>
                <w:szCs w:val="24"/>
              </w:rPr>
              <w:t>10</w:t>
            </w:r>
            <w:r>
              <w:rPr>
                <w:rFonts w:ascii="宋体" w:hAnsi="宋体" w:cs="宋体" w:hint="eastAsia"/>
                <w:sz w:val="24"/>
                <w:szCs w:val="24"/>
              </w:rPr>
              <w:fldChar w:fldCharType="end"/>
            </w:r>
          </w:hyperlink>
        </w:p>
        <w:p w:rsidR="004A4CEE" w:rsidRDefault="000F273F">
          <w:pPr>
            <w:pStyle w:val="TOC1"/>
            <w:tabs>
              <w:tab w:val="right" w:leader="dot" w:pos="8306"/>
            </w:tabs>
            <w:spacing w:line="360" w:lineRule="auto"/>
            <w:rPr>
              <w:rFonts w:ascii="宋体" w:hAnsi="宋体" w:cs="宋体"/>
              <w:sz w:val="24"/>
              <w:szCs w:val="24"/>
            </w:rPr>
          </w:pPr>
          <w:hyperlink w:anchor="_Toc30598" w:history="1">
            <w:r>
              <w:rPr>
                <w:rFonts w:ascii="宋体" w:hAnsi="宋体" w:cs="宋体" w:hint="eastAsia"/>
                <w:sz w:val="24"/>
                <w:szCs w:val="24"/>
              </w:rPr>
              <w:t>3</w:t>
            </w:r>
            <w:r>
              <w:rPr>
                <w:rFonts w:ascii="宋体" w:hAnsi="宋体" w:cs="宋体" w:hint="eastAsia"/>
                <w:sz w:val="24"/>
                <w:szCs w:val="24"/>
              </w:rPr>
              <w:t>项目需求分析</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_Toc30598 </w:instrText>
            </w:r>
            <w:r>
              <w:rPr>
                <w:rFonts w:ascii="宋体" w:hAnsi="宋体" w:cs="宋体" w:hint="eastAsia"/>
                <w:sz w:val="24"/>
                <w:szCs w:val="24"/>
              </w:rPr>
              <w:fldChar w:fldCharType="separate"/>
            </w:r>
            <w:r>
              <w:rPr>
                <w:rFonts w:ascii="宋体" w:hAnsi="宋体" w:cs="宋体" w:hint="eastAsia"/>
                <w:sz w:val="24"/>
                <w:szCs w:val="24"/>
              </w:rPr>
              <w:t>11</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465" w:history="1">
            <w:r>
              <w:rPr>
                <w:rFonts w:ascii="宋体" w:hAnsi="宋体" w:cs="宋体" w:hint="eastAsia"/>
                <w:sz w:val="24"/>
                <w:szCs w:val="24"/>
              </w:rPr>
              <w:t>3.1</w:t>
            </w:r>
            <w:r>
              <w:rPr>
                <w:rFonts w:ascii="宋体" w:hAnsi="宋体" w:cs="宋体" w:hint="eastAsia"/>
                <w:sz w:val="24"/>
                <w:szCs w:val="24"/>
              </w:rPr>
              <w:t>系统的需求分析</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_Toc465 </w:instrText>
            </w:r>
            <w:r>
              <w:rPr>
                <w:rFonts w:ascii="宋体" w:hAnsi="宋体" w:cs="宋体" w:hint="eastAsia"/>
                <w:sz w:val="24"/>
                <w:szCs w:val="24"/>
              </w:rPr>
              <w:fldChar w:fldCharType="separate"/>
            </w:r>
            <w:r>
              <w:rPr>
                <w:rFonts w:ascii="宋体" w:hAnsi="宋体" w:cs="宋体" w:hint="eastAsia"/>
                <w:sz w:val="24"/>
                <w:szCs w:val="24"/>
              </w:rPr>
              <w:t>11</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30022" w:history="1">
            <w:r>
              <w:rPr>
                <w:rFonts w:ascii="宋体" w:hAnsi="宋体" w:cs="宋体" w:hint="eastAsia"/>
                <w:sz w:val="24"/>
                <w:szCs w:val="24"/>
              </w:rPr>
              <w:t xml:space="preserve">3.3 </w:t>
            </w:r>
            <w:r>
              <w:rPr>
                <w:rFonts w:ascii="宋体" w:hAnsi="宋体" w:cs="宋体" w:hint="eastAsia"/>
                <w:sz w:val="24"/>
                <w:szCs w:val="24"/>
              </w:rPr>
              <w:t>系统的性能需求</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_Toc30022 </w:instrText>
            </w:r>
            <w:r>
              <w:rPr>
                <w:rFonts w:ascii="宋体" w:hAnsi="宋体" w:cs="宋体" w:hint="eastAsia"/>
                <w:sz w:val="24"/>
                <w:szCs w:val="24"/>
              </w:rPr>
              <w:fldChar w:fldCharType="separate"/>
            </w:r>
            <w:r>
              <w:rPr>
                <w:rFonts w:ascii="宋体" w:hAnsi="宋体" w:cs="宋体" w:hint="eastAsia"/>
                <w:sz w:val="24"/>
                <w:szCs w:val="24"/>
              </w:rPr>
              <w:t>12</w:t>
            </w:r>
            <w:r>
              <w:rPr>
                <w:rFonts w:ascii="宋体" w:hAnsi="宋体" w:cs="宋体" w:hint="eastAsia"/>
                <w:sz w:val="24"/>
                <w:szCs w:val="24"/>
              </w:rPr>
              <w:fldChar w:fldCharType="end"/>
            </w:r>
          </w:hyperlink>
        </w:p>
        <w:p w:rsidR="004A4CEE" w:rsidRDefault="000F273F">
          <w:pPr>
            <w:pStyle w:val="TOC1"/>
            <w:tabs>
              <w:tab w:val="right" w:leader="dot" w:pos="8306"/>
            </w:tabs>
            <w:spacing w:line="360" w:lineRule="auto"/>
            <w:rPr>
              <w:rFonts w:ascii="宋体" w:hAnsi="宋体" w:cs="宋体"/>
              <w:sz w:val="24"/>
              <w:szCs w:val="24"/>
            </w:rPr>
          </w:pPr>
          <w:hyperlink w:anchor="_Toc31381" w:history="1">
            <w:r>
              <w:rPr>
                <w:rFonts w:ascii="宋体" w:hAnsi="宋体" w:cs="宋体" w:hint="eastAsia"/>
                <w:sz w:val="24"/>
                <w:szCs w:val="24"/>
              </w:rPr>
              <w:t xml:space="preserve">4 </w:t>
            </w:r>
            <w:r>
              <w:rPr>
                <w:rFonts w:ascii="宋体" w:hAnsi="宋体" w:cs="宋体" w:hint="eastAsia"/>
                <w:sz w:val="24"/>
                <w:szCs w:val="24"/>
              </w:rPr>
              <w:t>系统的设计</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w:instrText>
            </w:r>
            <w:r>
              <w:rPr>
                <w:rFonts w:ascii="宋体" w:hAnsi="宋体" w:cs="宋体" w:hint="eastAsia"/>
                <w:sz w:val="24"/>
                <w:szCs w:val="24"/>
              </w:rPr>
              <w:instrText xml:space="preserve">31381 </w:instrText>
            </w:r>
            <w:r>
              <w:rPr>
                <w:rFonts w:ascii="宋体" w:hAnsi="宋体" w:cs="宋体" w:hint="eastAsia"/>
                <w:sz w:val="24"/>
                <w:szCs w:val="24"/>
              </w:rPr>
              <w:fldChar w:fldCharType="separate"/>
            </w:r>
            <w:r>
              <w:rPr>
                <w:rFonts w:ascii="宋体" w:hAnsi="宋体" w:cs="宋体" w:hint="eastAsia"/>
                <w:sz w:val="24"/>
                <w:szCs w:val="24"/>
              </w:rPr>
              <w:t>12</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8319" w:history="1">
            <w:r>
              <w:rPr>
                <w:rFonts w:ascii="宋体" w:hAnsi="宋体" w:cs="宋体" w:hint="eastAsia"/>
                <w:sz w:val="24"/>
                <w:szCs w:val="24"/>
              </w:rPr>
              <w:t>4.1</w:t>
            </w:r>
            <w:r>
              <w:rPr>
                <w:rFonts w:ascii="宋体" w:hAnsi="宋体" w:cs="宋体" w:hint="eastAsia"/>
                <w:sz w:val="24"/>
                <w:szCs w:val="24"/>
              </w:rPr>
              <w:t>系统设计的原则</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_Toc18319 </w:instrText>
            </w:r>
            <w:r>
              <w:rPr>
                <w:rFonts w:ascii="宋体" w:hAnsi="宋体" w:cs="宋体" w:hint="eastAsia"/>
                <w:sz w:val="24"/>
                <w:szCs w:val="24"/>
              </w:rPr>
              <w:fldChar w:fldCharType="separate"/>
            </w:r>
            <w:r>
              <w:rPr>
                <w:rFonts w:ascii="宋体" w:hAnsi="宋体" w:cs="宋体" w:hint="eastAsia"/>
                <w:sz w:val="24"/>
                <w:szCs w:val="24"/>
              </w:rPr>
              <w:t>12</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5666" w:history="1">
            <w:r>
              <w:rPr>
                <w:rFonts w:ascii="宋体" w:hAnsi="宋体" w:cs="宋体" w:hint="eastAsia"/>
                <w:sz w:val="24"/>
                <w:szCs w:val="24"/>
              </w:rPr>
              <w:t xml:space="preserve">4.2 </w:t>
            </w:r>
            <w:r>
              <w:rPr>
                <w:rFonts w:ascii="宋体" w:hAnsi="宋体" w:cs="宋体" w:hint="eastAsia"/>
                <w:sz w:val="24"/>
                <w:szCs w:val="24"/>
              </w:rPr>
              <w:t>数据库的设计</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_Toc5666 </w:instrText>
            </w:r>
            <w:r>
              <w:rPr>
                <w:rFonts w:ascii="宋体" w:hAnsi="宋体" w:cs="宋体" w:hint="eastAsia"/>
                <w:sz w:val="24"/>
                <w:szCs w:val="24"/>
              </w:rPr>
              <w:fldChar w:fldCharType="separate"/>
            </w:r>
            <w:r>
              <w:rPr>
                <w:rFonts w:ascii="宋体" w:hAnsi="宋体" w:cs="宋体" w:hint="eastAsia"/>
                <w:sz w:val="24"/>
                <w:szCs w:val="24"/>
              </w:rPr>
              <w:t>12</w:t>
            </w:r>
            <w:r>
              <w:rPr>
                <w:rFonts w:ascii="宋体" w:hAnsi="宋体" w:cs="宋体" w:hint="eastAsia"/>
                <w:sz w:val="24"/>
                <w:szCs w:val="24"/>
              </w:rPr>
              <w:fldChar w:fldCharType="end"/>
            </w:r>
          </w:hyperlink>
        </w:p>
        <w:p w:rsidR="004A4CEE" w:rsidRDefault="000F273F">
          <w:pPr>
            <w:pStyle w:val="TOC1"/>
            <w:tabs>
              <w:tab w:val="right" w:leader="dot" w:pos="8306"/>
            </w:tabs>
            <w:spacing w:line="360" w:lineRule="auto"/>
            <w:rPr>
              <w:rFonts w:ascii="宋体" w:hAnsi="宋体" w:cs="宋体"/>
              <w:sz w:val="24"/>
              <w:szCs w:val="24"/>
            </w:rPr>
          </w:pPr>
          <w:hyperlink w:anchor="_Toc25945" w:history="1">
            <w:r>
              <w:rPr>
                <w:rFonts w:ascii="宋体" w:hAnsi="宋体" w:cs="宋体" w:hint="eastAsia"/>
                <w:sz w:val="24"/>
                <w:szCs w:val="24"/>
              </w:rPr>
              <w:t xml:space="preserve">5 </w:t>
            </w:r>
            <w:r>
              <w:rPr>
                <w:rFonts w:ascii="宋体" w:hAnsi="宋体" w:cs="宋体" w:hint="eastAsia"/>
                <w:sz w:val="24"/>
                <w:szCs w:val="24"/>
              </w:rPr>
              <w:t>系统的实现</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_Toc25945 </w:instrText>
            </w:r>
            <w:r>
              <w:rPr>
                <w:rFonts w:ascii="宋体" w:hAnsi="宋体" w:cs="宋体" w:hint="eastAsia"/>
                <w:sz w:val="24"/>
                <w:szCs w:val="24"/>
              </w:rPr>
              <w:fldChar w:fldCharType="separate"/>
            </w:r>
            <w:r>
              <w:rPr>
                <w:rFonts w:ascii="宋体" w:hAnsi="宋体" w:cs="宋体" w:hint="eastAsia"/>
                <w:sz w:val="24"/>
                <w:szCs w:val="24"/>
              </w:rPr>
              <w:t>17</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9844" w:history="1">
            <w:r>
              <w:rPr>
                <w:rFonts w:ascii="宋体" w:hAnsi="宋体" w:cs="宋体" w:hint="eastAsia"/>
                <w:sz w:val="24"/>
                <w:szCs w:val="24"/>
              </w:rPr>
              <w:t>5.1</w:t>
            </w:r>
            <w:r>
              <w:rPr>
                <w:rFonts w:ascii="宋体" w:hAnsi="宋体" w:cs="宋体" w:hint="eastAsia"/>
                <w:sz w:val="24"/>
                <w:szCs w:val="24"/>
              </w:rPr>
              <w:t>登录模块</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_Toc29844 </w:instrText>
            </w:r>
            <w:r>
              <w:rPr>
                <w:rFonts w:ascii="宋体" w:hAnsi="宋体" w:cs="宋体" w:hint="eastAsia"/>
                <w:sz w:val="24"/>
                <w:szCs w:val="24"/>
              </w:rPr>
              <w:fldChar w:fldCharType="separate"/>
            </w:r>
            <w:r>
              <w:rPr>
                <w:rFonts w:ascii="宋体" w:hAnsi="宋体" w:cs="宋体" w:hint="eastAsia"/>
                <w:sz w:val="24"/>
                <w:szCs w:val="24"/>
              </w:rPr>
              <w:t>18</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841" w:history="1">
            <w:r>
              <w:rPr>
                <w:rFonts w:ascii="宋体" w:hAnsi="宋体" w:cs="宋体" w:hint="eastAsia"/>
                <w:sz w:val="24"/>
                <w:szCs w:val="24"/>
              </w:rPr>
              <w:t xml:space="preserve">5.2 </w:t>
            </w:r>
            <w:r>
              <w:rPr>
                <w:rFonts w:ascii="宋体" w:hAnsi="宋体" w:cs="宋体" w:hint="eastAsia"/>
                <w:sz w:val="24"/>
                <w:szCs w:val="24"/>
              </w:rPr>
              <w:t>测量中心模块</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_Toc1841 </w:instrText>
            </w:r>
            <w:r>
              <w:rPr>
                <w:rFonts w:ascii="宋体" w:hAnsi="宋体" w:cs="宋体" w:hint="eastAsia"/>
                <w:sz w:val="24"/>
                <w:szCs w:val="24"/>
              </w:rPr>
              <w:fldChar w:fldCharType="separate"/>
            </w:r>
            <w:r>
              <w:rPr>
                <w:rFonts w:ascii="宋体" w:hAnsi="宋体" w:cs="宋体" w:hint="eastAsia"/>
                <w:sz w:val="24"/>
                <w:szCs w:val="24"/>
              </w:rPr>
              <w:t>19</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0659" w:history="1">
            <w:r>
              <w:rPr>
                <w:rFonts w:ascii="宋体" w:hAnsi="宋体" w:cs="宋体" w:hint="eastAsia"/>
                <w:sz w:val="24"/>
                <w:szCs w:val="24"/>
              </w:rPr>
              <w:t>5.3</w:t>
            </w:r>
            <w:r>
              <w:rPr>
                <w:rFonts w:ascii="宋体" w:hAnsi="宋体" w:cs="宋体" w:hint="eastAsia"/>
                <w:sz w:val="24"/>
                <w:szCs w:val="24"/>
              </w:rPr>
              <w:t>系统管理模块</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_Toc10659 </w:instrText>
            </w:r>
            <w:r>
              <w:rPr>
                <w:rFonts w:ascii="宋体" w:hAnsi="宋体" w:cs="宋体" w:hint="eastAsia"/>
                <w:sz w:val="24"/>
                <w:szCs w:val="24"/>
              </w:rPr>
              <w:fldChar w:fldCharType="separate"/>
            </w:r>
            <w:r>
              <w:rPr>
                <w:rFonts w:ascii="宋体" w:hAnsi="宋体" w:cs="宋体" w:hint="eastAsia"/>
                <w:sz w:val="24"/>
                <w:szCs w:val="24"/>
              </w:rPr>
              <w:t>23</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8674" w:history="1">
            <w:r>
              <w:rPr>
                <w:rFonts w:ascii="宋体" w:hAnsi="宋体" w:cs="宋体" w:hint="eastAsia"/>
                <w:sz w:val="24"/>
                <w:szCs w:val="24"/>
              </w:rPr>
              <w:t>5.4</w:t>
            </w:r>
            <w:r>
              <w:rPr>
                <w:rFonts w:ascii="宋体" w:hAnsi="宋体" w:cs="宋体" w:hint="eastAsia"/>
                <w:sz w:val="24"/>
                <w:szCs w:val="24"/>
              </w:rPr>
              <w:t>视频监控模块</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_Toc8674 </w:instrText>
            </w:r>
            <w:r>
              <w:rPr>
                <w:rFonts w:ascii="宋体" w:hAnsi="宋体" w:cs="宋体" w:hint="eastAsia"/>
                <w:sz w:val="24"/>
                <w:szCs w:val="24"/>
              </w:rPr>
              <w:fldChar w:fldCharType="separate"/>
            </w:r>
            <w:r>
              <w:rPr>
                <w:rFonts w:ascii="宋体" w:hAnsi="宋体" w:cs="宋体" w:hint="eastAsia"/>
                <w:sz w:val="24"/>
                <w:szCs w:val="24"/>
              </w:rPr>
              <w:t>24</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3861" w:history="1">
            <w:r>
              <w:rPr>
                <w:rFonts w:ascii="宋体" w:hAnsi="宋体" w:cs="宋体" w:hint="eastAsia"/>
                <w:sz w:val="24"/>
                <w:szCs w:val="24"/>
              </w:rPr>
              <w:t xml:space="preserve">5.5 </w:t>
            </w:r>
            <w:r>
              <w:rPr>
                <w:rFonts w:ascii="宋体" w:hAnsi="宋体" w:cs="宋体" w:hint="eastAsia"/>
                <w:sz w:val="24"/>
                <w:szCs w:val="24"/>
              </w:rPr>
              <w:t>监控地图模块</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_Toc3861 </w:instrText>
            </w:r>
            <w:r>
              <w:rPr>
                <w:rFonts w:ascii="宋体" w:hAnsi="宋体" w:cs="宋体" w:hint="eastAsia"/>
                <w:sz w:val="24"/>
                <w:szCs w:val="24"/>
              </w:rPr>
              <w:fldChar w:fldCharType="separate"/>
            </w:r>
            <w:r>
              <w:rPr>
                <w:rFonts w:ascii="宋体" w:hAnsi="宋体" w:cs="宋体" w:hint="eastAsia"/>
                <w:sz w:val="24"/>
                <w:szCs w:val="24"/>
              </w:rPr>
              <w:t>24</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0140" w:history="1">
            <w:r>
              <w:rPr>
                <w:rFonts w:ascii="宋体" w:hAnsi="宋体" w:cs="宋体" w:hint="eastAsia"/>
                <w:sz w:val="24"/>
                <w:szCs w:val="24"/>
              </w:rPr>
              <w:t>5.6</w:t>
            </w:r>
            <w:r>
              <w:rPr>
                <w:rFonts w:ascii="宋体" w:hAnsi="宋体" w:cs="宋体" w:hint="eastAsia"/>
                <w:sz w:val="24"/>
                <w:szCs w:val="24"/>
              </w:rPr>
              <w:t>用户管理模块</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_Toc10140 </w:instrText>
            </w:r>
            <w:r>
              <w:rPr>
                <w:rFonts w:ascii="宋体" w:hAnsi="宋体" w:cs="宋体" w:hint="eastAsia"/>
                <w:sz w:val="24"/>
                <w:szCs w:val="24"/>
              </w:rPr>
              <w:fldChar w:fldCharType="separate"/>
            </w:r>
            <w:r>
              <w:rPr>
                <w:rFonts w:ascii="宋体" w:hAnsi="宋体" w:cs="宋体" w:hint="eastAsia"/>
                <w:sz w:val="24"/>
                <w:szCs w:val="24"/>
              </w:rPr>
              <w:t>25</w:t>
            </w:r>
            <w:r>
              <w:rPr>
                <w:rFonts w:ascii="宋体" w:hAnsi="宋体" w:cs="宋体" w:hint="eastAsia"/>
                <w:sz w:val="24"/>
                <w:szCs w:val="24"/>
              </w:rPr>
              <w:fldChar w:fldCharType="end"/>
            </w:r>
          </w:hyperlink>
        </w:p>
        <w:p w:rsidR="004A4CEE" w:rsidRDefault="000F273F">
          <w:pPr>
            <w:pStyle w:val="TOC1"/>
            <w:tabs>
              <w:tab w:val="right" w:leader="dot" w:pos="8306"/>
            </w:tabs>
            <w:spacing w:line="360" w:lineRule="auto"/>
            <w:rPr>
              <w:rFonts w:ascii="宋体" w:hAnsi="宋体" w:cs="宋体"/>
              <w:sz w:val="24"/>
              <w:szCs w:val="24"/>
            </w:rPr>
          </w:pPr>
          <w:hyperlink w:anchor="_Toc22483" w:history="1">
            <w:r>
              <w:rPr>
                <w:rFonts w:ascii="宋体" w:hAnsi="宋体" w:cs="宋体" w:hint="eastAsia"/>
                <w:sz w:val="24"/>
                <w:szCs w:val="24"/>
              </w:rPr>
              <w:t xml:space="preserve">6 </w:t>
            </w:r>
            <w:r>
              <w:rPr>
                <w:rFonts w:ascii="宋体" w:hAnsi="宋体" w:cs="宋体" w:hint="eastAsia"/>
                <w:sz w:val="24"/>
                <w:szCs w:val="24"/>
              </w:rPr>
              <w:t>系统的测试</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_Toc22483 </w:instrText>
            </w:r>
            <w:r>
              <w:rPr>
                <w:rFonts w:ascii="宋体" w:hAnsi="宋体" w:cs="宋体" w:hint="eastAsia"/>
                <w:sz w:val="24"/>
                <w:szCs w:val="24"/>
              </w:rPr>
              <w:fldChar w:fldCharType="separate"/>
            </w:r>
            <w:r>
              <w:rPr>
                <w:rFonts w:ascii="宋体" w:hAnsi="宋体" w:cs="宋体" w:hint="eastAsia"/>
                <w:sz w:val="24"/>
                <w:szCs w:val="24"/>
              </w:rPr>
              <w:t>25</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19253" w:history="1">
            <w:r>
              <w:rPr>
                <w:rFonts w:ascii="宋体" w:hAnsi="宋体" w:cs="宋体" w:hint="eastAsia"/>
                <w:sz w:val="24"/>
                <w:szCs w:val="24"/>
              </w:rPr>
              <w:t>6.1</w:t>
            </w:r>
            <w:r>
              <w:rPr>
                <w:rFonts w:ascii="宋体" w:hAnsi="宋体" w:cs="宋体" w:hint="eastAsia"/>
                <w:sz w:val="24"/>
                <w:szCs w:val="24"/>
              </w:rPr>
              <w:t>单元测试</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_Toc19253 </w:instrText>
            </w:r>
            <w:r>
              <w:rPr>
                <w:rFonts w:ascii="宋体" w:hAnsi="宋体" w:cs="宋体" w:hint="eastAsia"/>
                <w:sz w:val="24"/>
                <w:szCs w:val="24"/>
              </w:rPr>
              <w:fldChar w:fldCharType="separate"/>
            </w:r>
            <w:r>
              <w:rPr>
                <w:rFonts w:ascii="宋体" w:hAnsi="宋体" w:cs="宋体" w:hint="eastAsia"/>
                <w:sz w:val="24"/>
                <w:szCs w:val="24"/>
              </w:rPr>
              <w:t>26</w:t>
            </w:r>
            <w:r>
              <w:rPr>
                <w:rFonts w:ascii="宋体" w:hAnsi="宋体" w:cs="宋体" w:hint="eastAsia"/>
                <w:sz w:val="24"/>
                <w:szCs w:val="24"/>
              </w:rPr>
              <w:fldChar w:fldCharType="end"/>
            </w:r>
          </w:hyperlink>
        </w:p>
        <w:p w:rsidR="004A4CEE" w:rsidRDefault="000F273F">
          <w:pPr>
            <w:pStyle w:val="TOC2"/>
            <w:tabs>
              <w:tab w:val="right" w:leader="dot" w:pos="8306"/>
            </w:tabs>
            <w:spacing w:line="360" w:lineRule="auto"/>
            <w:rPr>
              <w:rFonts w:ascii="宋体" w:hAnsi="宋体" w:cs="宋体"/>
              <w:sz w:val="24"/>
              <w:szCs w:val="24"/>
            </w:rPr>
          </w:pPr>
          <w:hyperlink w:anchor="_Toc20650" w:history="1">
            <w:r>
              <w:rPr>
                <w:rFonts w:ascii="宋体" w:hAnsi="宋体" w:cs="宋体" w:hint="eastAsia"/>
                <w:sz w:val="24"/>
                <w:szCs w:val="24"/>
              </w:rPr>
              <w:t>6.2 OneAPM CPT</w:t>
            </w:r>
            <w:r>
              <w:rPr>
                <w:rFonts w:ascii="宋体" w:hAnsi="宋体" w:cs="宋体" w:hint="eastAsia"/>
                <w:sz w:val="24"/>
                <w:szCs w:val="24"/>
              </w:rPr>
              <w:t>云压测</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_Toc20650 </w:instrText>
            </w:r>
            <w:r>
              <w:rPr>
                <w:rFonts w:ascii="宋体" w:hAnsi="宋体" w:cs="宋体" w:hint="eastAsia"/>
                <w:sz w:val="24"/>
                <w:szCs w:val="24"/>
              </w:rPr>
              <w:fldChar w:fldCharType="separate"/>
            </w:r>
            <w:r>
              <w:rPr>
                <w:rFonts w:ascii="宋体" w:hAnsi="宋体" w:cs="宋体" w:hint="eastAsia"/>
                <w:sz w:val="24"/>
                <w:szCs w:val="24"/>
              </w:rPr>
              <w:t>26</w:t>
            </w:r>
            <w:r>
              <w:rPr>
                <w:rFonts w:ascii="宋体" w:hAnsi="宋体" w:cs="宋体" w:hint="eastAsia"/>
                <w:sz w:val="24"/>
                <w:szCs w:val="24"/>
              </w:rPr>
              <w:fldChar w:fldCharType="end"/>
            </w:r>
          </w:hyperlink>
        </w:p>
        <w:p w:rsidR="004A4CEE" w:rsidRDefault="000F273F">
          <w:pPr>
            <w:pStyle w:val="TOC1"/>
            <w:tabs>
              <w:tab w:val="right" w:leader="dot" w:pos="8306"/>
            </w:tabs>
            <w:spacing w:line="360" w:lineRule="auto"/>
            <w:rPr>
              <w:rFonts w:ascii="宋体" w:hAnsi="宋体" w:cs="宋体"/>
              <w:sz w:val="24"/>
              <w:szCs w:val="24"/>
            </w:rPr>
          </w:pPr>
          <w:hyperlink w:anchor="_Toc7788" w:history="1">
            <w:r>
              <w:rPr>
                <w:rFonts w:ascii="宋体" w:hAnsi="宋体" w:cs="宋体" w:hint="eastAsia"/>
                <w:sz w:val="24"/>
                <w:szCs w:val="24"/>
              </w:rPr>
              <w:t>7</w:t>
            </w:r>
            <w:r>
              <w:rPr>
                <w:rFonts w:ascii="宋体" w:hAnsi="宋体" w:cs="宋体" w:hint="eastAsia"/>
                <w:sz w:val="24"/>
                <w:szCs w:val="24"/>
              </w:rPr>
              <w:t>总结和展望</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_Toc7788 </w:instrText>
            </w:r>
            <w:r>
              <w:rPr>
                <w:rFonts w:ascii="宋体" w:hAnsi="宋体" w:cs="宋体" w:hint="eastAsia"/>
                <w:sz w:val="24"/>
                <w:szCs w:val="24"/>
              </w:rPr>
              <w:fldChar w:fldCharType="separate"/>
            </w:r>
            <w:r>
              <w:rPr>
                <w:rFonts w:ascii="宋体" w:hAnsi="宋体" w:cs="宋体" w:hint="eastAsia"/>
                <w:sz w:val="24"/>
                <w:szCs w:val="24"/>
              </w:rPr>
              <w:t>27</w:t>
            </w:r>
            <w:r>
              <w:rPr>
                <w:rFonts w:ascii="宋体" w:hAnsi="宋体" w:cs="宋体" w:hint="eastAsia"/>
                <w:sz w:val="24"/>
                <w:szCs w:val="24"/>
              </w:rPr>
              <w:fldChar w:fldCharType="end"/>
            </w:r>
          </w:hyperlink>
        </w:p>
        <w:p w:rsidR="004A4CEE" w:rsidRDefault="000F273F">
          <w:pPr>
            <w:pStyle w:val="TOC1"/>
            <w:tabs>
              <w:tab w:val="right" w:leader="dot" w:pos="8306"/>
            </w:tabs>
            <w:spacing w:line="360" w:lineRule="auto"/>
            <w:rPr>
              <w:rFonts w:ascii="宋体" w:hAnsi="宋体" w:cs="宋体"/>
              <w:sz w:val="24"/>
              <w:szCs w:val="24"/>
            </w:rPr>
          </w:pPr>
          <w:hyperlink w:anchor="_Toc25590" w:history="1">
            <w:r>
              <w:rPr>
                <w:rFonts w:ascii="宋体" w:hAnsi="宋体" w:cs="宋体" w:hint="eastAsia"/>
                <w:bCs/>
                <w:sz w:val="24"/>
                <w:szCs w:val="24"/>
              </w:rPr>
              <w:t>参考文献</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_Toc25590 </w:instrText>
            </w:r>
            <w:r>
              <w:rPr>
                <w:rFonts w:ascii="宋体" w:hAnsi="宋体" w:cs="宋体" w:hint="eastAsia"/>
                <w:sz w:val="24"/>
                <w:szCs w:val="24"/>
              </w:rPr>
              <w:fldChar w:fldCharType="separate"/>
            </w:r>
            <w:r>
              <w:rPr>
                <w:rFonts w:ascii="宋体" w:hAnsi="宋体" w:cs="宋体" w:hint="eastAsia"/>
                <w:sz w:val="24"/>
                <w:szCs w:val="24"/>
              </w:rPr>
              <w:t>29</w:t>
            </w:r>
            <w:r>
              <w:rPr>
                <w:rFonts w:ascii="宋体" w:hAnsi="宋体" w:cs="宋体" w:hint="eastAsia"/>
                <w:sz w:val="24"/>
                <w:szCs w:val="24"/>
              </w:rPr>
              <w:fldChar w:fldCharType="end"/>
            </w:r>
          </w:hyperlink>
        </w:p>
        <w:p w:rsidR="004A4CEE" w:rsidRDefault="000F273F">
          <w:pPr>
            <w:pStyle w:val="TOC1"/>
            <w:tabs>
              <w:tab w:val="right" w:leader="dot" w:pos="8306"/>
            </w:tabs>
            <w:spacing w:line="360" w:lineRule="auto"/>
          </w:pPr>
          <w:hyperlink w:anchor="_Toc27483" w:history="1">
            <w:r>
              <w:rPr>
                <w:rFonts w:ascii="宋体" w:hAnsi="宋体" w:cs="宋体" w:hint="eastAsia"/>
                <w:bCs/>
                <w:sz w:val="24"/>
                <w:szCs w:val="24"/>
              </w:rPr>
              <w:t>致</w:t>
            </w:r>
            <w:r>
              <w:rPr>
                <w:rFonts w:ascii="宋体" w:hAnsi="宋体" w:cs="宋体" w:hint="eastAsia"/>
                <w:bCs/>
                <w:sz w:val="24"/>
                <w:szCs w:val="24"/>
              </w:rPr>
              <w:t xml:space="preserve"> </w:t>
            </w:r>
            <w:r>
              <w:rPr>
                <w:rFonts w:ascii="宋体" w:hAnsi="宋体" w:cs="宋体" w:hint="eastAsia"/>
                <w:bCs/>
                <w:sz w:val="24"/>
                <w:szCs w:val="24"/>
              </w:rPr>
              <w:t>谢</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_Toc27483 </w:instrText>
            </w:r>
            <w:r>
              <w:rPr>
                <w:rFonts w:ascii="宋体" w:hAnsi="宋体" w:cs="宋体" w:hint="eastAsia"/>
                <w:sz w:val="24"/>
                <w:szCs w:val="24"/>
              </w:rPr>
              <w:fldChar w:fldCharType="separate"/>
            </w:r>
            <w:r>
              <w:rPr>
                <w:rFonts w:ascii="宋体" w:hAnsi="宋体" w:cs="宋体" w:hint="eastAsia"/>
                <w:sz w:val="24"/>
                <w:szCs w:val="24"/>
              </w:rPr>
              <w:t>30</w:t>
            </w:r>
            <w:r>
              <w:rPr>
                <w:rFonts w:ascii="宋体" w:hAnsi="宋体" w:cs="宋体" w:hint="eastAsia"/>
                <w:sz w:val="24"/>
                <w:szCs w:val="24"/>
              </w:rPr>
              <w:fldChar w:fldCharType="end"/>
            </w:r>
          </w:hyperlink>
        </w:p>
        <w:p w:rsidR="004A4CEE" w:rsidRDefault="000F273F">
          <w:pPr>
            <w:pStyle w:val="TOC1"/>
            <w:tabs>
              <w:tab w:val="right" w:leader="dot" w:pos="8296"/>
            </w:tabs>
            <w:spacing w:line="360" w:lineRule="auto"/>
          </w:pPr>
          <w:r>
            <w:rPr>
              <w:bCs/>
              <w:lang w:val="zh-CN"/>
            </w:rPr>
            <w:fldChar w:fldCharType="end"/>
          </w:r>
        </w:p>
      </w:sdtContent>
    </w:sdt>
    <w:p w:rsidR="004A4CEE" w:rsidRDefault="004A4CEE"/>
    <w:p w:rsidR="004A4CEE" w:rsidRDefault="004A4CEE">
      <w:pPr>
        <w:sectPr w:rsidR="004A4CEE">
          <w:footerReference w:type="even" r:id="rId24"/>
          <w:footerReference w:type="default" r:id="rId25"/>
          <w:footerReference w:type="first" r:id="rId26"/>
          <w:pgSz w:w="11906" w:h="16838"/>
          <w:pgMar w:top="1440" w:right="1800" w:bottom="1440" w:left="1800" w:header="851" w:footer="992" w:gutter="0"/>
          <w:pgNumType w:fmt="upperRoman"/>
          <w:cols w:space="425"/>
          <w:titlePg/>
          <w:docGrid w:type="lines" w:linePitch="312"/>
        </w:sectPr>
      </w:pPr>
    </w:p>
    <w:p w:rsidR="004A4CEE" w:rsidRDefault="000F273F">
      <w:pPr>
        <w:pStyle w:val="1"/>
        <w:rPr>
          <w:rFonts w:ascii="黑体" w:hAnsi="黑体"/>
          <w:szCs w:val="30"/>
        </w:rPr>
      </w:pPr>
      <w:bookmarkStart w:id="3" w:name="_Toc11005724"/>
      <w:bookmarkStart w:id="4" w:name="_Toc10450183"/>
      <w:bookmarkStart w:id="5" w:name="_Toc15168_WPSOffice_Level1"/>
      <w:bookmarkStart w:id="6" w:name="_Toc11006422"/>
      <w:bookmarkStart w:id="7" w:name="_Toc22193"/>
      <w:r>
        <w:rPr>
          <w:rFonts w:ascii="黑体" w:hAnsi="黑体" w:hint="eastAsia"/>
          <w:szCs w:val="30"/>
        </w:rPr>
        <w:lastRenderedPageBreak/>
        <w:t xml:space="preserve">1 </w:t>
      </w:r>
      <w:r>
        <w:rPr>
          <w:rFonts w:ascii="黑体" w:hAnsi="黑体" w:hint="eastAsia"/>
          <w:szCs w:val="30"/>
        </w:rPr>
        <w:t>绪论</w:t>
      </w:r>
      <w:bookmarkEnd w:id="1"/>
      <w:bookmarkEnd w:id="2"/>
      <w:bookmarkEnd w:id="3"/>
      <w:bookmarkEnd w:id="4"/>
      <w:bookmarkEnd w:id="5"/>
      <w:bookmarkEnd w:id="6"/>
      <w:bookmarkEnd w:id="7"/>
    </w:p>
    <w:p w:rsidR="004A4CEE" w:rsidRDefault="000F273F">
      <w:pPr>
        <w:pStyle w:val="2"/>
        <w:rPr>
          <w:rFonts w:ascii="黑体" w:hAnsi="黑体"/>
        </w:rPr>
      </w:pPr>
      <w:bookmarkStart w:id="8" w:name="_Toc511632091"/>
      <w:bookmarkStart w:id="9" w:name="_Toc11005725"/>
      <w:bookmarkStart w:id="10" w:name="_Toc960"/>
      <w:bookmarkStart w:id="11" w:name="_Toc482633767"/>
      <w:bookmarkStart w:id="12" w:name="_Toc485497905"/>
      <w:bookmarkStart w:id="13" w:name="_Toc10450184"/>
      <w:bookmarkStart w:id="14" w:name="_Toc11006423"/>
      <w:bookmarkStart w:id="15" w:name="_Toc511632150"/>
      <w:bookmarkStart w:id="16" w:name="_Toc21638"/>
      <w:bookmarkStart w:id="17" w:name="_Toc25700_WPSOffice_Level2"/>
      <w:bookmarkStart w:id="18" w:name="_Toc23504"/>
      <w:r>
        <w:rPr>
          <w:rFonts w:ascii="黑体" w:hAnsi="黑体" w:hint="eastAsia"/>
        </w:rPr>
        <w:t xml:space="preserve">1.1 </w:t>
      </w:r>
      <w:r>
        <w:rPr>
          <w:rFonts w:ascii="黑体" w:hAnsi="黑体" w:hint="eastAsia"/>
        </w:rPr>
        <w:t>选题背景及意义</w:t>
      </w:r>
      <w:bookmarkEnd w:id="8"/>
      <w:bookmarkEnd w:id="9"/>
      <w:bookmarkEnd w:id="10"/>
      <w:bookmarkEnd w:id="11"/>
      <w:bookmarkEnd w:id="12"/>
      <w:bookmarkEnd w:id="13"/>
      <w:bookmarkEnd w:id="14"/>
      <w:bookmarkEnd w:id="15"/>
      <w:bookmarkEnd w:id="16"/>
      <w:bookmarkEnd w:id="17"/>
      <w:bookmarkEnd w:id="18"/>
    </w:p>
    <w:p w:rsidR="004A4CEE" w:rsidRDefault="000F273F">
      <w:pPr>
        <w:pStyle w:val="af2"/>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REF _Ref516561929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w:t>
      </w:r>
      <w:r>
        <w:rPr>
          <w:rFonts w:hint="eastAsia"/>
        </w:rPr>
        <w:t>旦出事，极易造成重特大事故</w:t>
      </w:r>
      <w:r>
        <w:rPr>
          <w:vertAlign w:val="superscript"/>
        </w:rPr>
        <w:fldChar w:fldCharType="begin"/>
      </w:r>
      <w:r>
        <w:rPr>
          <w:vertAlign w:val="superscript"/>
        </w:rPr>
        <w:instrText xml:space="preserve"> </w:instrText>
      </w:r>
      <w:r>
        <w:rPr>
          <w:rFonts w:hint="eastAsia"/>
          <w:vertAlign w:val="superscript"/>
        </w:rPr>
        <w:instrText>REF _Ref516562108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w:t>
      </w:r>
      <w:r>
        <w:rPr>
          <w:rFonts w:hint="eastAsia"/>
        </w:rPr>
        <w:t>93</w:t>
      </w:r>
      <w:r>
        <w:rPr>
          <w:rFonts w:hint="eastAsia"/>
        </w:rPr>
        <w:t>种事故、公害隐患中，名列第</w:t>
      </w:r>
      <w:r>
        <w:rPr>
          <w:rFonts w:hint="eastAsia"/>
        </w:rPr>
        <w:t>18</w:t>
      </w:r>
      <w:r>
        <w:rPr>
          <w:rFonts w:hint="eastAsia"/>
        </w:rPr>
        <w:t>位。</w:t>
      </w:r>
      <w:r>
        <w:rPr>
          <w:rFonts w:hint="eastAsia"/>
        </w:rPr>
        <w:t>1962</w:t>
      </w:r>
      <w:r>
        <w:rPr>
          <w:rFonts w:hint="eastAsia"/>
        </w:rPr>
        <w:t>年</w:t>
      </w:r>
      <w:r>
        <w:rPr>
          <w:rFonts w:hint="eastAsia"/>
        </w:rPr>
        <w:t>9</w:t>
      </w:r>
      <w:r>
        <w:rPr>
          <w:rFonts w:hint="eastAsia"/>
        </w:rPr>
        <w:t>月</w:t>
      </w:r>
      <w:r>
        <w:rPr>
          <w:rFonts w:hint="eastAsia"/>
        </w:rPr>
        <w:t>26</w:t>
      </w:r>
      <w:r>
        <w:rPr>
          <w:rFonts w:hint="eastAsia"/>
        </w:rPr>
        <w:t>日，云南个旧</w:t>
      </w:r>
      <w:proofErr w:type="gramStart"/>
      <w:r>
        <w:rPr>
          <w:rFonts w:hint="eastAsia"/>
        </w:rPr>
        <w:t>云锡火</w:t>
      </w:r>
      <w:proofErr w:type="gramEnd"/>
      <w:r>
        <w:rPr>
          <w:rFonts w:hint="eastAsia"/>
        </w:rPr>
        <w:t>谷都尾矿库事故，造成</w:t>
      </w:r>
      <w:r>
        <w:rPr>
          <w:rFonts w:hint="eastAsia"/>
        </w:rPr>
        <w:t>171</w:t>
      </w:r>
      <w:r>
        <w:rPr>
          <w:rFonts w:hint="eastAsia"/>
        </w:rPr>
        <w:t>人死亡、</w:t>
      </w:r>
      <w:r>
        <w:rPr>
          <w:rFonts w:hint="eastAsia"/>
        </w:rPr>
        <w:t>92</w:t>
      </w:r>
      <w:r>
        <w:rPr>
          <w:rFonts w:hint="eastAsia"/>
        </w:rPr>
        <w:t>人受伤，</w:t>
      </w:r>
      <w:r>
        <w:rPr>
          <w:rFonts w:hint="eastAsia"/>
        </w:rPr>
        <w:t>11</w:t>
      </w:r>
      <w:r>
        <w:rPr>
          <w:rFonts w:hint="eastAsia"/>
        </w:rPr>
        <w:t>个村寨及</w:t>
      </w:r>
      <w:r>
        <w:rPr>
          <w:rFonts w:hint="eastAsia"/>
        </w:rPr>
        <w:t>1</w:t>
      </w:r>
      <w:r>
        <w:rPr>
          <w:rFonts w:hint="eastAsia"/>
        </w:rPr>
        <w:t>座农场被毁。</w:t>
      </w:r>
      <w:r>
        <w:rPr>
          <w:rFonts w:hint="eastAsia"/>
        </w:rPr>
        <w:t>1985</w:t>
      </w:r>
      <w:r>
        <w:rPr>
          <w:rFonts w:hint="eastAsia"/>
        </w:rPr>
        <w:t>年</w:t>
      </w:r>
      <w:r>
        <w:rPr>
          <w:rFonts w:hint="eastAsia"/>
        </w:rPr>
        <w:t>8</w:t>
      </w:r>
      <w:r>
        <w:rPr>
          <w:rFonts w:hint="eastAsia"/>
        </w:rPr>
        <w:t>月</w:t>
      </w:r>
      <w:r>
        <w:rPr>
          <w:rFonts w:hint="eastAsia"/>
        </w:rPr>
        <w:t>25</w:t>
      </w:r>
      <w:r>
        <w:rPr>
          <w:rFonts w:hint="eastAsia"/>
        </w:rPr>
        <w:t>日，牛角</w:t>
      </w:r>
      <w:proofErr w:type="gramStart"/>
      <w:r>
        <w:rPr>
          <w:rFonts w:hint="eastAsia"/>
        </w:rPr>
        <w:t>垅</w:t>
      </w:r>
      <w:proofErr w:type="gramEnd"/>
      <w:r>
        <w:rPr>
          <w:rFonts w:hint="eastAsia"/>
        </w:rPr>
        <w:t>尾矿库事故，造成</w:t>
      </w:r>
      <w:r>
        <w:rPr>
          <w:rFonts w:hint="eastAsia"/>
        </w:rPr>
        <w:t>49</w:t>
      </w:r>
      <w:r>
        <w:rPr>
          <w:rFonts w:hint="eastAsia"/>
        </w:rPr>
        <w:t>人</w:t>
      </w:r>
      <w:r>
        <w:rPr>
          <w:rFonts w:hint="eastAsia"/>
        </w:rPr>
        <w:t>死亡，直接经济损失达</w:t>
      </w:r>
      <w:r>
        <w:rPr>
          <w:rFonts w:hint="eastAsia"/>
        </w:rPr>
        <w:t>1300</w:t>
      </w:r>
      <w:r>
        <w:rPr>
          <w:rFonts w:hint="eastAsia"/>
        </w:rPr>
        <w:t>多万元</w:t>
      </w:r>
      <w:r>
        <w:rPr>
          <w:vertAlign w:val="superscript"/>
        </w:rPr>
        <w:fldChar w:fldCharType="begin"/>
      </w:r>
      <w:r>
        <w:rPr>
          <w:vertAlign w:val="superscript"/>
        </w:rPr>
        <w:instrText xml:space="preserve"> </w:instrText>
      </w:r>
      <w:r>
        <w:rPr>
          <w:rFonts w:hint="eastAsia"/>
          <w:vertAlign w:val="superscript"/>
        </w:rPr>
        <w:instrText>REF _Ref516562231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w:t>
      </w:r>
      <w:r>
        <w:rPr>
          <w:rFonts w:hint="eastAsia"/>
        </w:rPr>
        <w:t>2008</w:t>
      </w:r>
      <w:r>
        <w:rPr>
          <w:rFonts w:hint="eastAsia"/>
        </w:rPr>
        <w:t>年</w:t>
      </w:r>
      <w:r>
        <w:rPr>
          <w:rFonts w:hint="eastAsia"/>
        </w:rPr>
        <w:t>9</w:t>
      </w:r>
      <w:r>
        <w:rPr>
          <w:rFonts w:hint="eastAsia"/>
        </w:rPr>
        <w:t>月</w:t>
      </w:r>
      <w:r>
        <w:rPr>
          <w:rFonts w:hint="eastAsia"/>
        </w:rPr>
        <w:t>8</w:t>
      </w:r>
      <w:r>
        <w:rPr>
          <w:rFonts w:hint="eastAsia"/>
        </w:rPr>
        <w:t>日，襄汾尾矿溃坝造成</w:t>
      </w:r>
      <w:r>
        <w:rPr>
          <w:rFonts w:hint="eastAsia"/>
        </w:rPr>
        <w:t>277</w:t>
      </w:r>
      <w:r>
        <w:rPr>
          <w:rFonts w:hint="eastAsia"/>
        </w:rPr>
        <w:t>人死亡、</w:t>
      </w:r>
      <w:r>
        <w:rPr>
          <w:rFonts w:hint="eastAsia"/>
        </w:rPr>
        <w:t>4</w:t>
      </w:r>
      <w:r>
        <w:rPr>
          <w:rFonts w:hint="eastAsia"/>
        </w:rPr>
        <w:t>人失踪、</w:t>
      </w:r>
      <w:r>
        <w:rPr>
          <w:rFonts w:hint="eastAsia"/>
        </w:rPr>
        <w:t>33</w:t>
      </w:r>
      <w:r>
        <w:rPr>
          <w:rFonts w:hint="eastAsia"/>
        </w:rPr>
        <w:t>人受伤，直接经济损失达</w:t>
      </w:r>
      <w:r>
        <w:rPr>
          <w:rFonts w:hint="eastAsia"/>
        </w:rPr>
        <w:t>9619</w:t>
      </w:r>
      <w:r>
        <w:rPr>
          <w:rFonts w:hint="eastAsia"/>
        </w:rPr>
        <w:t>万元</w:t>
      </w:r>
      <w:r>
        <w:rPr>
          <w:vertAlign w:val="superscript"/>
        </w:rPr>
        <w:fldChar w:fldCharType="begin"/>
      </w:r>
      <w:r>
        <w:rPr>
          <w:vertAlign w:val="superscript"/>
        </w:rPr>
        <w:instrText xml:space="preserve"> </w:instrText>
      </w:r>
      <w:r>
        <w:rPr>
          <w:rFonts w:hint="eastAsia"/>
          <w:vertAlign w:val="superscript"/>
        </w:rPr>
        <w:instrText>REF _Ref513463123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rsidR="004A4CEE" w:rsidRDefault="000F273F">
      <w:pPr>
        <w:pStyle w:val="af2"/>
        <w:adjustRightInd w:val="0"/>
        <w:snapToGrid w:val="0"/>
      </w:pPr>
      <w:r>
        <w:rPr>
          <w:szCs w:val="24"/>
        </w:rPr>
        <w:t>本次研究与开发的这个</w:t>
      </w:r>
      <w:r>
        <w:rPr>
          <w:rFonts w:hint="eastAsia"/>
          <w:szCs w:val="24"/>
        </w:rPr>
        <w:t>基于</w:t>
      </w:r>
      <w:r>
        <w:rPr>
          <w:rFonts w:hint="eastAsia"/>
          <w:szCs w:val="24"/>
        </w:rPr>
        <w:t>J2EE</w:t>
      </w:r>
      <w:r>
        <w:rPr>
          <w:rFonts w:hint="eastAsia"/>
          <w:szCs w:val="24"/>
        </w:rPr>
        <w:t>的尾矿库</w:t>
      </w:r>
      <w:proofErr w:type="gramStart"/>
      <w:r>
        <w:rPr>
          <w:rFonts w:hint="eastAsia"/>
          <w:szCs w:val="24"/>
        </w:rPr>
        <w:t>安全云</w:t>
      </w:r>
      <w:proofErr w:type="gramEnd"/>
      <w:r>
        <w:rPr>
          <w:rFonts w:hint="eastAsia"/>
          <w:szCs w:val="24"/>
        </w:rPr>
        <w:t>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rsidR="004A4CEE" w:rsidRDefault="000F273F">
      <w:pPr>
        <w:pStyle w:val="2"/>
        <w:rPr>
          <w:rFonts w:ascii="黑体" w:hAnsi="黑体"/>
        </w:rPr>
      </w:pPr>
      <w:bookmarkStart w:id="19" w:name="_Toc485497906"/>
      <w:bookmarkStart w:id="20" w:name="_Toc28757_WPSOffice_Level2"/>
      <w:bookmarkStart w:id="21" w:name="_Toc6450"/>
      <w:bookmarkStart w:id="22" w:name="_Toc17428"/>
      <w:bookmarkStart w:id="23" w:name="_Toc11006424"/>
      <w:bookmarkStart w:id="24" w:name="_Toc511632092"/>
      <w:bookmarkStart w:id="25" w:name="_Toc10450185"/>
      <w:bookmarkStart w:id="26" w:name="_Toc482633768"/>
      <w:bookmarkStart w:id="27" w:name="_Toc11005726"/>
      <w:bookmarkStart w:id="28" w:name="_Toc511632151"/>
      <w:bookmarkStart w:id="29" w:name="_Toc25598"/>
      <w:r>
        <w:rPr>
          <w:rFonts w:ascii="黑体" w:hAnsi="黑体"/>
        </w:rPr>
        <w:t>1.2</w:t>
      </w:r>
      <w:r>
        <w:rPr>
          <w:rFonts w:ascii="黑体" w:hAnsi="黑体" w:hint="eastAsia"/>
        </w:rPr>
        <w:t xml:space="preserve"> </w:t>
      </w:r>
      <w:r>
        <w:rPr>
          <w:rFonts w:ascii="黑体" w:hAnsi="黑体" w:hint="eastAsia"/>
        </w:rPr>
        <w:t>尾矿库坝体安全性能检测系统概述</w:t>
      </w:r>
      <w:bookmarkEnd w:id="19"/>
      <w:bookmarkEnd w:id="20"/>
      <w:bookmarkEnd w:id="21"/>
      <w:bookmarkEnd w:id="22"/>
      <w:bookmarkEnd w:id="23"/>
      <w:bookmarkEnd w:id="24"/>
      <w:bookmarkEnd w:id="25"/>
      <w:bookmarkEnd w:id="26"/>
      <w:bookmarkEnd w:id="27"/>
      <w:bookmarkEnd w:id="28"/>
      <w:bookmarkEnd w:id="29"/>
    </w:p>
    <w:p w:rsidR="004A4CEE" w:rsidRDefault="000F273F">
      <w:pPr>
        <w:pStyle w:val="af2"/>
        <w:adjustRightInd w:val="0"/>
        <w:snapToGrid w:val="0"/>
      </w:pPr>
      <w:r>
        <w:rPr>
          <w:rFonts w:hint="eastAsia"/>
        </w:rPr>
        <w:t>本系是前后端全分离的开发形</w:t>
      </w:r>
      <w:r>
        <w:rPr>
          <w:rFonts w:hint="eastAsia"/>
        </w:rPr>
        <w:t>式开发，页面用</w:t>
      </w:r>
      <w:r>
        <w:rPr>
          <w:rFonts w:hint="eastAsia"/>
        </w:rPr>
        <w:t>Vue</w:t>
      </w:r>
      <w:r>
        <w:rPr>
          <w:rFonts w:hint="eastAsia"/>
        </w:rPr>
        <w:t>、</w:t>
      </w:r>
      <w:proofErr w:type="spellStart"/>
      <w:r>
        <w:rPr>
          <w:rFonts w:hint="eastAsia"/>
        </w:rPr>
        <w:t>echarts</w:t>
      </w:r>
      <w:proofErr w:type="spellEnd"/>
      <w:r>
        <w:rPr>
          <w:rFonts w:hint="eastAsia"/>
        </w:rPr>
        <w:t>等框架开发，后台用</w:t>
      </w:r>
      <w:r>
        <w:rPr>
          <w:rFonts w:hint="eastAsia"/>
        </w:rPr>
        <w:t>Java</w:t>
      </w:r>
      <w:r>
        <w:rPr>
          <w:rFonts w:hint="eastAsia"/>
        </w:rPr>
        <w:t>语言为基础，利用</w:t>
      </w:r>
      <w:proofErr w:type="spellStart"/>
      <w:r>
        <w:rPr>
          <w:rFonts w:hint="eastAsia"/>
        </w:rPr>
        <w:t>SpringBoot</w:t>
      </w:r>
      <w:proofErr w:type="spellEnd"/>
      <w:r>
        <w:rPr>
          <w:rFonts w:hint="eastAsia"/>
        </w:rPr>
        <w:t>、</w:t>
      </w:r>
      <w:r>
        <w:rPr>
          <w:rFonts w:hint="eastAsia"/>
        </w:rPr>
        <w:t>Vue</w:t>
      </w:r>
      <w:r>
        <w:rPr>
          <w:rFonts w:hint="eastAsia"/>
        </w:rPr>
        <w:t>、</w:t>
      </w:r>
      <w:proofErr w:type="spellStart"/>
      <w:r>
        <w:rPr>
          <w:rFonts w:hint="eastAsia"/>
        </w:rPr>
        <w:t>echarts</w:t>
      </w:r>
      <w:proofErr w:type="spellEnd"/>
      <w:r>
        <w:rPr>
          <w:rFonts w:hint="eastAsia"/>
        </w:rPr>
        <w:t>、</w:t>
      </w:r>
      <w:proofErr w:type="spellStart"/>
      <w:r>
        <w:rPr>
          <w:rFonts w:hint="eastAsia"/>
        </w:rPr>
        <w:t>jpa</w:t>
      </w:r>
      <w:proofErr w:type="spellEnd"/>
      <w:r>
        <w:rPr>
          <w:rFonts w:hint="eastAsia"/>
        </w:rPr>
        <w:t>、</w:t>
      </w:r>
      <w:proofErr w:type="spellStart"/>
      <w:r>
        <w:rPr>
          <w:rFonts w:hint="eastAsia"/>
        </w:rPr>
        <w:t>Mybatis</w:t>
      </w:r>
      <w:proofErr w:type="spellEnd"/>
      <w:r>
        <w:rPr>
          <w:rFonts w:hint="eastAsia"/>
        </w:rPr>
        <w:t>、</w:t>
      </w:r>
      <w:r>
        <w:rPr>
          <w:rFonts w:hint="eastAsia"/>
        </w:rPr>
        <w:t>POI</w:t>
      </w:r>
      <w:r>
        <w:rPr>
          <w:rFonts w:hint="eastAsia"/>
        </w:rPr>
        <w:t>等最新的技术进行开发，主要是以尾矿库的安全数据监控，异常预警，异常处理，人员管理功能为主，实现最大程度的保障人民的生命和财产安全。</w:t>
      </w:r>
    </w:p>
    <w:p w:rsidR="004A4CEE" w:rsidRDefault="000F273F">
      <w:pPr>
        <w:pStyle w:val="2"/>
        <w:rPr>
          <w:rFonts w:ascii="黑体" w:hAnsi="黑体"/>
        </w:rPr>
      </w:pPr>
      <w:bookmarkStart w:id="30" w:name="_Toc10450186"/>
      <w:bookmarkStart w:id="31" w:name="_Toc11005727"/>
      <w:bookmarkStart w:id="32" w:name="_Toc31993_WPSOffice_Level2"/>
      <w:bookmarkStart w:id="33" w:name="_Toc11006425"/>
      <w:bookmarkStart w:id="34" w:name="_Toc20166"/>
      <w:r>
        <w:rPr>
          <w:rFonts w:ascii="黑体" w:hAnsi="黑体" w:hint="eastAsia"/>
        </w:rPr>
        <w:t>1.3.</w:t>
      </w:r>
      <w:r>
        <w:rPr>
          <w:rFonts w:ascii="黑体" w:hAnsi="黑体" w:hint="eastAsia"/>
        </w:rPr>
        <w:t>国内外研究现状</w:t>
      </w:r>
      <w:bookmarkEnd w:id="30"/>
      <w:bookmarkEnd w:id="31"/>
      <w:bookmarkEnd w:id="32"/>
      <w:bookmarkEnd w:id="33"/>
      <w:bookmarkEnd w:id="34"/>
    </w:p>
    <w:p w:rsidR="004A4CEE" w:rsidRDefault="000F273F">
      <w:pPr>
        <w:pStyle w:val="af2"/>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w:t>
      </w:r>
      <w:r>
        <w:rPr>
          <w:rFonts w:hint="eastAsia"/>
        </w:rPr>
        <w:t>提供技术和服务支持。由于整体信息化水平相对落后，资金短缺，理论体系不完善，国内尾矿库监控管理技术，服务范围、服务质量和人员的要求，与国外相比有一定差距。</w:t>
      </w:r>
    </w:p>
    <w:p w:rsidR="004A4CEE" w:rsidRDefault="000F273F">
      <w:pPr>
        <w:pStyle w:val="2"/>
        <w:rPr>
          <w:bCs w:val="0"/>
        </w:rPr>
      </w:pPr>
      <w:bookmarkStart w:id="35" w:name="_Toc485497908"/>
      <w:bookmarkStart w:id="36" w:name="_Toc11006426"/>
      <w:bookmarkStart w:id="37" w:name="_Toc8234"/>
      <w:bookmarkStart w:id="38" w:name="_Toc24086"/>
      <w:bookmarkStart w:id="39" w:name="_Toc11005728"/>
      <w:bookmarkStart w:id="40" w:name="_Toc21013_WPSOffice_Level2"/>
      <w:bookmarkStart w:id="41" w:name="_Toc511632094"/>
      <w:bookmarkStart w:id="42" w:name="_Toc10450187"/>
      <w:bookmarkStart w:id="43" w:name="_Toc511632153"/>
      <w:bookmarkStart w:id="44" w:name="_Toc26277"/>
      <w:r>
        <w:rPr>
          <w:rFonts w:ascii="黑体" w:hAnsi="黑体" w:hint="eastAsia"/>
        </w:rPr>
        <w:lastRenderedPageBreak/>
        <w:t>1.</w:t>
      </w:r>
      <w:bookmarkEnd w:id="35"/>
      <w:r>
        <w:rPr>
          <w:rFonts w:ascii="黑体" w:hAnsi="黑体" w:hint="eastAsia"/>
        </w:rPr>
        <w:t>4</w:t>
      </w:r>
      <w:r>
        <w:rPr>
          <w:rFonts w:ascii="黑体" w:hAnsi="黑体"/>
        </w:rPr>
        <w:t xml:space="preserve"> </w:t>
      </w:r>
      <w:r>
        <w:rPr>
          <w:rFonts w:hint="eastAsia"/>
          <w:bCs w:val="0"/>
        </w:rPr>
        <w:t>基于</w:t>
      </w:r>
      <w:r>
        <w:rPr>
          <w:rFonts w:hint="eastAsia"/>
          <w:bCs w:val="0"/>
        </w:rPr>
        <w:t>J2EE</w:t>
      </w:r>
      <w:r>
        <w:rPr>
          <w:rFonts w:hint="eastAsia"/>
          <w:bCs w:val="0"/>
        </w:rPr>
        <w:t>的尾矿库坝体安全性能检测系统</w:t>
      </w:r>
      <w:r>
        <w:rPr>
          <w:rFonts w:hint="eastAsia"/>
        </w:rPr>
        <w:t>的特点</w:t>
      </w:r>
      <w:bookmarkEnd w:id="36"/>
      <w:bookmarkEnd w:id="37"/>
      <w:bookmarkEnd w:id="38"/>
      <w:bookmarkEnd w:id="39"/>
      <w:bookmarkEnd w:id="40"/>
      <w:bookmarkEnd w:id="41"/>
      <w:bookmarkEnd w:id="42"/>
      <w:bookmarkEnd w:id="43"/>
      <w:bookmarkEnd w:id="44"/>
    </w:p>
    <w:p w:rsidR="004A4CEE" w:rsidRDefault="000F273F">
      <w:pPr>
        <w:pStyle w:val="af2"/>
        <w:adjustRightInd w:val="0"/>
        <w:snapToGrid w:val="0"/>
      </w:pPr>
      <w:r>
        <w:rPr>
          <w:rFonts w:hint="eastAsia"/>
        </w:rPr>
        <w:t>健壮性：系统在输入部分做了过滤，针对用户名、密码电子邮箱等有规则的输入进行了正则判定，过滤非法输入，对错误输入进行容错提示。</w:t>
      </w:r>
    </w:p>
    <w:p w:rsidR="004A4CEE" w:rsidRDefault="000F273F">
      <w:pPr>
        <w:pStyle w:val="af2"/>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rsidR="004A4CEE" w:rsidRDefault="000F273F">
      <w:pPr>
        <w:pStyle w:val="af2"/>
        <w:adjustRightInd w:val="0"/>
        <w:snapToGrid w:val="0"/>
      </w:pPr>
      <w:r>
        <w:rPr>
          <w:rFonts w:hint="eastAsia"/>
        </w:rPr>
        <w:t>兼容性：系统是基于云平台的，只存在前端页面的兼容性问题，本系统前端页面可兼容大部分浏览器，已适配谷歌、火狐、</w:t>
      </w:r>
      <w:r>
        <w:rPr>
          <w:rFonts w:hint="eastAsia"/>
        </w:rPr>
        <w:t>360</w:t>
      </w:r>
      <w:r>
        <w:rPr>
          <w:rFonts w:hint="eastAsia"/>
        </w:rPr>
        <w:t>等主流浏览器基本无兼容性问题。</w:t>
      </w:r>
    </w:p>
    <w:p w:rsidR="004A4CEE" w:rsidRDefault="000F273F">
      <w:pPr>
        <w:pStyle w:val="af2"/>
        <w:adjustRightInd w:val="0"/>
        <w:snapToGrid w:val="0"/>
      </w:pPr>
      <w:r>
        <w:rPr>
          <w:rFonts w:hint="eastAsia"/>
        </w:rPr>
        <w:t>可移植性：系统的前端部分采用的是</w:t>
      </w:r>
      <w:r>
        <w:rPr>
          <w:rFonts w:hint="eastAsia"/>
        </w:rPr>
        <w:t>Vue</w:t>
      </w:r>
      <w:r>
        <w:rPr>
          <w:rFonts w:hint="eastAsia"/>
        </w:rPr>
        <w:t>框架实现，对电脑环境没有任何要求，有浏览器即可。</w:t>
      </w:r>
    </w:p>
    <w:p w:rsidR="004A4CEE" w:rsidRDefault="000F273F">
      <w:pPr>
        <w:pStyle w:val="af2"/>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rsidR="004A4CEE" w:rsidRDefault="000F273F">
      <w:pPr>
        <w:pStyle w:val="2"/>
        <w:rPr>
          <w:rFonts w:ascii="黑体" w:hAnsi="黑体"/>
        </w:rPr>
      </w:pPr>
      <w:bookmarkStart w:id="45" w:name="_Toc482633769"/>
      <w:bookmarkStart w:id="46" w:name="_Toc485497909"/>
      <w:bookmarkStart w:id="47" w:name="_Toc16719"/>
      <w:bookmarkStart w:id="48" w:name="_Toc511632095"/>
      <w:bookmarkStart w:id="49" w:name="_Toc11005729"/>
      <w:bookmarkStart w:id="50" w:name="_Toc19105"/>
      <w:bookmarkStart w:id="51" w:name="_Toc10450188"/>
      <w:bookmarkStart w:id="52" w:name="_Toc31834_WPSOffice_Level2"/>
      <w:bookmarkStart w:id="53" w:name="_Toc11006427"/>
      <w:bookmarkStart w:id="54" w:name="_Toc511632154"/>
      <w:bookmarkStart w:id="55" w:name="_Toc12240"/>
      <w:r>
        <w:rPr>
          <w:rFonts w:ascii="黑体" w:hAnsi="黑体" w:hint="eastAsia"/>
        </w:rPr>
        <w:t xml:space="preserve">1.5 </w:t>
      </w:r>
      <w:r>
        <w:rPr>
          <w:rFonts w:ascii="黑体" w:hAnsi="黑体" w:hint="eastAsia"/>
        </w:rPr>
        <w:t>本课题要解决的问题</w:t>
      </w:r>
      <w:bookmarkEnd w:id="45"/>
      <w:bookmarkEnd w:id="46"/>
      <w:bookmarkEnd w:id="47"/>
      <w:bookmarkEnd w:id="48"/>
      <w:bookmarkEnd w:id="49"/>
      <w:bookmarkEnd w:id="50"/>
      <w:bookmarkEnd w:id="51"/>
      <w:bookmarkEnd w:id="52"/>
      <w:bookmarkEnd w:id="53"/>
      <w:bookmarkEnd w:id="54"/>
      <w:bookmarkEnd w:id="55"/>
    </w:p>
    <w:p w:rsidR="004A4CEE" w:rsidRDefault="000F273F">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rsidR="004A4CEE" w:rsidRDefault="000F273F">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w:t>
      </w:r>
      <w:r>
        <w:rPr>
          <w:rFonts w:hint="eastAsia"/>
          <w:sz w:val="24"/>
          <w:szCs w:val="24"/>
        </w:rPr>
        <w:t>统集成实时视频监控和监控地图显示等。</w:t>
      </w:r>
    </w:p>
    <w:p w:rsidR="004A4CEE" w:rsidRDefault="000F273F">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rsidR="004A4CEE" w:rsidRDefault="000F273F">
      <w:pPr>
        <w:pStyle w:val="1"/>
        <w:rPr>
          <w:rFonts w:ascii="黑体" w:hAnsi="黑体"/>
        </w:rPr>
      </w:pPr>
      <w:bookmarkStart w:id="56" w:name="_Toc6732"/>
      <w:bookmarkStart w:id="57" w:name="_Toc26655"/>
      <w:bookmarkStart w:id="58" w:name="_Toc1732"/>
      <w:bookmarkStart w:id="59" w:name="_Toc2544"/>
      <w:bookmarkStart w:id="60" w:name="_Toc7428"/>
      <w:bookmarkStart w:id="61" w:name="_Toc10450189"/>
      <w:bookmarkStart w:id="62" w:name="_Toc511632096"/>
      <w:bookmarkStart w:id="63" w:name="_Toc11005730"/>
      <w:bookmarkStart w:id="64" w:name="_Toc25700_WPSOffice_Level1"/>
      <w:bookmarkStart w:id="65" w:name="_Toc511632155"/>
      <w:bookmarkStart w:id="66" w:name="_Toc6886"/>
      <w:bookmarkStart w:id="67" w:name="_Toc485497910"/>
      <w:bookmarkStart w:id="68" w:name="_Toc482633771"/>
      <w:bookmarkStart w:id="69" w:name="_Toc31610"/>
      <w:bookmarkStart w:id="70" w:name="_Toc11006428"/>
      <w:bookmarkStart w:id="71" w:name="_Toc5540"/>
      <w:r>
        <w:rPr>
          <w:rFonts w:ascii="黑体" w:hAnsi="黑体"/>
        </w:rPr>
        <w:t>2</w:t>
      </w:r>
      <w:bookmarkEnd w:id="56"/>
      <w:bookmarkEnd w:id="57"/>
      <w:bookmarkEnd w:id="58"/>
      <w:bookmarkEnd w:id="59"/>
      <w:bookmarkEnd w:id="60"/>
      <w:r>
        <w:rPr>
          <w:rFonts w:ascii="黑体" w:hAnsi="黑体"/>
        </w:rPr>
        <w:t xml:space="preserve"> </w:t>
      </w:r>
      <w:r>
        <w:rPr>
          <w:rFonts w:ascii="黑体" w:hAnsi="黑体" w:hint="eastAsia"/>
        </w:rPr>
        <w:t>相关技术与开发、运行环境</w:t>
      </w:r>
      <w:bookmarkEnd w:id="61"/>
      <w:bookmarkEnd w:id="62"/>
      <w:bookmarkEnd w:id="63"/>
      <w:bookmarkEnd w:id="64"/>
      <w:bookmarkEnd w:id="65"/>
      <w:bookmarkEnd w:id="66"/>
      <w:bookmarkEnd w:id="67"/>
      <w:bookmarkEnd w:id="68"/>
      <w:bookmarkEnd w:id="69"/>
      <w:bookmarkEnd w:id="70"/>
      <w:bookmarkEnd w:id="71"/>
    </w:p>
    <w:p w:rsidR="004A4CEE" w:rsidRDefault="000F273F">
      <w:pPr>
        <w:pStyle w:val="2"/>
      </w:pPr>
      <w:bookmarkStart w:id="72" w:name="_Toc371974900"/>
      <w:bookmarkStart w:id="73" w:name="_Toc445920841"/>
      <w:bookmarkStart w:id="74" w:name="_Toc11006429"/>
      <w:bookmarkStart w:id="75" w:name="_Toc10450190"/>
      <w:bookmarkStart w:id="76" w:name="_Toc28842_WPSOffice_Level2"/>
      <w:bookmarkStart w:id="77" w:name="_Toc11005731"/>
      <w:bookmarkStart w:id="78" w:name="_Toc1308"/>
      <w:bookmarkStart w:id="79" w:name="_Toc17329"/>
      <w:bookmarkStart w:id="80" w:name="_Toc511632156"/>
      <w:bookmarkStart w:id="81" w:name="_Toc27772"/>
      <w:bookmarkStart w:id="82" w:name="_Toc511632097"/>
      <w:bookmarkStart w:id="83" w:name="_Toc485497911"/>
      <w:bookmarkStart w:id="84" w:name="_Toc482633775"/>
      <w:r>
        <w:rPr>
          <w:rFonts w:hint="eastAsia"/>
        </w:rPr>
        <w:t>2.</w:t>
      </w:r>
      <w:bookmarkEnd w:id="72"/>
      <w:bookmarkEnd w:id="73"/>
      <w:r>
        <w:rPr>
          <w:rFonts w:hint="eastAsia"/>
        </w:rPr>
        <w:t>1</w:t>
      </w:r>
      <w:r>
        <w:t xml:space="preserve"> </w:t>
      </w:r>
      <w:r>
        <w:rPr>
          <w:rFonts w:hint="eastAsia"/>
        </w:rPr>
        <w:t>Vue</w:t>
      </w:r>
      <w:r>
        <w:rPr>
          <w:rFonts w:hint="eastAsia"/>
        </w:rPr>
        <w:t>框架</w:t>
      </w:r>
      <w:bookmarkEnd w:id="74"/>
      <w:bookmarkEnd w:id="75"/>
      <w:bookmarkEnd w:id="76"/>
      <w:bookmarkEnd w:id="77"/>
      <w:bookmarkEnd w:id="78"/>
    </w:p>
    <w:p w:rsidR="004A4CEE" w:rsidRDefault="000F273F">
      <w:pPr>
        <w:pStyle w:val="af2"/>
        <w:adjustRightInd w:val="0"/>
        <w:snapToGrid w:val="0"/>
      </w:pPr>
      <w:proofErr w:type="spellStart"/>
      <w:r>
        <w:rPr>
          <w:rFonts w:hint="eastAsia"/>
        </w:rPr>
        <w:t>vue</w:t>
      </w:r>
      <w:proofErr w:type="spellEnd"/>
      <w:r>
        <w:rPr>
          <w:rFonts w:hint="eastAsia"/>
        </w:rPr>
        <w:t>是渐进式</w:t>
      </w:r>
      <w:r>
        <w:rPr>
          <w:rFonts w:hint="eastAsia"/>
        </w:rPr>
        <w:t>JavaScript</w:t>
      </w:r>
      <w:r>
        <w:rPr>
          <w:rFonts w:hint="eastAsia"/>
        </w:rPr>
        <w:t>框架，“渐进式框架”和“自底向上增量开发的设计”是</w:t>
      </w:r>
      <w:r>
        <w:rPr>
          <w:rFonts w:hint="eastAsia"/>
        </w:rPr>
        <w:t>Vue</w:t>
      </w:r>
      <w:r>
        <w:rPr>
          <w:rFonts w:hint="eastAsia"/>
        </w:rPr>
        <w:t>开发的两个概念。</w:t>
      </w:r>
      <w:r>
        <w:rPr>
          <w:rFonts w:hint="eastAsia"/>
        </w:rPr>
        <w:t>Vue</w:t>
      </w:r>
      <w:r>
        <w:rPr>
          <w:rFonts w:hint="eastAsia"/>
        </w:rPr>
        <w:t>可以在任意其他类型的项目中使用，使用成本较低，更灵活，主张较弱，在</w:t>
      </w:r>
      <w:r>
        <w:rPr>
          <w:rFonts w:hint="eastAsia"/>
        </w:rPr>
        <w:t>Vue</w:t>
      </w:r>
      <w:r>
        <w:rPr>
          <w:rFonts w:hint="eastAsia"/>
        </w:rPr>
        <w:t>的项目中也可以轻松</w:t>
      </w:r>
      <w:proofErr w:type="gramStart"/>
      <w:r>
        <w:rPr>
          <w:rFonts w:hint="eastAsia"/>
        </w:rPr>
        <w:t>融汇</w:t>
      </w:r>
      <w:proofErr w:type="gramEnd"/>
      <w:r>
        <w:rPr>
          <w:rFonts w:hint="eastAsia"/>
        </w:rPr>
        <w:t>其他的技术来开发，并且因为</w:t>
      </w:r>
      <w:r>
        <w:rPr>
          <w:rFonts w:hint="eastAsia"/>
        </w:rPr>
        <w:t>Vue</w:t>
      </w:r>
      <w:r>
        <w:rPr>
          <w:rFonts w:hint="eastAsia"/>
        </w:rPr>
        <w:t>的生态系统特别庞大，可以找到基本所有类型的工具在</w:t>
      </w:r>
      <w:proofErr w:type="spellStart"/>
      <w:r>
        <w:rPr>
          <w:rFonts w:hint="eastAsia"/>
        </w:rPr>
        <w:t>vue</w:t>
      </w:r>
      <w:proofErr w:type="spellEnd"/>
      <w:r>
        <w:rPr>
          <w:rFonts w:hint="eastAsia"/>
        </w:rPr>
        <w:t>项目中使用。</w:t>
      </w:r>
    </w:p>
    <w:p w:rsidR="004A4CEE" w:rsidRDefault="000F273F">
      <w:pPr>
        <w:pStyle w:val="af2"/>
        <w:adjustRightInd w:val="0"/>
        <w:snapToGrid w:val="0"/>
      </w:pPr>
      <w:r>
        <w:rPr>
          <w:rFonts w:hint="eastAsia"/>
        </w:rPr>
        <w:t>在前端开发中，如何高效的操作</w:t>
      </w:r>
      <w:proofErr w:type="spellStart"/>
      <w:r>
        <w:rPr>
          <w:rFonts w:hint="eastAsia"/>
        </w:rPr>
        <w:t>dom</w:t>
      </w:r>
      <w:proofErr w:type="spellEnd"/>
      <w:r>
        <w:rPr>
          <w:rFonts w:hint="eastAsia"/>
        </w:rPr>
        <w:t>、渲染数据是一个前端工程</w:t>
      </w:r>
      <w:r>
        <w:rPr>
          <w:rFonts w:hint="eastAsia"/>
        </w:rPr>
        <w:t>师需要考虑的问题，而且当数据量大，流向较乱的时候，如何正确使用数据，操作数据也是一个问题，而</w:t>
      </w:r>
      <w:proofErr w:type="spellStart"/>
      <w:r>
        <w:rPr>
          <w:rFonts w:hint="eastAsia"/>
        </w:rPr>
        <w:t>js</w:t>
      </w:r>
      <w:proofErr w:type="spellEnd"/>
      <w:r>
        <w:rPr>
          <w:rFonts w:hint="eastAsia"/>
        </w:rPr>
        <w:t>框架对上述的几个问题都有自己趋于完美的解决方案，开发成</w:t>
      </w:r>
      <w:r>
        <w:rPr>
          <w:rFonts w:hint="eastAsia"/>
        </w:rPr>
        <w:lastRenderedPageBreak/>
        <w:t>本降低。高性能高效率。唯一的缺点就是需要使用一定的成本来学习。</w:t>
      </w:r>
    </w:p>
    <w:p w:rsidR="004A4CEE" w:rsidRDefault="000F273F">
      <w:pPr>
        <w:pStyle w:val="af2"/>
        <w:adjustRightInd w:val="0"/>
        <w:snapToGrid w:val="0"/>
      </w:pPr>
      <w:r>
        <w:rPr>
          <w:rFonts w:hint="eastAsia"/>
        </w:rPr>
        <w:t>特点：易用（使用成本低），灵活（生态系统完善，适用于任何规模的项目），高效（体积小，优化好，性能好）。</w:t>
      </w:r>
      <w:r>
        <w:rPr>
          <w:rFonts w:hint="eastAsia"/>
        </w:rPr>
        <w:t>Vue</w:t>
      </w:r>
      <w:r>
        <w:rPr>
          <w:rFonts w:hint="eastAsia"/>
        </w:rPr>
        <w:t>是一个</w:t>
      </w:r>
      <w:r>
        <w:rPr>
          <w:rFonts w:hint="eastAsia"/>
        </w:rPr>
        <w:t>MVVM</w:t>
      </w:r>
      <w:r>
        <w:rPr>
          <w:rFonts w:hint="eastAsia"/>
        </w:rPr>
        <w:t>的</w:t>
      </w:r>
      <w:proofErr w:type="spellStart"/>
      <w:r>
        <w:rPr>
          <w:rFonts w:hint="eastAsia"/>
        </w:rPr>
        <w:t>js</w:t>
      </w:r>
      <w:proofErr w:type="spellEnd"/>
      <w:r>
        <w:rPr>
          <w:rFonts w:hint="eastAsia"/>
        </w:rPr>
        <w:t>框架，但是，</w:t>
      </w:r>
      <w:r>
        <w:rPr>
          <w:rFonts w:hint="eastAsia"/>
        </w:rPr>
        <w:t xml:space="preserve">Vue </w:t>
      </w:r>
      <w:r>
        <w:rPr>
          <w:rFonts w:hint="eastAsia"/>
        </w:rPr>
        <w:t>的</w:t>
      </w:r>
      <w:proofErr w:type="gramStart"/>
      <w:r>
        <w:rPr>
          <w:rFonts w:hint="eastAsia"/>
        </w:rPr>
        <w:t>核心库只关注</w:t>
      </w:r>
      <w:proofErr w:type="gramEnd"/>
      <w:r>
        <w:rPr>
          <w:rFonts w:hint="eastAsia"/>
        </w:rPr>
        <w:t>视图层，开发者关注的只是</w:t>
      </w:r>
      <w:r>
        <w:rPr>
          <w:rFonts w:hint="eastAsia"/>
        </w:rPr>
        <w:t>m-v</w:t>
      </w:r>
      <w:r>
        <w:rPr>
          <w:rFonts w:hint="eastAsia"/>
        </w:rPr>
        <w:t>的映射关系。</w:t>
      </w:r>
    </w:p>
    <w:p w:rsidR="004A4CEE" w:rsidRDefault="000F273F">
      <w:pPr>
        <w:pStyle w:val="2"/>
      </w:pPr>
      <w:bookmarkStart w:id="85" w:name="_Toc10895_WPSOffice_Level2"/>
      <w:bookmarkStart w:id="86" w:name="_Toc10450191"/>
      <w:bookmarkStart w:id="87" w:name="_Toc11005732"/>
      <w:bookmarkStart w:id="88" w:name="_Toc11006430"/>
      <w:bookmarkStart w:id="89" w:name="_Toc25869"/>
      <w:r>
        <w:rPr>
          <w:rFonts w:hint="eastAsia"/>
        </w:rPr>
        <w:t>2.</w:t>
      </w:r>
      <w:r>
        <w:t>2</w:t>
      </w:r>
      <w:r>
        <w:rPr>
          <w:rFonts w:hint="eastAsia"/>
        </w:rPr>
        <w:t xml:space="preserve"> Element</w:t>
      </w:r>
      <w:r>
        <w:t>-</w:t>
      </w:r>
      <w:r>
        <w:rPr>
          <w:rFonts w:hint="eastAsia"/>
        </w:rPr>
        <w:t>UI</w:t>
      </w:r>
      <w:r>
        <w:rPr>
          <w:rFonts w:hint="eastAsia"/>
        </w:rPr>
        <w:t>组件</w:t>
      </w:r>
      <w:bookmarkEnd w:id="85"/>
      <w:bookmarkEnd w:id="86"/>
      <w:bookmarkEnd w:id="87"/>
      <w:bookmarkEnd w:id="88"/>
      <w:bookmarkEnd w:id="89"/>
    </w:p>
    <w:p w:rsidR="004A4CEE" w:rsidRDefault="000F273F">
      <w:pPr>
        <w:pStyle w:val="af2"/>
        <w:adjustRightInd w:val="0"/>
        <w:snapToGrid w:val="0"/>
      </w:pPr>
      <w:r>
        <w:rPr>
          <w:rFonts w:hint="eastAsia"/>
        </w:rPr>
        <w:t>Element-UI</w:t>
      </w:r>
      <w:r>
        <w:rPr>
          <w:rFonts w:hint="eastAsia"/>
        </w:rPr>
        <w:t>时基于</w:t>
      </w:r>
      <w:r>
        <w:rPr>
          <w:rFonts w:hint="eastAsia"/>
        </w:rPr>
        <w:t>Vue.js</w:t>
      </w:r>
      <w:r>
        <w:rPr>
          <w:rFonts w:hint="eastAsia"/>
        </w:rPr>
        <w:t>的高质量页面组件，帮助开发人员快速，简单的实现页面功能，其主要特征如下：</w:t>
      </w:r>
    </w:p>
    <w:p w:rsidR="004A4CEE" w:rsidRDefault="000F273F">
      <w:pPr>
        <w:pStyle w:val="af2"/>
        <w:adjustRightInd w:val="0"/>
        <w:snapToGrid w:val="0"/>
      </w:pPr>
      <w:bookmarkStart w:id="90" w:name="_Toc511632098"/>
      <w:bookmarkStart w:id="91" w:name="_Toc516232616"/>
      <w:bookmarkStart w:id="92" w:name="_Toc485497912"/>
      <w:bookmarkStart w:id="93" w:name="_Toc511632157"/>
      <w:bookmarkEnd w:id="79"/>
      <w:bookmarkEnd w:id="80"/>
      <w:bookmarkEnd w:id="81"/>
      <w:bookmarkEnd w:id="82"/>
      <w:bookmarkEnd w:id="83"/>
      <w:bookmarkEnd w:id="84"/>
      <w:r>
        <w:rPr>
          <w:rFonts w:hint="eastAsia"/>
        </w:rPr>
        <w:t>一致性</w:t>
      </w:r>
      <w:r>
        <w:rPr>
          <w:rFonts w:hint="eastAsia"/>
        </w:rPr>
        <w:t xml:space="preserve"> Consistency</w:t>
      </w:r>
      <w:r>
        <w:rPr>
          <w:rFonts w:hint="eastAsia"/>
        </w:rPr>
        <w:t>：与现实生活一致：与现实生活的流程、逻辑保持一致，遵循用户习惯的语言和概念；在界面中一致：所有的元素和结构需保持一致，比如：设计样式、图标和文本、元素的位置等。</w:t>
      </w:r>
    </w:p>
    <w:p w:rsidR="004A4CEE" w:rsidRDefault="000F273F">
      <w:pPr>
        <w:pStyle w:val="af2"/>
        <w:adjustRightInd w:val="0"/>
        <w:snapToGrid w:val="0"/>
      </w:pPr>
      <w:r>
        <w:rPr>
          <w:rFonts w:hint="eastAsia"/>
        </w:rPr>
        <w:t>反馈</w:t>
      </w:r>
      <w:r>
        <w:rPr>
          <w:rFonts w:hint="eastAsia"/>
        </w:rPr>
        <w:t xml:space="preserve"> Feedback</w:t>
      </w:r>
      <w:r>
        <w:rPr>
          <w:rFonts w:hint="eastAsia"/>
        </w:rPr>
        <w:t>：控制反馈：通过界面样式和交互</w:t>
      </w:r>
      <w:proofErr w:type="gramStart"/>
      <w:r>
        <w:rPr>
          <w:rFonts w:hint="eastAsia"/>
        </w:rPr>
        <w:t>动效让用户</w:t>
      </w:r>
      <w:proofErr w:type="gramEnd"/>
      <w:r>
        <w:rPr>
          <w:rFonts w:hint="eastAsia"/>
        </w:rPr>
        <w:t>可以清晰的感知自己的操作；页面反馈：操作后，通过页面元素的变化清晰地展现当前状态。</w:t>
      </w:r>
    </w:p>
    <w:p w:rsidR="004A4CEE" w:rsidRDefault="000F273F">
      <w:pPr>
        <w:pStyle w:val="af2"/>
        <w:adjustRightInd w:val="0"/>
        <w:snapToGrid w:val="0"/>
      </w:pPr>
      <w:r>
        <w:rPr>
          <w:rFonts w:hint="eastAsia"/>
        </w:rPr>
        <w:t>效率</w:t>
      </w:r>
      <w:r>
        <w:rPr>
          <w:rFonts w:hint="eastAsia"/>
        </w:rPr>
        <w:t xml:space="preserve"> Efficiency</w:t>
      </w:r>
      <w:r>
        <w:rPr>
          <w:rFonts w:hint="eastAsia"/>
        </w:rPr>
        <w:t>：简化流程：设计简洁直观的操作流程；</w:t>
      </w:r>
      <w:r>
        <w:rPr>
          <w:rFonts w:hint="eastAsia"/>
        </w:rPr>
        <w:t>清晰明确：语言表达清晰且表意明确，让用户快速理解进而</w:t>
      </w:r>
      <w:proofErr w:type="gramStart"/>
      <w:r>
        <w:rPr>
          <w:rFonts w:hint="eastAsia"/>
        </w:rPr>
        <w:t>作出</w:t>
      </w:r>
      <w:proofErr w:type="gramEnd"/>
      <w:r>
        <w:rPr>
          <w:rFonts w:hint="eastAsia"/>
        </w:rPr>
        <w:t>决策；帮助用户识别：界面简单直白，让用户快速识别而非回忆，减少用户记忆负担。</w:t>
      </w:r>
    </w:p>
    <w:p w:rsidR="004A4CEE" w:rsidRDefault="000F273F">
      <w:pPr>
        <w:pStyle w:val="af2"/>
        <w:adjustRightInd w:val="0"/>
        <w:snapToGrid w:val="0"/>
      </w:pPr>
      <w:r>
        <w:rPr>
          <w:rFonts w:hint="eastAsia"/>
        </w:rPr>
        <w:t>可控</w:t>
      </w:r>
      <w:r>
        <w:rPr>
          <w:rFonts w:hint="eastAsia"/>
        </w:rPr>
        <w:t xml:space="preserve"> Controllability</w:t>
      </w:r>
      <w:r>
        <w:rPr>
          <w:rFonts w:hint="eastAsia"/>
        </w:rPr>
        <w:t>：用户决策：根据场景可给予用户操作建议或安全提示，但不能代替用户进行决策；结果可控：用户可以自由的进行操作，包括撤销、回退和终止当前操作等。</w:t>
      </w:r>
    </w:p>
    <w:p w:rsidR="004A4CEE" w:rsidRDefault="000F273F">
      <w:pPr>
        <w:pStyle w:val="2"/>
      </w:pPr>
      <w:bookmarkStart w:id="94" w:name="_Toc10450195"/>
      <w:bookmarkStart w:id="95" w:name="_Toc11006434"/>
      <w:bookmarkStart w:id="96" w:name="_Toc11005736"/>
      <w:bookmarkStart w:id="97" w:name="_Toc31989_WPSOffice_Level2"/>
      <w:bookmarkStart w:id="98" w:name="_Toc18080"/>
      <w:r>
        <w:rPr>
          <w:rFonts w:hint="eastAsia"/>
        </w:rPr>
        <w:t>2.</w:t>
      </w:r>
      <w:r>
        <w:rPr>
          <w:rFonts w:hint="eastAsia"/>
        </w:rPr>
        <w:t>3</w:t>
      </w:r>
      <w:r>
        <w:rPr>
          <w:rFonts w:hint="eastAsia"/>
        </w:rPr>
        <w:t xml:space="preserve"> </w:t>
      </w:r>
      <w:proofErr w:type="spellStart"/>
      <w:r>
        <w:t>SpringBoot</w:t>
      </w:r>
      <w:proofErr w:type="spellEnd"/>
      <w:r>
        <w:rPr>
          <w:rFonts w:hint="eastAsia"/>
        </w:rPr>
        <w:t>框架</w:t>
      </w:r>
      <w:bookmarkEnd w:id="94"/>
      <w:bookmarkEnd w:id="95"/>
      <w:bookmarkEnd w:id="96"/>
      <w:bookmarkEnd w:id="97"/>
      <w:bookmarkEnd w:id="98"/>
    </w:p>
    <w:p w:rsidR="004A4CEE" w:rsidRDefault="000F273F">
      <w:pPr>
        <w:pStyle w:val="af2"/>
        <w:adjustRightInd w:val="0"/>
        <w:snapToGrid w:val="0"/>
      </w:pPr>
      <w:r>
        <w:rPr>
          <w:rFonts w:hint="eastAsia"/>
        </w:rPr>
        <w:t>Spring Boot</w:t>
      </w:r>
      <w:r>
        <w:rPr>
          <w:rFonts w:hint="eastAsia"/>
        </w:rPr>
        <w:t>是由</w:t>
      </w:r>
      <w:r>
        <w:rPr>
          <w:rFonts w:hint="eastAsia"/>
        </w:rPr>
        <w:t>Pivotal</w:t>
      </w:r>
      <w:r>
        <w:rPr>
          <w:rFonts w:hint="eastAsia"/>
        </w:rPr>
        <w:t>团队提供的全新框架，其设计目的是用来简化新</w:t>
      </w:r>
      <w:r>
        <w:rPr>
          <w:rFonts w:hint="eastAsia"/>
        </w:rPr>
        <w:t>Spring</w:t>
      </w:r>
      <w:r>
        <w:rPr>
          <w:rFonts w:hint="eastAsia"/>
        </w:rPr>
        <w:t>应用的初始搭建以及开发过程。该框架使用了特定的方式来进行配置，从而使开发</w:t>
      </w:r>
      <w:r>
        <w:rPr>
          <w:rFonts w:hint="eastAsia"/>
        </w:rPr>
        <w:t>人员不再需要定义样板化的配置。通过这种方式，</w:t>
      </w:r>
      <w:r>
        <w:rPr>
          <w:rFonts w:hint="eastAsia"/>
        </w:rPr>
        <w:t>Spring Boot</w:t>
      </w:r>
      <w:r>
        <w:rPr>
          <w:rFonts w:hint="eastAsia"/>
        </w:rPr>
        <w:t>致力于在蓬勃发展的快速应用开发领域</w:t>
      </w:r>
      <w:r>
        <w:rPr>
          <w:rFonts w:hint="eastAsia"/>
        </w:rPr>
        <w:t>(rapid application development)</w:t>
      </w:r>
      <w:r>
        <w:rPr>
          <w:rFonts w:hint="eastAsia"/>
        </w:rPr>
        <w:t>成为领导者。</w:t>
      </w:r>
      <w:proofErr w:type="spellStart"/>
      <w:r>
        <w:rPr>
          <w:rFonts w:hint="eastAsia"/>
        </w:rPr>
        <w:t>Springboot</w:t>
      </w:r>
      <w:proofErr w:type="spellEnd"/>
      <w:r>
        <w:rPr>
          <w:rFonts w:hint="eastAsia"/>
        </w:rPr>
        <w:t>包含</w:t>
      </w:r>
      <w:r>
        <w:rPr>
          <w:rFonts w:hint="eastAsia"/>
        </w:rPr>
        <w:t>spring</w:t>
      </w:r>
      <w:r>
        <w:rPr>
          <w:rFonts w:hint="eastAsia"/>
        </w:rPr>
        <w:t>和</w:t>
      </w:r>
      <w:proofErr w:type="spellStart"/>
      <w:r>
        <w:rPr>
          <w:rFonts w:hint="eastAsia"/>
        </w:rPr>
        <w:t>SpringMVC</w:t>
      </w:r>
      <w:proofErr w:type="spellEnd"/>
      <w:r>
        <w:rPr>
          <w:rFonts w:hint="eastAsia"/>
        </w:rPr>
        <w:t>的所有功能，</w:t>
      </w:r>
      <w:r>
        <w:rPr>
          <w:rFonts w:hint="eastAsia"/>
        </w:rPr>
        <w:t xml:space="preserve"> Spring</w:t>
      </w:r>
      <w:r>
        <w:rPr>
          <w:rFonts w:hint="eastAsia"/>
        </w:rPr>
        <w:t>是一个开放源代码的设计层面框架，他解决的是业务逻辑层和其他各层的松耦合问题，因此它将面向接口的编程思想贯穿整个系统应用。</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Rod Johnson</w:t>
      </w:r>
      <w:r>
        <w:rPr>
          <w:rFonts w:hint="eastAsia"/>
        </w:rPr>
        <w:t>创建。简单来说，</w:t>
      </w:r>
      <w:r>
        <w:rPr>
          <w:rFonts w:hint="eastAsia"/>
        </w:rPr>
        <w:t>Spring</w:t>
      </w:r>
      <w:r>
        <w:rPr>
          <w:rFonts w:hint="eastAsia"/>
        </w:rPr>
        <w:t>是一个分层的</w:t>
      </w:r>
      <w:proofErr w:type="spellStart"/>
      <w:r>
        <w:rPr>
          <w:rFonts w:hint="eastAsia"/>
        </w:rPr>
        <w:t>Jav</w:t>
      </w:r>
      <w:r>
        <w:rPr>
          <w:rFonts w:hint="eastAsia"/>
        </w:rPr>
        <w:t>aSE</w:t>
      </w:r>
      <w:proofErr w:type="spellEnd"/>
      <w:r>
        <w:rPr>
          <w:rFonts w:hint="eastAsia"/>
        </w:rPr>
        <w:t>/EE full-stack(</w:t>
      </w:r>
      <w:r>
        <w:rPr>
          <w:rFonts w:hint="eastAsia"/>
        </w:rPr>
        <w:t>一站式</w:t>
      </w:r>
      <w:r>
        <w:rPr>
          <w:rFonts w:hint="eastAsia"/>
        </w:rPr>
        <w:t>) </w:t>
      </w:r>
      <w:hyperlink r:id="rId27" w:tgtFrame="_blank" w:history="1">
        <w:r>
          <w:rPr>
            <w:rFonts w:hint="eastAsia"/>
          </w:rPr>
          <w:t>轻量级</w:t>
        </w:r>
      </w:hyperlink>
      <w:r>
        <w:rPr>
          <w:rFonts w:hint="eastAsia"/>
        </w:rPr>
        <w:t>开源框架。</w:t>
      </w:r>
      <w:r>
        <w:rPr>
          <w:rFonts w:hint="eastAsia"/>
        </w:rPr>
        <w:t xml:space="preserve">Spring </w:t>
      </w:r>
      <w:r>
        <w:rPr>
          <w:rFonts w:hint="eastAsia"/>
        </w:rPr>
        <w:t>框架提供了构建</w:t>
      </w:r>
      <w:r>
        <w:rPr>
          <w:rFonts w:hint="eastAsia"/>
        </w:rPr>
        <w:t xml:space="preserve"> Web </w:t>
      </w:r>
      <w:r>
        <w:rPr>
          <w:rFonts w:hint="eastAsia"/>
        </w:rPr>
        <w:t>应用程序的全功能</w:t>
      </w:r>
      <w:r>
        <w:rPr>
          <w:rFonts w:hint="eastAsia"/>
        </w:rPr>
        <w:t xml:space="preserve"> MVC </w:t>
      </w:r>
      <w:r>
        <w:rPr>
          <w:rFonts w:hint="eastAsia"/>
        </w:rPr>
        <w:t>模块。</w:t>
      </w:r>
      <w:r>
        <w:rPr>
          <w:rFonts w:hint="eastAsia"/>
        </w:rPr>
        <w:t xml:space="preserve"> </w:t>
      </w:r>
      <w:r>
        <w:rPr>
          <w:rFonts w:hint="eastAsia"/>
        </w:rPr>
        <w:t>使用</w:t>
      </w:r>
      <w:r>
        <w:rPr>
          <w:rFonts w:hint="eastAsia"/>
        </w:rPr>
        <w:t xml:space="preserve"> Spring </w:t>
      </w:r>
      <w:r>
        <w:rPr>
          <w:rFonts w:hint="eastAsia"/>
        </w:rPr>
        <w:t>可插入的</w:t>
      </w:r>
      <w:r>
        <w:rPr>
          <w:rFonts w:hint="eastAsia"/>
        </w:rPr>
        <w:t xml:space="preserve"> MVC </w:t>
      </w:r>
      <w:r>
        <w:rPr>
          <w:rFonts w:hint="eastAsia"/>
        </w:rPr>
        <w:t>架构，可以选</w:t>
      </w:r>
      <w:r>
        <w:rPr>
          <w:rFonts w:hint="eastAsia"/>
        </w:rPr>
        <w:lastRenderedPageBreak/>
        <w:t>择是使用内置的</w:t>
      </w:r>
      <w:r>
        <w:rPr>
          <w:rFonts w:hint="eastAsia"/>
        </w:rPr>
        <w:t xml:space="preserve"> Spring Web </w:t>
      </w:r>
      <w:r>
        <w:rPr>
          <w:rFonts w:hint="eastAsia"/>
        </w:rPr>
        <w:t>框架还是</w:t>
      </w:r>
      <w:r>
        <w:rPr>
          <w:rFonts w:hint="eastAsia"/>
        </w:rPr>
        <w:t xml:space="preserve"> Struts </w:t>
      </w:r>
      <w:r>
        <w:rPr>
          <w:rFonts w:hint="eastAsia"/>
        </w:rPr>
        <w:t>这样的</w:t>
      </w:r>
      <w:r>
        <w:rPr>
          <w:rFonts w:hint="eastAsia"/>
        </w:rPr>
        <w:t xml:space="preserve"> Web </w:t>
      </w:r>
      <w:r>
        <w:rPr>
          <w:rFonts w:hint="eastAsia"/>
        </w:rPr>
        <w:t>框架。通过策略接口，</w:t>
      </w:r>
      <w:r>
        <w:rPr>
          <w:rFonts w:hint="eastAsia"/>
        </w:rPr>
        <w:t xml:space="preserve">Spring </w:t>
      </w:r>
      <w:r>
        <w:rPr>
          <w:rFonts w:hint="eastAsia"/>
        </w:rPr>
        <w:t>框架是高度可配置的，而且包含多种视图技术，例如</w:t>
      </w:r>
      <w:r>
        <w:rPr>
          <w:rFonts w:hint="eastAsia"/>
        </w:rPr>
        <w:t xml:space="preserve"> </w:t>
      </w:r>
      <w:proofErr w:type="spellStart"/>
      <w:r>
        <w:rPr>
          <w:rFonts w:hint="eastAsia"/>
        </w:rPr>
        <w:t>JavaServer</w:t>
      </w:r>
      <w:proofErr w:type="spellEnd"/>
      <w:r>
        <w:rPr>
          <w:rFonts w:hint="eastAsia"/>
        </w:rPr>
        <w:t xml:space="preserve"> P</w:t>
      </w:r>
      <w:r>
        <w:rPr>
          <w:rFonts w:hint="eastAsia"/>
        </w:rPr>
        <w:t>ages</w:t>
      </w:r>
      <w:r>
        <w:rPr>
          <w:rFonts w:hint="eastAsia"/>
        </w:rPr>
        <w:t>（</w:t>
      </w:r>
      <w:r>
        <w:rPr>
          <w:rFonts w:hint="eastAsia"/>
        </w:rPr>
        <w:t>JSP</w:t>
      </w:r>
      <w:r>
        <w:rPr>
          <w:rFonts w:hint="eastAsia"/>
        </w:rPr>
        <w:t>）技术、</w:t>
      </w:r>
      <w:r>
        <w:rPr>
          <w:rFonts w:hint="eastAsia"/>
        </w:rPr>
        <w:t>Velocity</w:t>
      </w:r>
      <w:r>
        <w:rPr>
          <w:rFonts w:hint="eastAsia"/>
        </w:rPr>
        <w:t>、</w:t>
      </w:r>
      <w:r>
        <w:rPr>
          <w:rFonts w:hint="eastAsia"/>
        </w:rPr>
        <w:t>Tiles</w:t>
      </w:r>
      <w:r>
        <w:rPr>
          <w:rFonts w:hint="eastAsia"/>
        </w:rPr>
        <w:t>、</w:t>
      </w:r>
      <w:proofErr w:type="spellStart"/>
      <w:r>
        <w:rPr>
          <w:rFonts w:hint="eastAsia"/>
        </w:rPr>
        <w:t>iText</w:t>
      </w:r>
      <w:proofErr w:type="spellEnd"/>
      <w:r>
        <w:rPr>
          <w:rFonts w:hint="eastAsia"/>
        </w:rPr>
        <w:t xml:space="preserve"> </w:t>
      </w:r>
      <w:r>
        <w:rPr>
          <w:rFonts w:hint="eastAsia"/>
        </w:rPr>
        <w:t>和</w:t>
      </w:r>
      <w:r>
        <w:rPr>
          <w:rFonts w:hint="eastAsia"/>
        </w:rPr>
        <w:t xml:space="preserve"> POI</w:t>
      </w:r>
      <w:r>
        <w:rPr>
          <w:rFonts w:hint="eastAsia"/>
        </w:rPr>
        <w:t>。</w:t>
      </w:r>
      <w:r>
        <w:rPr>
          <w:rFonts w:hint="eastAsia"/>
        </w:rPr>
        <w:t xml:space="preserve">Spring MVC </w:t>
      </w:r>
      <w:r>
        <w:rPr>
          <w:rFonts w:hint="eastAsia"/>
        </w:rPr>
        <w:t>框架并不知道使用的视图，所以不会强迫您只使用</w:t>
      </w:r>
      <w:r>
        <w:rPr>
          <w:rFonts w:hint="eastAsia"/>
        </w:rPr>
        <w:t xml:space="preserve"> JSP </w:t>
      </w:r>
      <w:r>
        <w:rPr>
          <w:rFonts w:hint="eastAsia"/>
        </w:rPr>
        <w:t>技术。</w:t>
      </w:r>
      <w:r>
        <w:rPr>
          <w:rFonts w:hint="eastAsia"/>
        </w:rPr>
        <w:t xml:space="preserve">Spring MVC </w:t>
      </w:r>
      <w:r>
        <w:rPr>
          <w:rFonts w:hint="eastAsia"/>
        </w:rPr>
        <w:t>分离了</w:t>
      </w:r>
      <w:r>
        <w:rPr>
          <w:rFonts w:hint="eastAsia"/>
        </w:rPr>
        <w:fldChar w:fldCharType="begin"/>
      </w:r>
      <w:r>
        <w:rPr>
          <w:rFonts w:hint="eastAsia"/>
        </w:rPr>
        <w:instrText xml:space="preserve"> HYPERLINK "https://baike.so.com/doc/422704-447609.html" \t "_blank" </w:instrText>
      </w:r>
      <w:r>
        <w:rPr>
          <w:rFonts w:hint="eastAsia"/>
        </w:rPr>
        <w:fldChar w:fldCharType="separate"/>
      </w:r>
      <w:r>
        <w:rPr>
          <w:rFonts w:hint="eastAsia"/>
        </w:rPr>
        <w:t>控制器</w:t>
      </w:r>
      <w:r>
        <w:rPr>
          <w:rFonts w:hint="eastAsia"/>
        </w:rPr>
        <w:fldChar w:fldCharType="end"/>
      </w:r>
      <w:r>
        <w:rPr>
          <w:rFonts w:hint="eastAsia"/>
        </w:rPr>
        <w:t>、模型对象、分派器以及处理程序对象的角色，这种</w:t>
      </w:r>
      <w:proofErr w:type="gramStart"/>
      <w:r>
        <w:rPr>
          <w:rFonts w:hint="eastAsia"/>
        </w:rPr>
        <w:t>分离让</w:t>
      </w:r>
      <w:proofErr w:type="gramEnd"/>
      <w:r>
        <w:rPr>
          <w:rFonts w:hint="eastAsia"/>
        </w:rPr>
        <w:t>它们更容易进行</w:t>
      </w:r>
      <w:hyperlink r:id="rId28" w:tgtFrame="_blank" w:history="1">
        <w:r>
          <w:rPr>
            <w:rFonts w:hint="eastAsia"/>
          </w:rPr>
          <w:t>定制</w:t>
        </w:r>
      </w:hyperlink>
      <w:r>
        <w:rPr>
          <w:rFonts w:hint="eastAsia"/>
        </w:rPr>
        <w:t>。其他特点如下：</w:t>
      </w:r>
    </w:p>
    <w:p w:rsidR="004A4CEE" w:rsidRDefault="000F273F">
      <w:pPr>
        <w:pStyle w:val="af2"/>
        <w:numPr>
          <w:ilvl w:val="0"/>
          <w:numId w:val="2"/>
        </w:numPr>
        <w:adjustRightInd w:val="0"/>
        <w:snapToGrid w:val="0"/>
        <w:ind w:left="0" w:firstLine="480"/>
      </w:pPr>
      <w:bookmarkStart w:id="99" w:name="_Toc25700_WPSOffice_Level3"/>
      <w:r>
        <w:rPr>
          <w:rFonts w:hint="eastAsia"/>
        </w:rPr>
        <w:t>创建独立的</w:t>
      </w:r>
      <w:r>
        <w:rPr>
          <w:rFonts w:hint="eastAsia"/>
        </w:rPr>
        <w:t>Spring</w:t>
      </w:r>
      <w:r>
        <w:rPr>
          <w:rFonts w:hint="eastAsia"/>
        </w:rPr>
        <w:t>应用程序。</w:t>
      </w:r>
      <w:bookmarkEnd w:id="99"/>
    </w:p>
    <w:p w:rsidR="004A4CEE" w:rsidRDefault="000F273F">
      <w:pPr>
        <w:pStyle w:val="af2"/>
        <w:numPr>
          <w:ilvl w:val="0"/>
          <w:numId w:val="2"/>
        </w:numPr>
        <w:adjustRightInd w:val="0"/>
        <w:snapToGrid w:val="0"/>
        <w:ind w:left="0" w:firstLine="480"/>
      </w:pPr>
      <w:bookmarkStart w:id="100" w:name="_Toc28757_WPSOffice_Level3"/>
      <w:r>
        <w:rPr>
          <w:rFonts w:hint="eastAsia"/>
        </w:rPr>
        <w:t>嵌入的</w:t>
      </w:r>
      <w:r>
        <w:rPr>
          <w:rFonts w:hint="eastAsia"/>
        </w:rPr>
        <w:t>Tomcat</w:t>
      </w:r>
      <w:r>
        <w:rPr>
          <w:rFonts w:hint="eastAsia"/>
        </w:rPr>
        <w:t>，无需部署</w:t>
      </w:r>
      <w:r>
        <w:rPr>
          <w:rFonts w:hint="eastAsia"/>
        </w:rPr>
        <w:t>WAR</w:t>
      </w:r>
      <w:r>
        <w:rPr>
          <w:rFonts w:hint="eastAsia"/>
        </w:rPr>
        <w:t>文件。</w:t>
      </w:r>
      <w:bookmarkEnd w:id="100"/>
    </w:p>
    <w:p w:rsidR="004A4CEE" w:rsidRDefault="000F273F">
      <w:pPr>
        <w:pStyle w:val="af2"/>
        <w:numPr>
          <w:ilvl w:val="0"/>
          <w:numId w:val="2"/>
        </w:numPr>
        <w:adjustRightInd w:val="0"/>
        <w:snapToGrid w:val="0"/>
        <w:ind w:left="0" w:firstLine="480"/>
      </w:pPr>
      <w:bookmarkStart w:id="101" w:name="_Toc31993_WPSOffice_Level3"/>
      <w:r>
        <w:rPr>
          <w:rFonts w:hint="eastAsia"/>
        </w:rPr>
        <w:t>简化</w:t>
      </w:r>
      <w:r>
        <w:rPr>
          <w:rFonts w:hint="eastAsia"/>
        </w:rPr>
        <w:t>Maven</w:t>
      </w:r>
      <w:r>
        <w:rPr>
          <w:rFonts w:hint="eastAsia"/>
        </w:rPr>
        <w:t>配置。</w:t>
      </w:r>
      <w:bookmarkEnd w:id="101"/>
    </w:p>
    <w:p w:rsidR="004A4CEE" w:rsidRDefault="000F273F">
      <w:pPr>
        <w:pStyle w:val="af2"/>
        <w:numPr>
          <w:ilvl w:val="0"/>
          <w:numId w:val="2"/>
        </w:numPr>
        <w:adjustRightInd w:val="0"/>
        <w:snapToGrid w:val="0"/>
        <w:ind w:left="0" w:firstLine="480"/>
      </w:pPr>
      <w:bookmarkStart w:id="102" w:name="_Toc21013_WPSOffice_Level3"/>
      <w:r>
        <w:rPr>
          <w:rFonts w:hint="eastAsia"/>
        </w:rPr>
        <w:t>自动配置</w:t>
      </w:r>
      <w:r>
        <w:rPr>
          <w:rFonts w:hint="eastAsia"/>
        </w:rPr>
        <w:t>Spring</w:t>
      </w:r>
      <w:r>
        <w:rPr>
          <w:rFonts w:hint="eastAsia"/>
        </w:rPr>
        <w:t>。</w:t>
      </w:r>
      <w:bookmarkEnd w:id="102"/>
    </w:p>
    <w:p w:rsidR="004A4CEE" w:rsidRDefault="000F273F">
      <w:pPr>
        <w:pStyle w:val="af2"/>
        <w:numPr>
          <w:ilvl w:val="0"/>
          <w:numId w:val="2"/>
        </w:numPr>
        <w:adjustRightInd w:val="0"/>
        <w:snapToGrid w:val="0"/>
        <w:ind w:left="0" w:firstLine="480"/>
      </w:pPr>
      <w:bookmarkStart w:id="103" w:name="_Toc31834_WPSOffice_Level3"/>
      <w:r>
        <w:rPr>
          <w:rFonts w:hint="eastAsia"/>
        </w:rPr>
        <w:t>提供生产就绪型功能，如指标，健康检查和外部配置。</w:t>
      </w:r>
      <w:bookmarkEnd w:id="103"/>
    </w:p>
    <w:p w:rsidR="004A4CEE" w:rsidRDefault="000F273F">
      <w:pPr>
        <w:pStyle w:val="af2"/>
        <w:numPr>
          <w:ilvl w:val="0"/>
          <w:numId w:val="2"/>
        </w:numPr>
        <w:adjustRightInd w:val="0"/>
        <w:snapToGrid w:val="0"/>
        <w:ind w:left="0" w:firstLine="480"/>
      </w:pPr>
      <w:bookmarkStart w:id="104" w:name="_Toc28842_WPSOffice_Level3"/>
      <w:r>
        <w:rPr>
          <w:rFonts w:hint="eastAsia"/>
        </w:rPr>
        <w:t>绝对没有代码生成并且对</w:t>
      </w:r>
      <w:r>
        <w:rPr>
          <w:rFonts w:hint="eastAsia"/>
        </w:rPr>
        <w:t>XML</w:t>
      </w:r>
      <w:r>
        <w:rPr>
          <w:rFonts w:hint="eastAsia"/>
        </w:rPr>
        <w:t>也没有配置要求。</w:t>
      </w:r>
      <w:bookmarkEnd w:id="104"/>
    </w:p>
    <w:p w:rsidR="004A4CEE" w:rsidRDefault="000F273F">
      <w:pPr>
        <w:pStyle w:val="2"/>
      </w:pPr>
      <w:bookmarkStart w:id="105" w:name="_Toc23640"/>
      <w:bookmarkStart w:id="106" w:name="_Toc485497914"/>
      <w:bookmarkStart w:id="107" w:name="_Toc24628"/>
      <w:bookmarkStart w:id="108" w:name="_Toc511632099"/>
      <w:bookmarkStart w:id="109" w:name="_Toc482889082"/>
      <w:bookmarkStart w:id="110" w:name="_Toc511632158"/>
      <w:bookmarkStart w:id="111" w:name="_Toc11006431"/>
      <w:bookmarkStart w:id="112" w:name="_Toc10193_WPSOffice_Level2"/>
      <w:bookmarkStart w:id="113" w:name="_Toc11005733"/>
      <w:bookmarkStart w:id="114" w:name="_Toc10450192"/>
      <w:bookmarkStart w:id="115" w:name="_Toc14435"/>
      <w:bookmarkEnd w:id="90"/>
      <w:bookmarkEnd w:id="91"/>
      <w:bookmarkEnd w:id="92"/>
      <w:bookmarkEnd w:id="93"/>
      <w:r>
        <w:rPr>
          <w:rFonts w:hint="eastAsia"/>
        </w:rPr>
        <w:t>2.</w:t>
      </w:r>
      <w:r>
        <w:rPr>
          <w:rFonts w:hint="eastAsia"/>
        </w:rPr>
        <w:t>4</w:t>
      </w:r>
      <w:r>
        <w:rPr>
          <w:rFonts w:hint="eastAsia"/>
        </w:rPr>
        <w:t xml:space="preserve"> </w:t>
      </w:r>
      <w:proofErr w:type="spellStart"/>
      <w:r>
        <w:t>MyBatis</w:t>
      </w:r>
      <w:bookmarkEnd w:id="105"/>
      <w:bookmarkEnd w:id="106"/>
      <w:bookmarkEnd w:id="107"/>
      <w:bookmarkEnd w:id="108"/>
      <w:bookmarkEnd w:id="109"/>
      <w:bookmarkEnd w:id="110"/>
      <w:proofErr w:type="spellEnd"/>
      <w:r>
        <w:rPr>
          <w:rFonts w:hint="eastAsia"/>
        </w:rPr>
        <w:t>框架</w:t>
      </w:r>
      <w:bookmarkEnd w:id="111"/>
      <w:bookmarkEnd w:id="112"/>
      <w:bookmarkEnd w:id="113"/>
      <w:bookmarkEnd w:id="114"/>
      <w:bookmarkEnd w:id="115"/>
    </w:p>
    <w:p w:rsidR="004A4CEE" w:rsidRDefault="000F273F">
      <w:pPr>
        <w:pStyle w:val="af2"/>
        <w:adjustRightInd w:val="0"/>
        <w:snapToGrid w:val="0"/>
      </w:pPr>
      <w:bookmarkStart w:id="116" w:name="_Toc482889083"/>
      <w:bookmarkStart w:id="117" w:name="_Toc516232618"/>
      <w:bookmarkStart w:id="118" w:name="_Toc511632159"/>
      <w:bookmarkStart w:id="119" w:name="_Toc485497915"/>
      <w:bookmarkStart w:id="120" w:name="_Toc511632100"/>
      <w:proofErr w:type="spellStart"/>
      <w:r>
        <w:rPr>
          <w:rFonts w:hint="eastAsia"/>
        </w:rPr>
        <w:t>MyBatis</w:t>
      </w:r>
      <w:proofErr w:type="spellEnd"/>
      <w:r>
        <w:rPr>
          <w:rFonts w:hint="eastAsia"/>
        </w:rPr>
        <w:t>是支持定制化</w:t>
      </w:r>
      <w:r>
        <w:rPr>
          <w:rFonts w:hint="eastAsia"/>
        </w:rPr>
        <w:t>SQL</w:t>
      </w:r>
      <w:r>
        <w:rPr>
          <w:rFonts w:hint="eastAsia"/>
        </w:rPr>
        <w:t>、存储过程以及高级映射的优秀的持久层框架，</w:t>
      </w:r>
      <w:proofErr w:type="spellStart"/>
      <w:r>
        <w:rPr>
          <w:rFonts w:hint="eastAsia"/>
        </w:rPr>
        <w:t>MyBatis</w:t>
      </w:r>
      <w:proofErr w:type="spellEnd"/>
      <w:r>
        <w:rPr>
          <w:rFonts w:hint="eastAsia"/>
        </w:rPr>
        <w:t>避免了几乎所有的</w:t>
      </w:r>
      <w:r>
        <w:rPr>
          <w:rFonts w:hint="eastAsia"/>
        </w:rPr>
        <w:t>JDBC</w:t>
      </w:r>
      <w:r>
        <w:rPr>
          <w:rFonts w:hint="eastAsia"/>
        </w:rPr>
        <w:t>代码和手动设置参数以及获取结果集。</w:t>
      </w:r>
      <w:proofErr w:type="spellStart"/>
      <w:r>
        <w:rPr>
          <w:rFonts w:hint="eastAsia"/>
        </w:rPr>
        <w:t>MyBatis</w:t>
      </w:r>
      <w:proofErr w:type="spellEnd"/>
      <w:r>
        <w:rPr>
          <w:rFonts w:hint="eastAsia"/>
        </w:rPr>
        <w:t>可以对配置和原生</w:t>
      </w:r>
      <w:r>
        <w:rPr>
          <w:rFonts w:hint="eastAsia"/>
        </w:rPr>
        <w:t>Map</w:t>
      </w:r>
      <w:r>
        <w:rPr>
          <w:rFonts w:hint="eastAsia"/>
        </w:rPr>
        <w:t>使用简单的</w:t>
      </w:r>
      <w:r>
        <w:rPr>
          <w:rFonts w:hint="eastAsia"/>
        </w:rPr>
        <w:t>XML</w:t>
      </w:r>
      <w:r>
        <w:rPr>
          <w:rFonts w:hint="eastAsia"/>
        </w:rPr>
        <w:t>或注解，将接口和</w:t>
      </w:r>
      <w:r>
        <w:rPr>
          <w:rFonts w:hint="eastAsia"/>
        </w:rPr>
        <w:t>Java</w:t>
      </w:r>
      <w:r>
        <w:rPr>
          <w:rFonts w:hint="eastAsia"/>
        </w:rPr>
        <w:t>的</w:t>
      </w:r>
      <w:r>
        <w:rPr>
          <w:rFonts w:hint="eastAsia"/>
        </w:rPr>
        <w:t>POJOs(Plain Old Java Objects,</w:t>
      </w:r>
      <w:r>
        <w:rPr>
          <w:rFonts w:hint="eastAsia"/>
        </w:rPr>
        <w:t>普通的</w:t>
      </w:r>
      <w:r>
        <w:rPr>
          <w:rFonts w:hint="eastAsia"/>
        </w:rPr>
        <w:t>Java</w:t>
      </w:r>
      <w:r>
        <w:rPr>
          <w:rFonts w:hint="eastAsia"/>
        </w:rPr>
        <w:t>对象</w:t>
      </w:r>
      <w:r>
        <w:rPr>
          <w:rFonts w:hint="eastAsia"/>
        </w:rPr>
        <w:t>)</w:t>
      </w:r>
      <w:r>
        <w:rPr>
          <w:rFonts w:hint="eastAsia"/>
        </w:rPr>
        <w:t>映射成数据库中的记录。</w:t>
      </w:r>
    </w:p>
    <w:p w:rsidR="004A4CEE" w:rsidRDefault="000F273F">
      <w:pPr>
        <w:pStyle w:val="af2"/>
        <w:adjustRightInd w:val="0"/>
        <w:snapToGrid w:val="0"/>
      </w:pPr>
      <w:proofErr w:type="spellStart"/>
      <w:r>
        <w:rPr>
          <w:rFonts w:hint="eastAsia"/>
        </w:rPr>
        <w:t>MyBatis</w:t>
      </w:r>
      <w:proofErr w:type="spellEnd"/>
      <w:r>
        <w:rPr>
          <w:rFonts w:hint="eastAsia"/>
        </w:rPr>
        <w:t>的着力点，在于</w:t>
      </w:r>
      <w:r>
        <w:rPr>
          <w:rFonts w:hint="eastAsia"/>
        </w:rPr>
        <w:t>POJO</w:t>
      </w:r>
      <w:r>
        <w:rPr>
          <w:rFonts w:hint="eastAsia"/>
        </w:rPr>
        <w:t>与</w:t>
      </w:r>
      <w:r>
        <w:rPr>
          <w:rFonts w:hint="eastAsia"/>
        </w:rPr>
        <w:t>SQL</w:t>
      </w:r>
      <w:r>
        <w:rPr>
          <w:rFonts w:hint="eastAsia"/>
        </w:rPr>
        <w:t>之间的映射关系。然后通过映射配置文件，将</w:t>
      </w:r>
      <w:r>
        <w:rPr>
          <w:rFonts w:hint="eastAsia"/>
        </w:rPr>
        <w:t>SQL</w:t>
      </w:r>
      <w:r>
        <w:rPr>
          <w:rFonts w:hint="eastAsia"/>
        </w:rPr>
        <w:t>所需的参数，以及返回的结果字段映射到指定</w:t>
      </w:r>
      <w:r>
        <w:rPr>
          <w:rFonts w:hint="eastAsia"/>
        </w:rPr>
        <w:t>POJO</w:t>
      </w:r>
      <w:r>
        <w:rPr>
          <w:rFonts w:hint="eastAsia"/>
        </w:rPr>
        <w:t>。相对</w:t>
      </w:r>
      <w:proofErr w:type="spellStart"/>
      <w:r>
        <w:rPr>
          <w:rFonts w:hint="eastAsia"/>
        </w:rPr>
        <w:t>Hibernate"O</w:t>
      </w:r>
      <w:proofErr w:type="spellEnd"/>
      <w:r>
        <w:rPr>
          <w:rFonts w:hint="eastAsia"/>
        </w:rPr>
        <w:t>/R"</w:t>
      </w:r>
      <w:r>
        <w:rPr>
          <w:rFonts w:hint="eastAsia"/>
        </w:rPr>
        <w:t>而言，</w:t>
      </w:r>
      <w:proofErr w:type="spellStart"/>
      <w:r>
        <w:rPr>
          <w:rFonts w:hint="eastAsia"/>
        </w:rPr>
        <w:t>iBAT</w:t>
      </w:r>
      <w:r>
        <w:rPr>
          <w:rFonts w:hint="eastAsia"/>
        </w:rPr>
        <w:t>IS</w:t>
      </w:r>
      <w:proofErr w:type="spellEnd"/>
      <w:r>
        <w:rPr>
          <w:rFonts w:hint="eastAsia"/>
        </w:rPr>
        <w:t>是一种“</w:t>
      </w:r>
      <w:proofErr w:type="spellStart"/>
      <w:r>
        <w:rPr>
          <w:rFonts w:hint="eastAsia"/>
        </w:rPr>
        <w:t>Sql</w:t>
      </w:r>
      <w:proofErr w:type="spellEnd"/>
      <w:r>
        <w:rPr>
          <w:rFonts w:hint="eastAsia"/>
        </w:rPr>
        <w:t xml:space="preserve"> Mapping</w:t>
      </w:r>
      <w:r>
        <w:rPr>
          <w:rFonts w:hint="eastAsia"/>
        </w:rPr>
        <w:t>”的</w:t>
      </w:r>
      <w:r>
        <w:rPr>
          <w:rFonts w:hint="eastAsia"/>
        </w:rPr>
        <w:t>ORM</w:t>
      </w:r>
      <w:r>
        <w:rPr>
          <w:rFonts w:hint="eastAsia"/>
        </w:rPr>
        <w:t>实现。</w:t>
      </w:r>
    </w:p>
    <w:p w:rsidR="004A4CEE" w:rsidRDefault="000F273F">
      <w:pPr>
        <w:pStyle w:val="af2"/>
        <w:adjustRightInd w:val="0"/>
        <w:snapToGrid w:val="0"/>
      </w:pPr>
      <w:r>
        <w:rPr>
          <w:rFonts w:hint="eastAsia"/>
        </w:rPr>
        <w:t>每个基于</w:t>
      </w:r>
      <w:proofErr w:type="spellStart"/>
      <w:r>
        <w:rPr>
          <w:rFonts w:hint="eastAsia"/>
        </w:rPr>
        <w:t>MyBatis</w:t>
      </w:r>
      <w:proofErr w:type="spellEnd"/>
      <w:r>
        <w:rPr>
          <w:rFonts w:hint="eastAsia"/>
        </w:rPr>
        <w:t>的应用都是以一个</w:t>
      </w:r>
      <w:proofErr w:type="spellStart"/>
      <w:r>
        <w:rPr>
          <w:rFonts w:hint="eastAsia"/>
        </w:rPr>
        <w:t>SqlSessionFactory</w:t>
      </w:r>
      <w:proofErr w:type="spellEnd"/>
      <w:r>
        <w:rPr>
          <w:rFonts w:hint="eastAsia"/>
        </w:rPr>
        <w:t>的实例为中心的，</w:t>
      </w:r>
      <w:proofErr w:type="spellStart"/>
      <w:r>
        <w:rPr>
          <w:rFonts w:hint="eastAsia"/>
        </w:rPr>
        <w:t>SqlSessionFactory</w:t>
      </w:r>
      <w:proofErr w:type="spellEnd"/>
      <w:r>
        <w:rPr>
          <w:rFonts w:hint="eastAsia"/>
        </w:rPr>
        <w:t>的实例可以通过</w:t>
      </w:r>
      <w:proofErr w:type="spellStart"/>
      <w:r>
        <w:rPr>
          <w:rFonts w:hint="eastAsia"/>
        </w:rPr>
        <w:t>SqlSessionFactoryBuilder</w:t>
      </w:r>
      <w:proofErr w:type="spellEnd"/>
      <w:r>
        <w:rPr>
          <w:rFonts w:hint="eastAsia"/>
        </w:rPr>
        <w:t>获取。而</w:t>
      </w:r>
      <w:proofErr w:type="spellStart"/>
      <w:r>
        <w:rPr>
          <w:rFonts w:hint="eastAsia"/>
        </w:rPr>
        <w:t>SqlSessionFactoryBuilder</w:t>
      </w:r>
      <w:proofErr w:type="spellEnd"/>
      <w:r>
        <w:rPr>
          <w:rFonts w:hint="eastAsia"/>
        </w:rPr>
        <w:t>则可以从核心配置文件或者预先定制的</w:t>
      </w:r>
      <w:r>
        <w:rPr>
          <w:rFonts w:hint="eastAsia"/>
        </w:rPr>
        <w:t>Configuration</w:t>
      </w:r>
      <w:r>
        <w:rPr>
          <w:rFonts w:hint="eastAsia"/>
        </w:rPr>
        <w:t>的实例构建出该实例。</w:t>
      </w:r>
    </w:p>
    <w:p w:rsidR="004A4CEE" w:rsidRDefault="000F273F">
      <w:pPr>
        <w:pStyle w:val="2"/>
        <w:tabs>
          <w:tab w:val="left" w:pos="5743"/>
        </w:tabs>
        <w:rPr>
          <w:szCs w:val="22"/>
        </w:rPr>
      </w:pPr>
      <w:bookmarkStart w:id="121" w:name="_Toc11005734"/>
      <w:bookmarkStart w:id="122" w:name="_Toc11006432"/>
      <w:bookmarkStart w:id="123" w:name="_Toc8424_WPSOffice_Level2"/>
      <w:bookmarkStart w:id="124" w:name="_Toc10450193"/>
      <w:bookmarkStart w:id="125" w:name="_Toc3991"/>
      <w:r>
        <w:rPr>
          <w:rFonts w:hint="eastAsia"/>
        </w:rPr>
        <w:t>2.</w:t>
      </w:r>
      <w:r>
        <w:rPr>
          <w:rFonts w:hint="eastAsia"/>
        </w:rPr>
        <w:t>5</w:t>
      </w:r>
      <w:r>
        <w:rPr>
          <w:rFonts w:hint="eastAsia"/>
        </w:rPr>
        <w:t xml:space="preserve"> spring data </w:t>
      </w:r>
      <w:proofErr w:type="spellStart"/>
      <w:r>
        <w:rPr>
          <w:rFonts w:hint="eastAsia"/>
        </w:rPr>
        <w:t>jpa</w:t>
      </w:r>
      <w:proofErr w:type="spellEnd"/>
      <w:r>
        <w:rPr>
          <w:rFonts w:hint="eastAsia"/>
        </w:rPr>
        <w:t>框架</w:t>
      </w:r>
      <w:bookmarkEnd w:id="121"/>
      <w:bookmarkEnd w:id="122"/>
      <w:bookmarkEnd w:id="123"/>
      <w:bookmarkEnd w:id="124"/>
      <w:bookmarkEnd w:id="125"/>
    </w:p>
    <w:p w:rsidR="004A4CEE" w:rsidRDefault="000F273F">
      <w:pPr>
        <w:pStyle w:val="af2"/>
        <w:adjustRightInd w:val="0"/>
        <w:snapToGrid w:val="0"/>
      </w:pPr>
      <w:r>
        <w:rPr>
          <w:rFonts w:hint="eastAsia"/>
        </w:rPr>
        <w:t>简单方便：</w:t>
      </w:r>
      <w:r>
        <w:rPr>
          <w:rFonts w:hint="eastAsia"/>
        </w:rPr>
        <w:t>JPA</w:t>
      </w:r>
      <w:r>
        <w:rPr>
          <w:rFonts w:hint="eastAsia"/>
        </w:rPr>
        <w:t>的主要目标之一就是提供更加简单的编程模型：在</w:t>
      </w:r>
      <w:r>
        <w:rPr>
          <w:rFonts w:hint="eastAsia"/>
        </w:rPr>
        <w:t>JPA</w:t>
      </w:r>
      <w:r>
        <w:rPr>
          <w:rFonts w:hint="eastAsia"/>
        </w:rPr>
        <w:t>框架下创建实体和创建</w:t>
      </w:r>
      <w:r>
        <w:rPr>
          <w:rFonts w:hint="eastAsia"/>
        </w:rPr>
        <w:t>Java</w:t>
      </w:r>
      <w:r>
        <w:rPr>
          <w:rFonts w:hint="eastAsia"/>
        </w:rPr>
        <w:t xml:space="preserve"> </w:t>
      </w:r>
      <w:proofErr w:type="gramStart"/>
      <w:r>
        <w:rPr>
          <w:rFonts w:hint="eastAsia"/>
        </w:rPr>
        <w:t>类一样</w:t>
      </w:r>
      <w:proofErr w:type="gramEnd"/>
      <w:r>
        <w:rPr>
          <w:rFonts w:hint="eastAsia"/>
        </w:rPr>
        <w:t>简单，没有任何的约束和限制，只需要使用</w:t>
      </w:r>
      <w:r>
        <w:rPr>
          <w:rFonts w:hint="eastAsia"/>
        </w:rPr>
        <w:t xml:space="preserve"> </w:t>
      </w:r>
      <w:proofErr w:type="spellStart"/>
      <w:r>
        <w:rPr>
          <w:rFonts w:hint="eastAsia"/>
        </w:rPr>
        <w:t>javax.persistence.Entity</w:t>
      </w:r>
      <w:proofErr w:type="spellEnd"/>
      <w:r>
        <w:rPr>
          <w:rFonts w:hint="eastAsia"/>
        </w:rPr>
        <w:t>进行注释，</w:t>
      </w:r>
      <w:r>
        <w:rPr>
          <w:rFonts w:hint="eastAsia"/>
        </w:rPr>
        <w:t>JPA</w:t>
      </w:r>
      <w:r>
        <w:rPr>
          <w:rFonts w:hint="eastAsia"/>
        </w:rPr>
        <w:t>的框架和接口也都非常简单，没有太多特别的规则和设计模式的要求，开发者可以很容易地掌握。</w:t>
      </w:r>
    </w:p>
    <w:p w:rsidR="004A4CEE" w:rsidRDefault="000F273F">
      <w:pPr>
        <w:pStyle w:val="af2"/>
        <w:adjustRightInd w:val="0"/>
        <w:snapToGrid w:val="0"/>
      </w:pPr>
      <w:r>
        <w:rPr>
          <w:rFonts w:hint="eastAsia"/>
        </w:rPr>
        <w:lastRenderedPageBreak/>
        <w:t>非侵入式：</w:t>
      </w:r>
      <w:r>
        <w:rPr>
          <w:rFonts w:hint="eastAsia"/>
        </w:rPr>
        <w:t>JPA</w:t>
      </w:r>
      <w:r>
        <w:rPr>
          <w:rFonts w:hint="eastAsia"/>
        </w:rPr>
        <w:t>基于非侵入式原则设计，因此可以很容易地和其它框架或者容器集成。</w:t>
      </w:r>
      <w:bookmarkStart w:id="126" w:name="2-3"/>
      <w:bookmarkStart w:id="127" w:name="2_3"/>
      <w:bookmarkStart w:id="128" w:name="sub1036852_2_3"/>
      <w:bookmarkStart w:id="129" w:name="查询能力"/>
      <w:bookmarkEnd w:id="126"/>
      <w:bookmarkEnd w:id="127"/>
      <w:bookmarkEnd w:id="128"/>
      <w:bookmarkEnd w:id="129"/>
    </w:p>
    <w:p w:rsidR="004A4CEE" w:rsidRDefault="000F273F">
      <w:pPr>
        <w:pStyle w:val="af2"/>
        <w:adjustRightInd w:val="0"/>
        <w:snapToGrid w:val="0"/>
      </w:pPr>
      <w:r>
        <w:rPr>
          <w:rFonts w:hint="eastAsia"/>
        </w:rPr>
        <w:t>查询能力：</w:t>
      </w:r>
      <w:r>
        <w:rPr>
          <w:rFonts w:hint="eastAsia"/>
        </w:rPr>
        <w:t xml:space="preserve"> JPA</w:t>
      </w:r>
      <w:r>
        <w:rPr>
          <w:rFonts w:hint="eastAsia"/>
        </w:rPr>
        <w:t>的查询语言是</w:t>
      </w:r>
      <w:r>
        <w:rPr>
          <w:rFonts w:hint="eastAsia"/>
        </w:rPr>
        <w:fldChar w:fldCharType="begin"/>
      </w:r>
      <w:r>
        <w:rPr>
          <w:rFonts w:hint="eastAsia"/>
        </w:rPr>
        <w:instrText xml:space="preserve"> HYPERLINK "https://baike.baidu.com/item/%E9%9D%A2%E5%90%91%E5%AF%B9%E8%B1%A1" \t "_blank" </w:instrText>
      </w:r>
      <w:r>
        <w:rPr>
          <w:rFonts w:hint="eastAsia"/>
        </w:rPr>
        <w:fldChar w:fldCharType="separate"/>
      </w:r>
      <w:r>
        <w:rPr>
          <w:rFonts w:hint="eastAsia"/>
        </w:rPr>
        <w:t>面向对象</w:t>
      </w:r>
      <w:r>
        <w:rPr>
          <w:rFonts w:hint="eastAsia"/>
        </w:rPr>
        <w:fldChar w:fldCharType="end"/>
      </w:r>
      <w:r>
        <w:rPr>
          <w:rFonts w:hint="eastAsia"/>
        </w:rPr>
        <w:t>而非面</w:t>
      </w:r>
      <w:r>
        <w:rPr>
          <w:rFonts w:hint="eastAsia"/>
        </w:rPr>
        <w:t>向数据库的，它以面向对象的自然语法构造查询语句，可以看成是</w:t>
      </w:r>
      <w:r>
        <w:rPr>
          <w:rFonts w:hint="eastAsia"/>
        </w:rPr>
        <w:t>Hibernate HQL</w:t>
      </w:r>
      <w:r>
        <w:rPr>
          <w:rFonts w:hint="eastAsia"/>
        </w:rPr>
        <w:t>的等价物。</w:t>
      </w:r>
      <w:r>
        <w:rPr>
          <w:rFonts w:hint="eastAsia"/>
        </w:rPr>
        <w:t>JPA</w:t>
      </w:r>
      <w:r>
        <w:rPr>
          <w:rFonts w:hint="eastAsia"/>
        </w:rPr>
        <w:t>定义了独特的</w:t>
      </w:r>
      <w:r>
        <w:rPr>
          <w:rFonts w:hint="eastAsia"/>
        </w:rPr>
        <w:fldChar w:fldCharType="begin"/>
      </w:r>
      <w:r>
        <w:rPr>
          <w:rFonts w:hint="eastAsia"/>
        </w:rPr>
        <w:instrText xml:space="preserve"> HYPERLINK "https://baike.baidu.com/item/JPQL" \t "_blank" </w:instrText>
      </w:r>
      <w:r>
        <w:rPr>
          <w:rFonts w:hint="eastAsia"/>
        </w:rPr>
        <w:fldChar w:fldCharType="separate"/>
      </w:r>
      <w:r>
        <w:rPr>
          <w:rFonts w:hint="eastAsia"/>
        </w:rPr>
        <w:t>JPQL</w:t>
      </w:r>
      <w:r>
        <w:rPr>
          <w:rFonts w:hint="eastAsia"/>
        </w:rPr>
        <w:fldChar w:fldCharType="end"/>
      </w:r>
      <w:r>
        <w:rPr>
          <w:rFonts w:hint="eastAsia"/>
        </w:rPr>
        <w:t>（</w:t>
      </w:r>
      <w:r>
        <w:rPr>
          <w:rFonts w:hint="eastAsia"/>
        </w:rPr>
        <w:t>Java Persistence Query Language</w:t>
      </w:r>
      <w:r>
        <w:rPr>
          <w:rFonts w:hint="eastAsia"/>
        </w:rPr>
        <w:t>），</w:t>
      </w:r>
      <w:r>
        <w:rPr>
          <w:rFonts w:hint="eastAsia"/>
        </w:rPr>
        <w:t>JPQL</w:t>
      </w:r>
      <w:r>
        <w:rPr>
          <w:rFonts w:hint="eastAsia"/>
        </w:rPr>
        <w:t>是</w:t>
      </w:r>
      <w:r>
        <w:rPr>
          <w:rFonts w:hint="eastAsia"/>
        </w:rPr>
        <w:t>EJB QL</w:t>
      </w:r>
      <w:r>
        <w:rPr>
          <w:rFonts w:hint="eastAsia"/>
        </w:rPr>
        <w:t>的一种扩展，它是针对实体的一种查询语言，操作对象是实体，而不是关系数据库的表，而且能够支持批量更新和修改、</w:t>
      </w:r>
      <w:r>
        <w:rPr>
          <w:rFonts w:hint="eastAsia"/>
        </w:rPr>
        <w:t>JOIN</w:t>
      </w:r>
      <w:r>
        <w:rPr>
          <w:rFonts w:hint="eastAsia"/>
        </w:rPr>
        <w:t>、</w:t>
      </w:r>
      <w:r>
        <w:rPr>
          <w:rFonts w:hint="eastAsia"/>
        </w:rPr>
        <w:t>GROUP BY</w:t>
      </w:r>
      <w:r>
        <w:rPr>
          <w:rFonts w:hint="eastAsia"/>
        </w:rPr>
        <w:t>、</w:t>
      </w:r>
      <w:r>
        <w:rPr>
          <w:rFonts w:hint="eastAsia"/>
        </w:rPr>
        <w:t xml:space="preserve">HAVING </w:t>
      </w:r>
      <w:r>
        <w:rPr>
          <w:rFonts w:hint="eastAsia"/>
        </w:rPr>
        <w:t>等通常只有</w:t>
      </w:r>
      <w:r>
        <w:rPr>
          <w:rFonts w:hint="eastAsia"/>
        </w:rPr>
        <w:t xml:space="preserve"> SQL </w:t>
      </w:r>
      <w:r>
        <w:rPr>
          <w:rFonts w:hint="eastAsia"/>
        </w:rPr>
        <w:t>才能够提供</w:t>
      </w:r>
      <w:r>
        <w:rPr>
          <w:rFonts w:hint="eastAsia"/>
        </w:rPr>
        <w:t>的高级查询特性，甚至还能够支持</w:t>
      </w:r>
      <w:hyperlink r:id="rId29" w:tgtFrame="_blank" w:history="1">
        <w:r>
          <w:rPr>
            <w:rFonts w:hint="eastAsia"/>
          </w:rPr>
          <w:t>子查询</w:t>
        </w:r>
      </w:hyperlink>
      <w:r>
        <w:rPr>
          <w:rFonts w:hint="eastAsia"/>
        </w:rPr>
        <w:t>。</w:t>
      </w:r>
    </w:p>
    <w:p w:rsidR="004A4CEE" w:rsidRDefault="000F273F">
      <w:pPr>
        <w:pStyle w:val="2"/>
      </w:pPr>
      <w:bookmarkStart w:id="130" w:name="_Toc485497917"/>
      <w:bookmarkStart w:id="131" w:name="_Toc8161"/>
      <w:bookmarkStart w:id="132" w:name="_Toc11005735"/>
      <w:bookmarkStart w:id="133" w:name="_Toc11006433"/>
      <w:bookmarkStart w:id="134" w:name="_Toc482633777"/>
      <w:bookmarkStart w:id="135" w:name="_Toc511632160"/>
      <w:bookmarkStart w:id="136" w:name="_Toc511632101"/>
      <w:bookmarkStart w:id="137" w:name="_Toc19961_WPSOffice_Level2"/>
      <w:bookmarkStart w:id="138" w:name="_Toc10450194"/>
      <w:bookmarkStart w:id="139" w:name="_Toc23266"/>
      <w:bookmarkStart w:id="140" w:name="_Toc29873"/>
      <w:bookmarkEnd w:id="116"/>
      <w:bookmarkEnd w:id="117"/>
      <w:bookmarkEnd w:id="118"/>
      <w:bookmarkEnd w:id="119"/>
      <w:bookmarkEnd w:id="120"/>
      <w:r>
        <w:rPr>
          <w:rFonts w:hint="eastAsia"/>
        </w:rPr>
        <w:t>2.</w:t>
      </w:r>
      <w:r>
        <w:rPr>
          <w:rFonts w:hint="eastAsia"/>
        </w:rPr>
        <w:t>6</w:t>
      </w:r>
      <w:r>
        <w:rPr>
          <w:rFonts w:hint="eastAsia"/>
        </w:rPr>
        <w:t xml:space="preserve"> Druid</w:t>
      </w:r>
      <w:r>
        <w:rPr>
          <w:rFonts w:hint="eastAsia"/>
        </w:rPr>
        <w:t>技术</w:t>
      </w:r>
      <w:bookmarkEnd w:id="130"/>
      <w:bookmarkEnd w:id="131"/>
      <w:bookmarkEnd w:id="132"/>
      <w:bookmarkEnd w:id="133"/>
      <w:bookmarkEnd w:id="134"/>
      <w:bookmarkEnd w:id="135"/>
      <w:bookmarkEnd w:id="136"/>
      <w:bookmarkEnd w:id="137"/>
      <w:bookmarkEnd w:id="138"/>
      <w:bookmarkEnd w:id="139"/>
      <w:bookmarkEnd w:id="140"/>
    </w:p>
    <w:p w:rsidR="004A4CEE" w:rsidRDefault="000F273F">
      <w:pPr>
        <w:pStyle w:val="af2"/>
        <w:adjustRightInd w:val="0"/>
        <w:snapToGrid w:val="0"/>
      </w:pPr>
      <w:r>
        <w:rPr>
          <w:rFonts w:hint="eastAsia"/>
        </w:rPr>
        <w:t>数据库连接是一种关键的有限的昂贵的资源，这一点在多用户的网页应用程序中体现得尤为突出。对数据库连接的管理能显著影响到整个应用程序的伸缩性和健壮性，影响到程序的性能指标。数据库连接</w:t>
      </w:r>
      <w:proofErr w:type="gramStart"/>
      <w:r>
        <w:rPr>
          <w:rFonts w:hint="eastAsia"/>
        </w:rPr>
        <w:t>池正是</w:t>
      </w:r>
      <w:proofErr w:type="gramEnd"/>
      <w:r>
        <w:rPr>
          <w:rFonts w:hint="eastAsia"/>
        </w:rPr>
        <w:t>针对这个问题提出来的。数据库连接</w:t>
      </w:r>
      <w:proofErr w:type="gramStart"/>
      <w:r>
        <w:rPr>
          <w:rFonts w:hint="eastAsia"/>
        </w:rPr>
        <w:t>池负责</w:t>
      </w:r>
      <w:proofErr w:type="gramEnd"/>
      <w:r>
        <w:rPr>
          <w:rFonts w:hint="eastAsia"/>
        </w:rPr>
        <w:t>分配、管理和释放数据库连接，它允许应用程序重复使用一个现</w:t>
      </w:r>
      <w:r>
        <w:rPr>
          <w:rFonts w:hint="eastAsia"/>
        </w:rPr>
        <w:t>有的数据库连接，而不是再重新建立一个</w:t>
      </w:r>
      <w:r>
        <w:rPr>
          <w:rFonts w:hint="eastAsia"/>
        </w:rPr>
        <w:t>;</w:t>
      </w:r>
      <w:r>
        <w:rPr>
          <w:rFonts w:hint="eastAsia"/>
        </w:rPr>
        <w:t>释放空闲时间超过最大空闲时间的数据库连接来避免因为没有释放数据库连接而引起的数据库连接遗漏。这项技术能明显提高对数据库操作的性能。</w:t>
      </w:r>
      <w:r>
        <w:rPr>
          <w:rFonts w:hint="eastAsia"/>
        </w:rPr>
        <w:t>Druid</w:t>
      </w:r>
      <w:r>
        <w:rPr>
          <w:rFonts w:hint="eastAsia"/>
        </w:rPr>
        <w:t>是阿里巴巴技术团队开发的一款优秀的数据库连接池，并且已经在</w:t>
      </w:r>
      <w:r>
        <w:rPr>
          <w:rFonts w:hint="eastAsia"/>
        </w:rPr>
        <w:t>GitHub</w:t>
      </w:r>
      <w:r>
        <w:rPr>
          <w:rFonts w:hint="eastAsia"/>
        </w:rPr>
        <w:t>上开源，它与其他国外优秀的数据库连接池用法类似，性能更好，同时加入了日志监控，可以让开发者明确的看到自己的</w:t>
      </w:r>
      <w:proofErr w:type="spellStart"/>
      <w:r>
        <w:rPr>
          <w:rFonts w:hint="eastAsia"/>
        </w:rPr>
        <w:t>sql</w:t>
      </w:r>
      <w:proofErr w:type="spellEnd"/>
      <w:r>
        <w:rPr>
          <w:rFonts w:hint="eastAsia"/>
        </w:rPr>
        <w:t>语句的执行情况。可以说</w:t>
      </w:r>
      <w:r>
        <w:rPr>
          <w:rFonts w:hint="eastAsia"/>
        </w:rPr>
        <w:t xml:space="preserve"> Druid</w:t>
      </w:r>
      <w:r>
        <w:rPr>
          <w:rFonts w:hint="eastAsia"/>
        </w:rPr>
        <w:t>是目前国内互联网企业中使用范围最广的数据库连接池。</w:t>
      </w:r>
    </w:p>
    <w:p w:rsidR="004A4CEE" w:rsidRDefault="000F273F">
      <w:pPr>
        <w:pStyle w:val="af2"/>
        <w:adjustRightInd w:val="0"/>
        <w:snapToGrid w:val="0"/>
      </w:pPr>
      <w:r>
        <w:rPr>
          <w:rFonts w:hint="eastAsia"/>
        </w:rPr>
        <w:t>Druid</w:t>
      </w:r>
      <w:r>
        <w:rPr>
          <w:rFonts w:hint="eastAsia"/>
        </w:rPr>
        <w:t>首先是一个数据库连接池。</w:t>
      </w:r>
      <w:r>
        <w:rPr>
          <w:rFonts w:hint="eastAsia"/>
        </w:rPr>
        <w:t>Druid</w:t>
      </w:r>
      <w:r>
        <w:rPr>
          <w:rFonts w:hint="eastAsia"/>
        </w:rPr>
        <w:t>是目前最好的数据库连接</w:t>
      </w:r>
      <w:r>
        <w:rPr>
          <w:rFonts w:hint="eastAsia"/>
        </w:rPr>
        <w:t>池，在功能、性能、扩展性方面，都超过其他数据库连接池，包括</w:t>
      </w:r>
      <w:r>
        <w:rPr>
          <w:rFonts w:hint="eastAsia"/>
        </w:rPr>
        <w:t>DBCP</w:t>
      </w:r>
      <w:r>
        <w:rPr>
          <w:rFonts w:hint="eastAsia"/>
        </w:rPr>
        <w:t>、</w:t>
      </w:r>
      <w:r>
        <w:rPr>
          <w:rFonts w:hint="eastAsia"/>
        </w:rPr>
        <w:t>C3P0</w:t>
      </w:r>
      <w:r>
        <w:rPr>
          <w:rFonts w:hint="eastAsia"/>
        </w:rPr>
        <w:t>、</w:t>
      </w:r>
      <w:proofErr w:type="spellStart"/>
      <w:r>
        <w:rPr>
          <w:rFonts w:hint="eastAsia"/>
        </w:rPr>
        <w:t>BoneCP</w:t>
      </w:r>
      <w:proofErr w:type="spellEnd"/>
      <w:r>
        <w:rPr>
          <w:rFonts w:hint="eastAsia"/>
        </w:rPr>
        <w:t>、</w:t>
      </w:r>
      <w:proofErr w:type="spellStart"/>
      <w:r>
        <w:rPr>
          <w:rFonts w:hint="eastAsia"/>
        </w:rPr>
        <w:t>Proxool</w:t>
      </w:r>
      <w:proofErr w:type="spellEnd"/>
      <w:r>
        <w:rPr>
          <w:rFonts w:hint="eastAsia"/>
        </w:rPr>
        <w:t>、</w:t>
      </w:r>
      <w:r>
        <w:rPr>
          <w:rFonts w:hint="eastAsia"/>
        </w:rPr>
        <w:t xml:space="preserve">JBoss </w:t>
      </w:r>
      <w:proofErr w:type="spellStart"/>
      <w:r>
        <w:rPr>
          <w:rFonts w:hint="eastAsia"/>
        </w:rPr>
        <w:t>DataSource</w:t>
      </w:r>
      <w:proofErr w:type="spellEnd"/>
      <w:r>
        <w:rPr>
          <w:rFonts w:hint="eastAsia"/>
        </w:rPr>
        <w:t>。</w:t>
      </w:r>
      <w:r>
        <w:rPr>
          <w:rFonts w:hint="eastAsia"/>
        </w:rPr>
        <w:t>Druid</w:t>
      </w:r>
      <w:r>
        <w:rPr>
          <w:rFonts w:hint="eastAsia"/>
        </w:rPr>
        <w:t>已经在阿里巴巴部署了超过</w:t>
      </w:r>
      <w:r>
        <w:rPr>
          <w:rFonts w:hint="eastAsia"/>
        </w:rPr>
        <w:t>600</w:t>
      </w:r>
      <w:r>
        <w:rPr>
          <w:rFonts w:hint="eastAsia"/>
        </w:rPr>
        <w:t>个应用，经过一年多生产环境大规模部署的严苛考验。</w:t>
      </w:r>
      <w:r>
        <w:rPr>
          <w:rFonts w:hint="eastAsia"/>
        </w:rPr>
        <w:t>Druid</w:t>
      </w:r>
      <w:r>
        <w:rPr>
          <w:rFonts w:hint="eastAsia"/>
        </w:rPr>
        <w:t>是一个</w:t>
      </w:r>
      <w:r>
        <w:rPr>
          <w:rFonts w:hint="eastAsia"/>
        </w:rPr>
        <w:t>JDBC</w:t>
      </w:r>
      <w:r>
        <w:rPr>
          <w:rFonts w:hint="eastAsia"/>
        </w:rPr>
        <w:t>组件，它包括三个部分：</w:t>
      </w:r>
      <w:r>
        <w:rPr>
          <w:rFonts w:hint="eastAsia"/>
        </w:rPr>
        <w:t> </w:t>
      </w:r>
      <w:r>
        <w:rPr>
          <w:rFonts w:hint="eastAsia"/>
        </w:rPr>
        <w:t>基于</w:t>
      </w:r>
      <w:r>
        <w:rPr>
          <w:rFonts w:hint="eastAsia"/>
        </w:rPr>
        <w:t>Filter</w:t>
      </w:r>
      <w:r>
        <w:rPr>
          <w:rFonts w:hint="eastAsia"/>
        </w:rPr>
        <w:t>－</w:t>
      </w:r>
      <w:r>
        <w:rPr>
          <w:rFonts w:hint="eastAsia"/>
        </w:rPr>
        <w:t>Chain</w:t>
      </w:r>
      <w:r>
        <w:rPr>
          <w:rFonts w:hint="eastAsia"/>
        </w:rPr>
        <w:t>模式的插件体系。</w:t>
      </w:r>
      <w:r>
        <w:rPr>
          <w:rFonts w:hint="eastAsia"/>
        </w:rPr>
        <w:t> </w:t>
      </w:r>
      <w:proofErr w:type="spellStart"/>
      <w:r>
        <w:rPr>
          <w:rFonts w:hint="eastAsia"/>
        </w:rPr>
        <w:t>DruidDataSource</w:t>
      </w:r>
      <w:proofErr w:type="spellEnd"/>
      <w:r>
        <w:rPr>
          <w:rFonts w:hint="eastAsia"/>
        </w:rPr>
        <w:t xml:space="preserve"> </w:t>
      </w:r>
      <w:r>
        <w:rPr>
          <w:rFonts w:hint="eastAsia"/>
        </w:rPr>
        <w:t>高效可管理的数据库连接池。</w:t>
      </w:r>
      <w:proofErr w:type="spellStart"/>
      <w:r>
        <w:rPr>
          <w:rFonts w:hint="eastAsia"/>
        </w:rPr>
        <w:t>SQLParser</w:t>
      </w:r>
      <w:proofErr w:type="spellEnd"/>
      <w:r>
        <w:rPr>
          <w:rFonts w:hint="eastAsia"/>
        </w:rPr>
        <w:t>。</w:t>
      </w:r>
      <w:r>
        <w:rPr>
          <w:rFonts w:hint="eastAsia"/>
        </w:rPr>
        <w:t>Druid</w:t>
      </w:r>
      <w:r>
        <w:rPr>
          <w:rFonts w:hint="eastAsia"/>
        </w:rPr>
        <w:t>的功能如下：</w:t>
      </w:r>
    </w:p>
    <w:p w:rsidR="004A4CEE" w:rsidRDefault="000F273F">
      <w:pPr>
        <w:pStyle w:val="af2"/>
        <w:adjustRightInd w:val="0"/>
        <w:snapToGrid w:val="0"/>
      </w:pPr>
      <w:r>
        <w:rPr>
          <w:rFonts w:hint="eastAsia"/>
        </w:rPr>
        <w:t>1</w:t>
      </w:r>
      <w:r>
        <w:rPr>
          <w:rFonts w:hint="eastAsia"/>
        </w:rPr>
        <w:t>、替换</w:t>
      </w:r>
      <w:r>
        <w:rPr>
          <w:rFonts w:hint="eastAsia"/>
        </w:rPr>
        <w:t>DBCP</w:t>
      </w:r>
      <w:r>
        <w:rPr>
          <w:rFonts w:hint="eastAsia"/>
        </w:rPr>
        <w:t>和</w:t>
      </w:r>
      <w:r>
        <w:rPr>
          <w:rFonts w:hint="eastAsia"/>
        </w:rPr>
        <w:t>C3P0</w:t>
      </w:r>
      <w:r>
        <w:rPr>
          <w:rFonts w:hint="eastAsia"/>
        </w:rPr>
        <w:t>。</w:t>
      </w:r>
      <w:r>
        <w:rPr>
          <w:rFonts w:hint="eastAsia"/>
        </w:rPr>
        <w:t>Druid</w:t>
      </w:r>
      <w:r>
        <w:rPr>
          <w:rFonts w:hint="eastAsia"/>
        </w:rPr>
        <w:t>提供了一个高效、功能强大、可扩展性好的数据库连接</w:t>
      </w:r>
      <w:r>
        <w:rPr>
          <w:rFonts w:hint="eastAsia"/>
        </w:rPr>
        <w:t>池。</w:t>
      </w:r>
    </w:p>
    <w:p w:rsidR="004A4CEE" w:rsidRDefault="000F273F">
      <w:pPr>
        <w:pStyle w:val="af2"/>
        <w:adjustRightInd w:val="0"/>
        <w:snapToGrid w:val="0"/>
      </w:pPr>
      <w:r>
        <w:rPr>
          <w:rFonts w:hint="eastAsia"/>
        </w:rPr>
        <w:t>2</w:t>
      </w:r>
      <w:r>
        <w:rPr>
          <w:rFonts w:hint="eastAsia"/>
        </w:rPr>
        <w:t>、可以监控数据库访问性能，</w:t>
      </w:r>
      <w:r>
        <w:rPr>
          <w:rFonts w:hint="eastAsia"/>
        </w:rPr>
        <w:t>Druid</w:t>
      </w:r>
      <w:r>
        <w:rPr>
          <w:rFonts w:hint="eastAsia"/>
        </w:rPr>
        <w:t>内置提供了一个功能强大的</w:t>
      </w:r>
      <w:proofErr w:type="spellStart"/>
      <w:r>
        <w:rPr>
          <w:rFonts w:hint="eastAsia"/>
        </w:rPr>
        <w:t>StatFilter</w:t>
      </w:r>
      <w:proofErr w:type="spellEnd"/>
      <w:r>
        <w:rPr>
          <w:rFonts w:hint="eastAsia"/>
        </w:rPr>
        <w:t>插件，能够详细统计</w:t>
      </w:r>
      <w:r>
        <w:rPr>
          <w:rFonts w:hint="eastAsia"/>
        </w:rPr>
        <w:t>SQL</w:t>
      </w:r>
      <w:r>
        <w:rPr>
          <w:rFonts w:hint="eastAsia"/>
        </w:rPr>
        <w:t>的执行性能，这对于线上分析数据库访问性能有帮助。</w:t>
      </w:r>
    </w:p>
    <w:p w:rsidR="004A4CEE" w:rsidRDefault="000F273F">
      <w:pPr>
        <w:pStyle w:val="af2"/>
        <w:adjustRightInd w:val="0"/>
        <w:snapToGrid w:val="0"/>
      </w:pPr>
      <w:r>
        <w:rPr>
          <w:rFonts w:hint="eastAsia"/>
        </w:rPr>
        <w:lastRenderedPageBreak/>
        <w:t>3</w:t>
      </w:r>
      <w:r>
        <w:rPr>
          <w:rFonts w:hint="eastAsia"/>
        </w:rPr>
        <w:t>、数据库密码加密。直接把数据库密码写在配置文件中，这是不好的行为，容易导致安全问题。</w:t>
      </w:r>
      <w:proofErr w:type="spellStart"/>
      <w:r>
        <w:rPr>
          <w:rFonts w:hint="eastAsia"/>
        </w:rPr>
        <w:t>DruidDruiver</w:t>
      </w:r>
      <w:proofErr w:type="spellEnd"/>
      <w:r>
        <w:rPr>
          <w:rFonts w:hint="eastAsia"/>
        </w:rPr>
        <w:t>和</w:t>
      </w:r>
      <w:proofErr w:type="spellStart"/>
      <w:r>
        <w:rPr>
          <w:rFonts w:hint="eastAsia"/>
        </w:rPr>
        <w:t>DruidDataSource</w:t>
      </w:r>
      <w:proofErr w:type="spellEnd"/>
      <w:r>
        <w:rPr>
          <w:rFonts w:hint="eastAsia"/>
        </w:rPr>
        <w:t>都支持</w:t>
      </w:r>
      <w:proofErr w:type="spellStart"/>
      <w:r>
        <w:rPr>
          <w:rFonts w:hint="eastAsia"/>
        </w:rPr>
        <w:t>PasswordCallback</w:t>
      </w:r>
      <w:proofErr w:type="spellEnd"/>
      <w:r>
        <w:rPr>
          <w:rFonts w:hint="eastAsia"/>
        </w:rPr>
        <w:t>。</w:t>
      </w:r>
    </w:p>
    <w:p w:rsidR="004A4CEE" w:rsidRDefault="000F273F">
      <w:pPr>
        <w:pStyle w:val="af2"/>
        <w:adjustRightInd w:val="0"/>
        <w:snapToGrid w:val="0"/>
      </w:pPr>
      <w:r>
        <w:rPr>
          <w:rFonts w:hint="eastAsia"/>
        </w:rPr>
        <w:t>4</w:t>
      </w:r>
      <w:r>
        <w:rPr>
          <w:rFonts w:hint="eastAsia"/>
        </w:rPr>
        <w:t>、</w:t>
      </w:r>
      <w:r>
        <w:rPr>
          <w:rFonts w:hint="eastAsia"/>
        </w:rPr>
        <w:t>SQL</w:t>
      </w:r>
      <w:r>
        <w:rPr>
          <w:rFonts w:hint="eastAsia"/>
        </w:rPr>
        <w:t>执行日志，</w:t>
      </w:r>
      <w:r>
        <w:rPr>
          <w:rFonts w:hint="eastAsia"/>
        </w:rPr>
        <w:t>Druid</w:t>
      </w:r>
      <w:r>
        <w:rPr>
          <w:rFonts w:hint="eastAsia"/>
        </w:rPr>
        <w:t>提供了不同的</w:t>
      </w:r>
      <w:proofErr w:type="spellStart"/>
      <w:r>
        <w:rPr>
          <w:rFonts w:hint="eastAsia"/>
        </w:rPr>
        <w:t>LogFilter</w:t>
      </w:r>
      <w:proofErr w:type="spellEnd"/>
      <w:r>
        <w:rPr>
          <w:rFonts w:hint="eastAsia"/>
        </w:rPr>
        <w:t>，能够支持</w:t>
      </w:r>
      <w:r>
        <w:rPr>
          <w:rFonts w:hint="eastAsia"/>
        </w:rPr>
        <w:t>Common-Logging</w:t>
      </w:r>
      <w:r>
        <w:rPr>
          <w:rFonts w:hint="eastAsia"/>
        </w:rPr>
        <w:t>、</w:t>
      </w:r>
      <w:r>
        <w:rPr>
          <w:rFonts w:hint="eastAsia"/>
        </w:rPr>
        <w:t>Log4j</w:t>
      </w:r>
      <w:r>
        <w:rPr>
          <w:rFonts w:hint="eastAsia"/>
        </w:rPr>
        <w:t>和</w:t>
      </w:r>
      <w:proofErr w:type="spellStart"/>
      <w:r>
        <w:rPr>
          <w:rFonts w:hint="eastAsia"/>
        </w:rPr>
        <w:t>JdkLog</w:t>
      </w:r>
      <w:proofErr w:type="spellEnd"/>
      <w:r>
        <w:rPr>
          <w:rFonts w:hint="eastAsia"/>
        </w:rPr>
        <w:t>，你可以按需要选择相应的</w:t>
      </w:r>
      <w:proofErr w:type="spellStart"/>
      <w:r>
        <w:rPr>
          <w:rFonts w:hint="eastAsia"/>
        </w:rPr>
        <w:t>LogFilter</w:t>
      </w:r>
      <w:proofErr w:type="spellEnd"/>
      <w:r>
        <w:rPr>
          <w:rFonts w:hint="eastAsia"/>
        </w:rPr>
        <w:t>，监控你应用的数据库访问情况。</w:t>
      </w:r>
    </w:p>
    <w:p w:rsidR="004A4CEE" w:rsidRDefault="000F273F">
      <w:pPr>
        <w:pStyle w:val="af2"/>
        <w:adjustRightInd w:val="0"/>
        <w:snapToGrid w:val="0"/>
      </w:pPr>
      <w:r>
        <w:rPr>
          <w:rFonts w:hint="eastAsia"/>
        </w:rPr>
        <w:t>5</w:t>
      </w:r>
      <w:r>
        <w:rPr>
          <w:rFonts w:hint="eastAsia"/>
        </w:rPr>
        <w:t>、扩展</w:t>
      </w:r>
      <w:r>
        <w:rPr>
          <w:rFonts w:hint="eastAsia"/>
        </w:rPr>
        <w:t>JDBC</w:t>
      </w:r>
      <w:r>
        <w:rPr>
          <w:rFonts w:hint="eastAsia"/>
        </w:rPr>
        <w:t>，如果你要对</w:t>
      </w:r>
      <w:r>
        <w:rPr>
          <w:rFonts w:hint="eastAsia"/>
        </w:rPr>
        <w:t>JDBC</w:t>
      </w:r>
      <w:r>
        <w:rPr>
          <w:rFonts w:hint="eastAsia"/>
        </w:rPr>
        <w:t>层有编程的需求，可以通过</w:t>
      </w:r>
      <w:r>
        <w:rPr>
          <w:rFonts w:hint="eastAsia"/>
        </w:rPr>
        <w:t>Druid</w:t>
      </w:r>
      <w:r>
        <w:rPr>
          <w:rFonts w:hint="eastAsia"/>
        </w:rPr>
        <w:t>提供的</w:t>
      </w:r>
      <w:r>
        <w:rPr>
          <w:rFonts w:hint="eastAsia"/>
        </w:rPr>
        <w:t>Filter</w:t>
      </w:r>
      <w:r>
        <w:rPr>
          <w:rFonts w:hint="eastAsia"/>
        </w:rPr>
        <w:t>机制，很方便编写</w:t>
      </w:r>
      <w:r>
        <w:rPr>
          <w:rFonts w:hint="eastAsia"/>
        </w:rPr>
        <w:t>JDBC</w:t>
      </w:r>
      <w:r>
        <w:rPr>
          <w:rFonts w:hint="eastAsia"/>
        </w:rPr>
        <w:t>层的扩展插件。</w:t>
      </w:r>
    </w:p>
    <w:p w:rsidR="004A4CEE" w:rsidRDefault="000F273F">
      <w:pPr>
        <w:pStyle w:val="2"/>
      </w:pPr>
      <w:bookmarkStart w:id="141" w:name="_Toc4071_WPSOffice_Level2"/>
      <w:bookmarkStart w:id="142" w:name="_Toc511632103"/>
      <w:bookmarkStart w:id="143" w:name="_Toc11005737"/>
      <w:bookmarkStart w:id="144" w:name="_Toc511632162"/>
      <w:bookmarkStart w:id="145" w:name="_Toc10834"/>
      <w:bookmarkStart w:id="146" w:name="_Toc11006435"/>
      <w:bookmarkStart w:id="147" w:name="_Toc10450196"/>
      <w:bookmarkStart w:id="148" w:name="_Toc9908"/>
      <w:bookmarkStart w:id="149" w:name="_Toc29875"/>
      <w:bookmarkStart w:id="150" w:name="_Toc482633779"/>
      <w:bookmarkStart w:id="151" w:name="_Toc485497919"/>
      <w:r>
        <w:rPr>
          <w:rFonts w:hint="eastAsia"/>
        </w:rPr>
        <w:t>2.</w:t>
      </w:r>
      <w:r>
        <w:rPr>
          <w:rFonts w:hint="eastAsia"/>
        </w:rPr>
        <w:t>7</w:t>
      </w:r>
      <w:r>
        <w:rPr>
          <w:rFonts w:hint="eastAsia"/>
        </w:rPr>
        <w:t xml:space="preserve"> </w:t>
      </w:r>
      <w:proofErr w:type="spellStart"/>
      <w:r>
        <w:rPr>
          <w:rFonts w:hint="eastAsia"/>
        </w:rPr>
        <w:t>ECharts</w:t>
      </w:r>
      <w:proofErr w:type="spellEnd"/>
      <w:r>
        <w:rPr>
          <w:rFonts w:hint="eastAsia"/>
        </w:rPr>
        <w:t>开源技术</w:t>
      </w:r>
      <w:bookmarkEnd w:id="141"/>
      <w:bookmarkEnd w:id="142"/>
      <w:bookmarkEnd w:id="143"/>
      <w:bookmarkEnd w:id="144"/>
      <w:bookmarkEnd w:id="145"/>
      <w:bookmarkEnd w:id="146"/>
      <w:bookmarkEnd w:id="147"/>
      <w:bookmarkEnd w:id="148"/>
      <w:bookmarkEnd w:id="149"/>
    </w:p>
    <w:p w:rsidR="004A4CEE" w:rsidRDefault="000F273F">
      <w:pPr>
        <w:pStyle w:val="af2"/>
        <w:adjustRightInd w:val="0"/>
        <w:snapToGrid w:val="0"/>
      </w:pPr>
      <w:proofErr w:type="spellStart"/>
      <w:r>
        <w:rPr>
          <w:rFonts w:hint="eastAsia"/>
        </w:rPr>
        <w:t>Echarts</w:t>
      </w:r>
      <w:proofErr w:type="spellEnd"/>
      <w:r>
        <w:rPr>
          <w:rFonts w:hint="eastAsia"/>
        </w:rPr>
        <w:t xml:space="preserve"> </w:t>
      </w:r>
      <w:r>
        <w:rPr>
          <w:rFonts w:hint="eastAsia"/>
        </w:rPr>
        <w:t>基于</w:t>
      </w:r>
      <w:r>
        <w:rPr>
          <w:rFonts w:hint="eastAsia"/>
        </w:rPr>
        <w:t>H5</w:t>
      </w:r>
      <w:r>
        <w:rPr>
          <w:rFonts w:hint="eastAsia"/>
        </w:rPr>
        <w:t>的</w:t>
      </w:r>
      <w:r>
        <w:rPr>
          <w:rFonts w:hint="eastAsia"/>
        </w:rPr>
        <w:t>Canvas</w:t>
      </w:r>
      <w:r>
        <w:rPr>
          <w:rFonts w:hint="eastAsia"/>
        </w:rPr>
        <w:t>类库</w:t>
      </w:r>
      <w:r>
        <w:rPr>
          <w:rFonts w:hint="eastAsia"/>
        </w:rPr>
        <w:tab/>
      </w:r>
      <w:proofErr w:type="spellStart"/>
      <w:r>
        <w:rPr>
          <w:rFonts w:hint="eastAsia"/>
        </w:rPr>
        <w:t>ZRender</w:t>
      </w:r>
      <w:proofErr w:type="spellEnd"/>
      <w:r>
        <w:rPr>
          <w:rFonts w:hint="eastAsia"/>
        </w:rPr>
        <w:t>,</w:t>
      </w:r>
      <w:r>
        <w:rPr>
          <w:rFonts w:hint="eastAsia"/>
        </w:rPr>
        <w:t>来源于百度的开源项目，</w:t>
      </w:r>
      <w:proofErr w:type="spellStart"/>
      <w:r>
        <w:rPr>
          <w:rFonts w:hint="eastAsia"/>
        </w:rPr>
        <w:t>Echar</w:t>
      </w:r>
      <w:proofErr w:type="spellEnd"/>
      <w:r>
        <w:rPr>
          <w:rFonts w:hint="eastAsia"/>
        </w:rPr>
        <w:t>提供丰富的</w:t>
      </w:r>
      <w:proofErr w:type="spellStart"/>
      <w:r>
        <w:rPr>
          <w:rFonts w:hint="eastAsia"/>
        </w:rPr>
        <w:t>js</w:t>
      </w:r>
      <w:proofErr w:type="spellEnd"/>
      <w:r>
        <w:rPr>
          <w:rFonts w:hint="eastAsia"/>
        </w:rPr>
        <w:t>图表库，并且支持高度定制，</w:t>
      </w:r>
      <w:proofErr w:type="spellStart"/>
      <w:r>
        <w:rPr>
          <w:rFonts w:hint="eastAsia"/>
        </w:rPr>
        <w:t>Echar</w:t>
      </w:r>
      <w:proofErr w:type="spellEnd"/>
      <w:r>
        <w:rPr>
          <w:rFonts w:hint="eastAsia"/>
        </w:rPr>
        <w:t>主要的三大特点是支持拖拽后重算，数据驱动视图和值域的漫游，提高了使用者的体验性和良好的交互。</w:t>
      </w:r>
    </w:p>
    <w:p w:rsidR="004A4CEE" w:rsidRDefault="000F273F">
      <w:pPr>
        <w:pStyle w:val="3"/>
        <w:adjustRightInd w:val="0"/>
        <w:snapToGrid w:val="0"/>
        <w:rPr>
          <w:rFonts w:ascii="黑体" w:hAnsi="黑体"/>
        </w:rPr>
      </w:pPr>
      <w:bookmarkStart w:id="152" w:name="_Toc11006436"/>
      <w:bookmarkStart w:id="153" w:name="_Toc511632163"/>
      <w:bookmarkStart w:id="154" w:name="_Toc10895_WPSOffice_Level3"/>
      <w:bookmarkStart w:id="155" w:name="_Toc511632104"/>
      <w:bookmarkStart w:id="156" w:name="_Toc11005738"/>
      <w:bookmarkStart w:id="157" w:name="_Toc26278"/>
      <w:bookmarkStart w:id="158" w:name="_Toc10103"/>
      <w:bookmarkStart w:id="159" w:name="_Toc22636"/>
      <w:r>
        <w:rPr>
          <w:rFonts w:ascii="黑体" w:hAnsi="黑体" w:hint="eastAsia"/>
        </w:rPr>
        <w:t>2.</w:t>
      </w:r>
      <w:r>
        <w:rPr>
          <w:rFonts w:ascii="黑体" w:hAnsi="黑体" w:hint="eastAsia"/>
        </w:rPr>
        <w:t>7</w:t>
      </w:r>
      <w:r>
        <w:rPr>
          <w:rFonts w:ascii="黑体" w:hAnsi="黑体" w:hint="eastAsia"/>
        </w:rPr>
        <w:t>.1</w:t>
      </w:r>
      <w:r>
        <w:rPr>
          <w:rFonts w:ascii="黑体" w:hAnsi="黑体"/>
        </w:rPr>
        <w:t xml:space="preserve"> </w:t>
      </w:r>
      <w:r>
        <w:rPr>
          <w:rFonts w:ascii="黑体" w:hAnsi="黑体"/>
        </w:rPr>
        <w:t>提供丰富的图表类型</w:t>
      </w:r>
      <w:bookmarkEnd w:id="152"/>
      <w:bookmarkEnd w:id="153"/>
      <w:bookmarkEnd w:id="154"/>
      <w:bookmarkEnd w:id="155"/>
      <w:bookmarkEnd w:id="156"/>
      <w:bookmarkEnd w:id="157"/>
      <w:bookmarkEnd w:id="158"/>
      <w:bookmarkEnd w:id="159"/>
    </w:p>
    <w:p w:rsidR="004A4CEE" w:rsidRDefault="000F273F">
      <w:pPr>
        <w:pStyle w:val="af2"/>
        <w:adjustRightInd w:val="0"/>
        <w:snapToGrid w:val="0"/>
      </w:pPr>
      <w:proofErr w:type="spellStart"/>
      <w:r>
        <w:rPr>
          <w:rFonts w:hint="eastAsia"/>
        </w:rPr>
        <w:t>ECharts</w:t>
      </w:r>
      <w:proofErr w:type="spellEnd"/>
      <w:r>
        <w:rPr>
          <w:rFonts w:hint="eastAsia"/>
        </w:rPr>
        <w:t xml:space="preserve"> </w:t>
      </w:r>
      <w:r>
        <w:rPr>
          <w:rFonts w:hint="eastAsia"/>
        </w:rPr>
        <w:t>提供折线</w:t>
      </w:r>
      <w:r>
        <w:rPr>
          <w:rFonts w:hint="eastAsia"/>
        </w:rPr>
        <w:t>/</w:t>
      </w:r>
      <w:r>
        <w:rPr>
          <w:rFonts w:hint="eastAsia"/>
        </w:rPr>
        <w:t>柱状</w:t>
      </w:r>
      <w:r>
        <w:rPr>
          <w:rFonts w:hint="eastAsia"/>
        </w:rPr>
        <w:t>/</w:t>
      </w:r>
      <w:r>
        <w:rPr>
          <w:rFonts w:hint="eastAsia"/>
        </w:rPr>
        <w:t>饼</w:t>
      </w:r>
      <w:r>
        <w:rPr>
          <w:rFonts w:hint="eastAsia"/>
        </w:rPr>
        <w:t>/</w:t>
      </w:r>
      <w:r>
        <w:rPr>
          <w:rFonts w:hint="eastAsia"/>
        </w:rPr>
        <w:t>散点</w:t>
      </w:r>
      <w:r>
        <w:rPr>
          <w:rFonts w:hint="eastAsia"/>
        </w:rPr>
        <w:t>/</w:t>
      </w:r>
      <w:r>
        <w:rPr>
          <w:rFonts w:hint="eastAsia"/>
        </w:rPr>
        <w:t>雷达</w:t>
      </w:r>
      <w:r>
        <w:rPr>
          <w:rFonts w:hint="eastAsia"/>
        </w:rPr>
        <w:t>/k</w:t>
      </w:r>
      <w:r>
        <w:rPr>
          <w:rFonts w:hint="eastAsia"/>
        </w:rPr>
        <w:t>线</w:t>
      </w:r>
      <w:r>
        <w:rPr>
          <w:rFonts w:hint="eastAsia"/>
        </w:rPr>
        <w:t>/</w:t>
      </w:r>
      <w:r>
        <w:rPr>
          <w:rFonts w:hint="eastAsia"/>
        </w:rPr>
        <w:t>热力等多种图表类型，并且不同类型的图</w:t>
      </w:r>
      <w:proofErr w:type="gramStart"/>
      <w:r>
        <w:rPr>
          <w:rFonts w:hint="eastAsia"/>
        </w:rPr>
        <w:t>可以混搭使用</w:t>
      </w:r>
      <w:proofErr w:type="gramEnd"/>
      <w:r>
        <w:rPr>
          <w:rFonts w:hint="eastAsia"/>
        </w:rPr>
        <w:t>。</w:t>
      </w:r>
    </w:p>
    <w:p w:rsidR="004A4CEE" w:rsidRDefault="000F273F">
      <w:pPr>
        <w:pStyle w:val="3"/>
        <w:adjustRightInd w:val="0"/>
        <w:snapToGrid w:val="0"/>
        <w:rPr>
          <w:rFonts w:ascii="黑体" w:hAnsi="黑体"/>
        </w:rPr>
      </w:pPr>
      <w:bookmarkStart w:id="160" w:name="_Toc11006437"/>
      <w:bookmarkStart w:id="161" w:name="_Toc11005739"/>
      <w:bookmarkStart w:id="162" w:name="_Toc10193_WPSOffice_Level3"/>
      <w:bookmarkStart w:id="163" w:name="_Toc27894"/>
      <w:bookmarkStart w:id="164" w:name="_Toc511632105"/>
      <w:bookmarkStart w:id="165" w:name="_Toc24954"/>
      <w:bookmarkStart w:id="166" w:name="_Toc511632164"/>
      <w:bookmarkStart w:id="167" w:name="_Toc28098"/>
      <w:r>
        <w:rPr>
          <w:rFonts w:ascii="黑体" w:hAnsi="黑体" w:hint="eastAsia"/>
        </w:rPr>
        <w:t>2.</w:t>
      </w:r>
      <w:r>
        <w:rPr>
          <w:rFonts w:ascii="黑体" w:hAnsi="黑体" w:hint="eastAsia"/>
        </w:rPr>
        <w:t>7</w:t>
      </w:r>
      <w:r>
        <w:rPr>
          <w:rFonts w:ascii="黑体" w:hAnsi="黑体" w:hint="eastAsia"/>
        </w:rPr>
        <w:t>.1</w:t>
      </w:r>
      <w:r>
        <w:rPr>
          <w:rFonts w:ascii="黑体" w:hAnsi="黑体"/>
        </w:rPr>
        <w:t xml:space="preserve"> </w:t>
      </w:r>
      <w:r>
        <w:rPr>
          <w:rFonts w:ascii="黑体" w:hAnsi="黑体" w:hint="eastAsia"/>
        </w:rPr>
        <w:t>数据驱动特点</w:t>
      </w:r>
      <w:bookmarkEnd w:id="160"/>
      <w:bookmarkEnd w:id="161"/>
      <w:r>
        <w:rPr>
          <w:rFonts w:cs="Calibri"/>
        </w:rPr>
        <w:t> </w:t>
      </w:r>
      <w:bookmarkEnd w:id="162"/>
      <w:bookmarkEnd w:id="163"/>
    </w:p>
    <w:bookmarkEnd w:id="164"/>
    <w:bookmarkEnd w:id="165"/>
    <w:bookmarkEnd w:id="166"/>
    <w:bookmarkEnd w:id="167"/>
    <w:p w:rsidR="004A4CEE" w:rsidRDefault="000F273F">
      <w:pPr>
        <w:pStyle w:val="af2"/>
        <w:adjustRightInd w:val="0"/>
        <w:snapToGrid w:val="0"/>
      </w:pPr>
      <w:proofErr w:type="spellStart"/>
      <w:r>
        <w:rPr>
          <w:rFonts w:hint="eastAsia"/>
        </w:rPr>
        <w:t>ECharts</w:t>
      </w:r>
      <w:proofErr w:type="spellEnd"/>
      <w:r>
        <w:rPr>
          <w:rFonts w:hint="eastAsia"/>
        </w:rPr>
        <w:t>图表得益于数据驱动改变，后台提供的数据改变，图表便轻松发生更新。开发者只需要关注输入图表数据的变换，图表会自动检查最新</w:t>
      </w:r>
      <w:proofErr w:type="gramStart"/>
      <w:r>
        <w:rPr>
          <w:rFonts w:hint="eastAsia"/>
        </w:rPr>
        <w:t>数据数据</w:t>
      </w:r>
      <w:proofErr w:type="gramEnd"/>
      <w:r>
        <w:rPr>
          <w:rFonts w:hint="eastAsia"/>
        </w:rPr>
        <w:t>与当前数据的差异，并更新图表。</w:t>
      </w:r>
    </w:p>
    <w:p w:rsidR="004A4CEE" w:rsidRDefault="000F273F">
      <w:pPr>
        <w:pStyle w:val="2"/>
      </w:pPr>
      <w:bookmarkStart w:id="168" w:name="_Toc10450197"/>
      <w:bookmarkStart w:id="169" w:name="_Toc11006438"/>
      <w:bookmarkStart w:id="170" w:name="_Toc11005740"/>
      <w:bookmarkStart w:id="171" w:name="_Toc28685_WPSOffice_Level2"/>
      <w:bookmarkStart w:id="172" w:name="_Toc28519"/>
      <w:r>
        <w:rPr>
          <w:rFonts w:hint="eastAsia"/>
        </w:rPr>
        <w:t>2</w:t>
      </w:r>
      <w:r>
        <w:t>.</w:t>
      </w:r>
      <w:r>
        <w:rPr>
          <w:rFonts w:hint="eastAsia"/>
        </w:rPr>
        <w:t>8</w:t>
      </w:r>
      <w:r>
        <w:t xml:space="preserve"> WebSocket</w:t>
      </w:r>
      <w:r>
        <w:rPr>
          <w:rFonts w:hint="eastAsia"/>
        </w:rPr>
        <w:t>技术</w:t>
      </w:r>
      <w:bookmarkEnd w:id="168"/>
      <w:bookmarkEnd w:id="169"/>
      <w:bookmarkEnd w:id="170"/>
      <w:bookmarkEnd w:id="171"/>
      <w:bookmarkEnd w:id="172"/>
    </w:p>
    <w:p w:rsidR="004A4CEE" w:rsidRDefault="000F273F">
      <w:pPr>
        <w:pStyle w:val="af2"/>
        <w:adjustRightInd w:val="0"/>
        <w:snapToGrid w:val="0"/>
      </w:pPr>
      <w:r>
        <w:rPr>
          <w:rFonts w:hint="eastAsia"/>
        </w:rPr>
        <w:t>WebSocket</w:t>
      </w:r>
      <w:r>
        <w:rPr>
          <w:rFonts w:hint="eastAsia"/>
        </w:rPr>
        <w:t>协议是基于</w:t>
      </w:r>
      <w:r>
        <w:rPr>
          <w:rFonts w:hint="eastAsia"/>
        </w:rPr>
        <w:t>TCP</w:t>
      </w:r>
      <w:r>
        <w:rPr>
          <w:rFonts w:hint="eastAsia"/>
        </w:rPr>
        <w:t>的一种新的网络协议。它实现了浏览器与服务器全双工</w:t>
      </w:r>
      <w:r>
        <w:rPr>
          <w:rFonts w:hint="eastAsia"/>
        </w:rPr>
        <w:t>(full-duplex)</w:t>
      </w:r>
      <w:r>
        <w:rPr>
          <w:rFonts w:hint="eastAsia"/>
        </w:rPr>
        <w:t>通信</w:t>
      </w:r>
      <w:r>
        <w:rPr>
          <w:rFonts w:hint="eastAsia"/>
        </w:rPr>
        <w:t>--</w:t>
      </w:r>
      <w:r>
        <w:rPr>
          <w:rFonts w:hint="eastAsia"/>
        </w:rPr>
        <w:t>允许服务器主动发送信息给客户端。</w:t>
      </w:r>
      <w:r>
        <w:rPr>
          <w:rFonts w:hint="eastAsia"/>
        </w:rPr>
        <w:t>WebSocket</w:t>
      </w:r>
      <w:r>
        <w:rPr>
          <w:rFonts w:hint="eastAsia"/>
        </w:rPr>
        <w:t>通信协议于</w:t>
      </w:r>
      <w:r>
        <w:rPr>
          <w:rFonts w:hint="eastAsia"/>
        </w:rPr>
        <w:t>2011</w:t>
      </w:r>
      <w:r>
        <w:rPr>
          <w:rFonts w:hint="eastAsia"/>
        </w:rPr>
        <w:t>年被</w:t>
      </w:r>
      <w:r>
        <w:rPr>
          <w:rFonts w:hint="eastAsia"/>
        </w:rPr>
        <w:t>IETF</w:t>
      </w:r>
      <w:r>
        <w:rPr>
          <w:rFonts w:hint="eastAsia"/>
        </w:rPr>
        <w:t>定为标准</w:t>
      </w:r>
      <w:r>
        <w:rPr>
          <w:rFonts w:hint="eastAsia"/>
        </w:rPr>
        <w:t>RFC 6455</w:t>
      </w:r>
      <w:r>
        <w:rPr>
          <w:rFonts w:hint="eastAsia"/>
        </w:rPr>
        <w:t>，并被</w:t>
      </w:r>
      <w:r>
        <w:rPr>
          <w:rFonts w:hint="eastAsia"/>
        </w:rPr>
        <w:t>RFC7936</w:t>
      </w:r>
      <w:r>
        <w:rPr>
          <w:rFonts w:hint="eastAsia"/>
        </w:rPr>
        <w:t>所补充规范。长久以来</w:t>
      </w:r>
      <w:r>
        <w:rPr>
          <w:rFonts w:hint="eastAsia"/>
        </w:rPr>
        <w:t xml:space="preserve">, </w:t>
      </w:r>
      <w:r>
        <w:rPr>
          <w:rFonts w:hint="eastAsia"/>
        </w:rPr>
        <w:t>创建实现客户端和用户端之间双工通讯的</w:t>
      </w:r>
      <w:r>
        <w:rPr>
          <w:rFonts w:hint="eastAsia"/>
        </w:rPr>
        <w:t>web app</w:t>
      </w:r>
      <w:r>
        <w:rPr>
          <w:rFonts w:hint="eastAsia"/>
        </w:rPr>
        <w:t>都会造成</w:t>
      </w:r>
      <w:r>
        <w:rPr>
          <w:rFonts w:hint="eastAsia"/>
        </w:rPr>
        <w:t>HTTP</w:t>
      </w:r>
      <w:r>
        <w:rPr>
          <w:rFonts w:hint="eastAsia"/>
        </w:rPr>
        <w:t>轮询的滥用</w:t>
      </w:r>
      <w:r>
        <w:rPr>
          <w:rFonts w:hint="eastAsia"/>
        </w:rPr>
        <w:t xml:space="preserve">: </w:t>
      </w:r>
      <w:r>
        <w:rPr>
          <w:rFonts w:hint="eastAsia"/>
        </w:rPr>
        <w:t>客户端向主机不断发送不同的</w:t>
      </w:r>
      <w:r>
        <w:rPr>
          <w:rFonts w:hint="eastAsia"/>
        </w:rPr>
        <w:t>HTTP</w:t>
      </w:r>
      <w:r>
        <w:rPr>
          <w:rFonts w:hint="eastAsia"/>
        </w:rPr>
        <w:t>呼叫来进行询问。这会导致一系列的问题</w:t>
      </w:r>
      <w:r>
        <w:rPr>
          <w:rFonts w:hint="eastAsia"/>
        </w:rPr>
        <w:t>:</w:t>
      </w:r>
    </w:p>
    <w:p w:rsidR="004A4CEE" w:rsidRDefault="000F273F">
      <w:pPr>
        <w:pStyle w:val="af2"/>
        <w:adjustRightInd w:val="0"/>
        <w:snapToGrid w:val="0"/>
      </w:pPr>
      <w:r>
        <w:rPr>
          <w:rFonts w:hint="eastAsia"/>
        </w:rPr>
        <w:t>1.</w:t>
      </w:r>
      <w:r>
        <w:rPr>
          <w:rFonts w:hint="eastAsia"/>
        </w:rPr>
        <w:t>服务器被迫为每个客户端使用许多不同的底层</w:t>
      </w:r>
      <w:r>
        <w:rPr>
          <w:rFonts w:hint="eastAsia"/>
        </w:rPr>
        <w:t>TCP</w:t>
      </w:r>
      <w:r>
        <w:rPr>
          <w:rFonts w:hint="eastAsia"/>
        </w:rPr>
        <w:t>连接</w:t>
      </w:r>
      <w:r>
        <w:rPr>
          <w:rFonts w:hint="eastAsia"/>
        </w:rPr>
        <w:t>:</w:t>
      </w:r>
      <w:r>
        <w:rPr>
          <w:rFonts w:hint="eastAsia"/>
        </w:rPr>
        <w:t>一个用于向客户端发送信息，其它用于接收</w:t>
      </w:r>
      <w:r>
        <w:rPr>
          <w:rFonts w:hint="eastAsia"/>
        </w:rPr>
        <w:t>每个传入消息。</w:t>
      </w:r>
    </w:p>
    <w:p w:rsidR="004A4CEE" w:rsidRDefault="000F273F">
      <w:pPr>
        <w:pStyle w:val="af2"/>
        <w:adjustRightInd w:val="0"/>
        <w:snapToGrid w:val="0"/>
      </w:pPr>
      <w:r>
        <w:rPr>
          <w:rFonts w:hint="eastAsia"/>
        </w:rPr>
        <w:t>2.</w:t>
      </w:r>
      <w:r>
        <w:rPr>
          <w:rFonts w:hint="eastAsia"/>
        </w:rPr>
        <w:t>有些协议有很高的开销，每一个客户端和服务器之间都有</w:t>
      </w:r>
      <w:r>
        <w:rPr>
          <w:rFonts w:hint="eastAsia"/>
        </w:rPr>
        <w:t>HTTP</w:t>
      </w:r>
      <w:r>
        <w:rPr>
          <w:rFonts w:hint="eastAsia"/>
        </w:rPr>
        <w:t>头。</w:t>
      </w:r>
    </w:p>
    <w:p w:rsidR="004A4CEE" w:rsidRDefault="000F273F">
      <w:pPr>
        <w:pStyle w:val="af2"/>
        <w:adjustRightInd w:val="0"/>
        <w:snapToGrid w:val="0"/>
      </w:pPr>
      <w:r>
        <w:rPr>
          <w:rFonts w:hint="eastAsia"/>
        </w:rPr>
        <w:t>3.</w:t>
      </w:r>
      <w:r>
        <w:rPr>
          <w:rFonts w:hint="eastAsia"/>
        </w:rPr>
        <w:t>客户端脚本被迫维护从传出连接到传入连接的映射来追踪回复。</w:t>
      </w:r>
    </w:p>
    <w:p w:rsidR="004A4CEE" w:rsidRDefault="000F273F">
      <w:pPr>
        <w:pStyle w:val="af2"/>
        <w:adjustRightInd w:val="0"/>
        <w:snapToGrid w:val="0"/>
      </w:pPr>
      <w:r>
        <w:rPr>
          <w:rFonts w:hint="eastAsia"/>
        </w:rPr>
        <w:lastRenderedPageBreak/>
        <w:t>一个更简单的解决方案是使用单个</w:t>
      </w:r>
      <w:r>
        <w:rPr>
          <w:rFonts w:hint="eastAsia"/>
        </w:rPr>
        <w:t>TCP</w:t>
      </w:r>
      <w:r>
        <w:rPr>
          <w:rFonts w:hint="eastAsia"/>
        </w:rPr>
        <w:t>连接双向通信。</w:t>
      </w:r>
      <w:r>
        <w:rPr>
          <w:rFonts w:hint="eastAsia"/>
        </w:rPr>
        <w:t xml:space="preserve"> </w:t>
      </w:r>
      <w:r>
        <w:rPr>
          <w:rFonts w:hint="eastAsia"/>
        </w:rPr>
        <w:t>这就是</w:t>
      </w:r>
      <w:r>
        <w:rPr>
          <w:rFonts w:hint="eastAsia"/>
        </w:rPr>
        <w:t>WebSocket</w:t>
      </w:r>
      <w:r>
        <w:rPr>
          <w:rFonts w:hint="eastAsia"/>
        </w:rPr>
        <w:t>协议所提供的功能。</w:t>
      </w:r>
      <w:r>
        <w:rPr>
          <w:rFonts w:hint="eastAsia"/>
        </w:rPr>
        <w:t xml:space="preserve"> </w:t>
      </w:r>
      <w:r>
        <w:rPr>
          <w:rFonts w:hint="eastAsia"/>
        </w:rPr>
        <w:t>结合</w:t>
      </w:r>
      <w:r>
        <w:rPr>
          <w:rFonts w:hint="eastAsia"/>
        </w:rPr>
        <w:t xml:space="preserve">WebSocket API </w:t>
      </w:r>
      <w:r>
        <w:rPr>
          <w:rFonts w:hint="eastAsia"/>
        </w:rPr>
        <w:t>，</w:t>
      </w:r>
      <w:r>
        <w:rPr>
          <w:rFonts w:hint="eastAsia"/>
        </w:rPr>
        <w:t>WebSocket</w:t>
      </w:r>
      <w:r>
        <w:rPr>
          <w:rFonts w:hint="eastAsia"/>
        </w:rPr>
        <w:t>协议提供了一个用来替代</w:t>
      </w:r>
      <w:r>
        <w:rPr>
          <w:rFonts w:hint="eastAsia"/>
        </w:rPr>
        <w:t>HTTP</w:t>
      </w:r>
      <w:r>
        <w:rPr>
          <w:rFonts w:hint="eastAsia"/>
        </w:rPr>
        <w:t>轮询实现网页到远程主机的双向通信的方法。</w:t>
      </w:r>
    </w:p>
    <w:p w:rsidR="004A4CEE" w:rsidRDefault="000F273F">
      <w:pPr>
        <w:pStyle w:val="af2"/>
        <w:adjustRightInd w:val="0"/>
        <w:snapToGrid w:val="0"/>
      </w:pPr>
      <w:r>
        <w:rPr>
          <w:rFonts w:hint="eastAsia"/>
        </w:rPr>
        <w:t>WebSocket</w:t>
      </w:r>
      <w:r>
        <w:rPr>
          <w:rFonts w:hint="eastAsia"/>
        </w:rPr>
        <w:t>协议被设计来取代用</w:t>
      </w:r>
      <w:r>
        <w:rPr>
          <w:rFonts w:hint="eastAsia"/>
        </w:rPr>
        <w:t>HTTP</w:t>
      </w:r>
      <w:r>
        <w:rPr>
          <w:rFonts w:hint="eastAsia"/>
        </w:rPr>
        <w:t>作为传输层的双向通讯技术</w:t>
      </w:r>
      <w:r>
        <w:rPr>
          <w:rFonts w:hint="eastAsia"/>
        </w:rPr>
        <w:t>,</w:t>
      </w:r>
      <w:r>
        <w:rPr>
          <w:rFonts w:hint="eastAsia"/>
        </w:rPr>
        <w:t>这些技术只能牺牲效率和</w:t>
      </w:r>
      <w:proofErr w:type="gramStart"/>
      <w:r>
        <w:rPr>
          <w:rFonts w:hint="eastAsia"/>
        </w:rPr>
        <w:t>可</w:t>
      </w:r>
      <w:proofErr w:type="gramEnd"/>
      <w:r>
        <w:rPr>
          <w:rFonts w:hint="eastAsia"/>
        </w:rPr>
        <w:t>依赖性其中一方来提高另一方，因为</w:t>
      </w:r>
      <w:r>
        <w:rPr>
          <w:rFonts w:hint="eastAsia"/>
        </w:rPr>
        <w:t>HTTP</w:t>
      </w:r>
      <w:r>
        <w:rPr>
          <w:rFonts w:hint="eastAsia"/>
        </w:rPr>
        <w:t>最初的目的不</w:t>
      </w:r>
      <w:r>
        <w:rPr>
          <w:rFonts w:hint="eastAsia"/>
        </w:rPr>
        <w:t>是为了双向通讯。</w:t>
      </w:r>
      <w:hyperlink r:id="rId30" w:history="1">
        <w:r>
          <w:rPr>
            <w:rFonts w:hint="eastAsia"/>
          </w:rPr>
          <w:t>编辑本段</w:t>
        </w:r>
      </w:hyperlink>
      <w:r>
        <w:rPr>
          <w:rFonts w:hint="eastAsia"/>
        </w:rPr>
        <w:t>实现原理：</w:t>
      </w:r>
    </w:p>
    <w:p w:rsidR="004A4CEE" w:rsidRDefault="000F273F">
      <w:pPr>
        <w:pStyle w:val="af2"/>
        <w:adjustRightInd w:val="0"/>
        <w:snapToGrid w:val="0"/>
      </w:pPr>
      <w:r>
        <w:rPr>
          <w:rFonts w:hint="eastAsia"/>
        </w:rPr>
        <w:t>在实现</w:t>
      </w:r>
      <w:proofErr w:type="spellStart"/>
      <w:r>
        <w:rPr>
          <w:rFonts w:hint="eastAsia"/>
        </w:rPr>
        <w:t>websocket</w:t>
      </w:r>
      <w:proofErr w:type="spellEnd"/>
      <w:r>
        <w:rPr>
          <w:rFonts w:hint="eastAsia"/>
        </w:rPr>
        <w:t>连线过程中，需要通过浏览器发出</w:t>
      </w:r>
      <w:proofErr w:type="spellStart"/>
      <w:r>
        <w:rPr>
          <w:rFonts w:hint="eastAsia"/>
        </w:rPr>
        <w:t>websocket</w:t>
      </w:r>
      <w:proofErr w:type="spellEnd"/>
      <w:r>
        <w:rPr>
          <w:rFonts w:hint="eastAsia"/>
        </w:rPr>
        <w:t>连线请求，然后服务器发出回应，这个过程通常称为</w:t>
      </w:r>
      <w:r>
        <w:rPr>
          <w:rFonts w:hint="eastAsia"/>
        </w:rPr>
        <w:t>"</w:t>
      </w:r>
      <w:r>
        <w:rPr>
          <w:rFonts w:hint="eastAsia"/>
        </w:rPr>
        <w:t>握手</w:t>
      </w:r>
      <w:r>
        <w:rPr>
          <w:rFonts w:hint="eastAsia"/>
        </w:rPr>
        <w:t xml:space="preserve">" </w:t>
      </w:r>
      <w:r>
        <w:rPr>
          <w:rFonts w:hint="eastAsia"/>
        </w:rPr>
        <w:t>。在</w:t>
      </w:r>
      <w:r>
        <w:rPr>
          <w:rFonts w:hint="eastAsia"/>
        </w:rPr>
        <w:t xml:space="preserve"> WebSocket API</w:t>
      </w:r>
      <w:r>
        <w:rPr>
          <w:rFonts w:hint="eastAsia"/>
        </w:rPr>
        <w:t>，浏览器和服务器只需要做一个握手的动作，然后，浏览器和服务器之间就形成了一条快速通道。两者之间就直接可以数据互相传送。在此</w:t>
      </w:r>
      <w:r>
        <w:rPr>
          <w:rFonts w:hint="eastAsia"/>
        </w:rPr>
        <w:t xml:space="preserve">WebSocket </w:t>
      </w:r>
      <w:r>
        <w:rPr>
          <w:rFonts w:hint="eastAsia"/>
        </w:rPr>
        <w:t>协议中，为</w:t>
      </w:r>
      <w:r>
        <w:rPr>
          <w:rFonts w:hint="eastAsia"/>
        </w:rPr>
        <w:t>我们实现即时服务带来了两大好处</w:t>
      </w:r>
      <w:r>
        <w:rPr>
          <w:rFonts w:hint="eastAsia"/>
        </w:rPr>
        <w:t>:</w:t>
      </w:r>
    </w:p>
    <w:p w:rsidR="004A4CEE" w:rsidRDefault="000F273F">
      <w:pPr>
        <w:pStyle w:val="af2"/>
        <w:adjustRightInd w:val="0"/>
        <w:snapToGrid w:val="0"/>
      </w:pPr>
      <w:r>
        <w:rPr>
          <w:rFonts w:hint="eastAsia"/>
        </w:rPr>
        <w:t>1. Header</w:t>
      </w:r>
      <w:r>
        <w:rPr>
          <w:rFonts w:hint="eastAsia"/>
        </w:rPr>
        <w:t>：互相沟通的</w:t>
      </w:r>
      <w:r>
        <w:rPr>
          <w:rFonts w:hint="eastAsia"/>
        </w:rPr>
        <w:t>Header</w:t>
      </w:r>
      <w:r>
        <w:rPr>
          <w:rFonts w:hint="eastAsia"/>
        </w:rPr>
        <w:t>是很小的</w:t>
      </w:r>
      <w:r>
        <w:rPr>
          <w:rFonts w:hint="eastAsia"/>
        </w:rPr>
        <w:t>-</w:t>
      </w:r>
      <w:r>
        <w:rPr>
          <w:rFonts w:hint="eastAsia"/>
        </w:rPr>
        <w:t>大概只有</w:t>
      </w:r>
      <w:r>
        <w:rPr>
          <w:rFonts w:hint="eastAsia"/>
        </w:rPr>
        <w:t xml:space="preserve"> 2 Bytes</w:t>
      </w:r>
    </w:p>
    <w:p w:rsidR="004A4CEE" w:rsidRDefault="000F273F">
      <w:pPr>
        <w:pStyle w:val="af2"/>
        <w:adjustRightInd w:val="0"/>
        <w:snapToGrid w:val="0"/>
      </w:pPr>
      <w:r>
        <w:rPr>
          <w:rFonts w:hint="eastAsia"/>
        </w:rPr>
        <w:t>2. Server Push</w:t>
      </w:r>
      <w:r>
        <w:rPr>
          <w:rFonts w:hint="eastAsia"/>
        </w:rPr>
        <w:t>：服务器的推送，服务器不再被动的接收到浏览器的请求之后才返回数据，而是在有新数据时就主动推送给浏览器。</w:t>
      </w:r>
    </w:p>
    <w:p w:rsidR="004A4CEE" w:rsidRDefault="000F273F">
      <w:pPr>
        <w:pStyle w:val="2"/>
      </w:pPr>
      <w:bookmarkStart w:id="173" w:name="_Toc10450198"/>
      <w:bookmarkStart w:id="174" w:name="_Toc11005741"/>
      <w:bookmarkStart w:id="175" w:name="_Toc11006439"/>
      <w:bookmarkStart w:id="176" w:name="_Toc23189_WPSOffice_Level2"/>
      <w:bookmarkStart w:id="177" w:name="_Toc27226"/>
      <w:r>
        <w:rPr>
          <w:rFonts w:hint="eastAsia"/>
        </w:rPr>
        <w:t>2.</w:t>
      </w:r>
      <w:r>
        <w:rPr>
          <w:rFonts w:hint="eastAsia"/>
        </w:rPr>
        <w:t>9</w:t>
      </w:r>
      <w:r>
        <w:rPr>
          <w:rFonts w:hint="eastAsia"/>
        </w:rPr>
        <w:t xml:space="preserve"> POI</w:t>
      </w:r>
      <w:r>
        <w:rPr>
          <w:rFonts w:hint="eastAsia"/>
        </w:rPr>
        <w:t>技术</w:t>
      </w:r>
      <w:bookmarkEnd w:id="173"/>
      <w:bookmarkEnd w:id="174"/>
      <w:bookmarkEnd w:id="175"/>
      <w:bookmarkEnd w:id="176"/>
      <w:bookmarkEnd w:id="177"/>
    </w:p>
    <w:p w:rsidR="004A4CEE" w:rsidRDefault="000F273F">
      <w:pPr>
        <w:pStyle w:val="af2"/>
        <w:adjustRightInd w:val="0"/>
        <w:snapToGrid w:val="0"/>
      </w:pPr>
      <w:r>
        <w:rPr>
          <w:rFonts w:hint="eastAsia"/>
        </w:rPr>
        <w:t>Apache POI</w:t>
      </w:r>
      <w:r>
        <w:rPr>
          <w:rFonts w:hint="eastAsia"/>
        </w:rPr>
        <w:t>是一种流行的</w:t>
      </w:r>
      <w:r>
        <w:rPr>
          <w:rFonts w:hint="eastAsia"/>
        </w:rPr>
        <w:t>API</w:t>
      </w:r>
      <w:r>
        <w:rPr>
          <w:rFonts w:hint="eastAsia"/>
        </w:rPr>
        <w:t>，它允许程序员使用</w:t>
      </w:r>
      <w:r>
        <w:rPr>
          <w:rFonts w:hint="eastAsia"/>
        </w:rPr>
        <w:t>Java</w:t>
      </w:r>
      <w:r>
        <w:rPr>
          <w:rFonts w:hint="eastAsia"/>
        </w:rPr>
        <w:t>程序创建，修改和显示</w:t>
      </w:r>
      <w:r>
        <w:rPr>
          <w:rFonts w:hint="eastAsia"/>
        </w:rPr>
        <w:t>MS Office</w:t>
      </w:r>
      <w:r>
        <w:rPr>
          <w:rFonts w:hint="eastAsia"/>
        </w:rPr>
        <w:t>文件。这由</w:t>
      </w:r>
      <w:r>
        <w:rPr>
          <w:rFonts w:hint="eastAsia"/>
        </w:rPr>
        <w:t>Apache</w:t>
      </w:r>
      <w:r>
        <w:rPr>
          <w:rFonts w:hint="eastAsia"/>
        </w:rPr>
        <w:t>软件基金会开发使用</w:t>
      </w:r>
      <w:r>
        <w:rPr>
          <w:rFonts w:hint="eastAsia"/>
        </w:rPr>
        <w:t>Java</w:t>
      </w:r>
      <w:r>
        <w:rPr>
          <w:rFonts w:hint="eastAsia"/>
        </w:rPr>
        <w:t>分布式设计或修改</w:t>
      </w:r>
      <w:r>
        <w:rPr>
          <w:rFonts w:hint="eastAsia"/>
        </w:rPr>
        <w:t>Microsoft Office</w:t>
      </w:r>
      <w:r>
        <w:rPr>
          <w:rFonts w:hint="eastAsia"/>
        </w:rPr>
        <w:t>文件的开源库。它包含类和方法对用户输入数据或文件到</w:t>
      </w:r>
      <w:r>
        <w:rPr>
          <w:rFonts w:hint="eastAsia"/>
        </w:rPr>
        <w:t>MS Office</w:t>
      </w:r>
      <w:r>
        <w:rPr>
          <w:rFonts w:hint="eastAsia"/>
        </w:rPr>
        <w:t>文档进行解码。</w:t>
      </w:r>
    </w:p>
    <w:p w:rsidR="004A4CEE" w:rsidRDefault="000F273F">
      <w:pPr>
        <w:pStyle w:val="af2"/>
        <w:adjustRightInd w:val="0"/>
        <w:snapToGrid w:val="0"/>
      </w:pPr>
      <w:r>
        <w:rPr>
          <w:rFonts w:hint="eastAsia"/>
        </w:rPr>
        <w:t>在我们实际的开发中，表现层的解决方案虽然有多样，但是</w:t>
      </w:r>
      <w:r>
        <w:rPr>
          <w:rFonts w:hint="eastAsia"/>
        </w:rPr>
        <w:t>IE</w:t>
      </w:r>
      <w:r>
        <w:rPr>
          <w:rFonts w:hint="eastAsia"/>
        </w:rPr>
        <w:t>浏览器已成为最多人使用的浏览器，因为大家都用</w:t>
      </w:r>
      <w:r>
        <w:rPr>
          <w:rFonts w:hint="eastAsia"/>
        </w:rPr>
        <w:t>Windows</w:t>
      </w:r>
      <w:r>
        <w:rPr>
          <w:rFonts w:hint="eastAsia"/>
        </w:rPr>
        <w:t>。在企业办公系统中，常常有客户这样子要求：你要把我们的报表直接用</w:t>
      </w:r>
      <w:r>
        <w:rPr>
          <w:rFonts w:hint="eastAsia"/>
        </w:rPr>
        <w:t>Excel</w:t>
      </w:r>
      <w:r>
        <w:rPr>
          <w:rFonts w:hint="eastAsia"/>
        </w:rPr>
        <w:t>打开</w:t>
      </w:r>
      <w:r>
        <w:rPr>
          <w:rFonts w:hint="eastAsia"/>
        </w:rPr>
        <w:t>(</w:t>
      </w:r>
      <w:r>
        <w:rPr>
          <w:rFonts w:hint="eastAsia"/>
        </w:rPr>
        <w:t>电信系统、银行系统</w:t>
      </w:r>
      <w:r>
        <w:rPr>
          <w:rFonts w:hint="eastAsia"/>
        </w:rPr>
        <w:t>)</w:t>
      </w:r>
      <w:r>
        <w:rPr>
          <w:rFonts w:hint="eastAsia"/>
        </w:rPr>
        <w:t>。或者是：我们已经习惯用</w:t>
      </w:r>
      <w:r>
        <w:rPr>
          <w:rFonts w:hint="eastAsia"/>
        </w:rPr>
        <w:t>Excel</w:t>
      </w:r>
      <w:r>
        <w:rPr>
          <w:rFonts w:hint="eastAsia"/>
        </w:rPr>
        <w:t>打印。</w:t>
      </w:r>
    </w:p>
    <w:p w:rsidR="004A4CEE" w:rsidRDefault="000F273F">
      <w:pPr>
        <w:pStyle w:val="af2"/>
        <w:adjustRightInd w:val="0"/>
        <w:snapToGrid w:val="0"/>
      </w:pPr>
      <w:r>
        <w:rPr>
          <w:rFonts w:hint="eastAsia"/>
        </w:rPr>
        <w:t>Apache</w:t>
      </w:r>
      <w:r>
        <w:rPr>
          <w:rFonts w:hint="eastAsia"/>
        </w:rPr>
        <w:t>的</w:t>
      </w:r>
      <w:proofErr w:type="spellStart"/>
      <w:r>
        <w:rPr>
          <w:rFonts w:hint="eastAsia"/>
        </w:rPr>
        <w:t>Jakata</w:t>
      </w:r>
      <w:proofErr w:type="spellEnd"/>
      <w:r>
        <w:rPr>
          <w:rFonts w:hint="eastAsia"/>
        </w:rPr>
        <w:t>项目的</w:t>
      </w:r>
      <w:r>
        <w:rPr>
          <w:rFonts w:hint="eastAsia"/>
        </w:rPr>
        <w:t>POI</w:t>
      </w:r>
      <w:r>
        <w:rPr>
          <w:rFonts w:hint="eastAsia"/>
        </w:rPr>
        <w:t>子项目，目前比较成熟的是</w:t>
      </w:r>
      <w:r>
        <w:rPr>
          <w:rFonts w:hint="eastAsia"/>
        </w:rPr>
        <w:t>HSSF</w:t>
      </w:r>
      <w:r>
        <w:rPr>
          <w:rFonts w:hint="eastAsia"/>
        </w:rPr>
        <w:t>、</w:t>
      </w:r>
      <w:r>
        <w:rPr>
          <w:rFonts w:hint="eastAsia"/>
        </w:rPr>
        <w:t>XSSF</w:t>
      </w:r>
      <w:r>
        <w:rPr>
          <w:rFonts w:hint="eastAsia"/>
        </w:rPr>
        <w:t>等接口，在处理</w:t>
      </w:r>
      <w:proofErr w:type="spellStart"/>
      <w:r>
        <w:rPr>
          <w:rFonts w:hint="eastAsia"/>
        </w:rPr>
        <w:t>MSExcel</w:t>
      </w:r>
      <w:proofErr w:type="spellEnd"/>
      <w:r>
        <w:rPr>
          <w:rFonts w:hint="eastAsia"/>
        </w:rPr>
        <w:t>对象。它</w:t>
      </w:r>
      <w:proofErr w:type="gramStart"/>
      <w:r>
        <w:rPr>
          <w:rFonts w:hint="eastAsia"/>
        </w:rPr>
        <w:t>不象</w:t>
      </w:r>
      <w:proofErr w:type="gramEnd"/>
      <w:r>
        <w:rPr>
          <w:rFonts w:hint="eastAsia"/>
        </w:rPr>
        <w:t>我们仅仅是用</w:t>
      </w:r>
      <w:r>
        <w:rPr>
          <w:rFonts w:hint="eastAsia"/>
        </w:rPr>
        <w:t>csv</w:t>
      </w:r>
      <w:r>
        <w:rPr>
          <w:rFonts w:hint="eastAsia"/>
        </w:rPr>
        <w:t>生成的没有格式的可以由</w:t>
      </w:r>
      <w:r>
        <w:rPr>
          <w:rFonts w:hint="eastAsia"/>
        </w:rPr>
        <w:t>Excel</w:t>
      </w:r>
      <w:r>
        <w:rPr>
          <w:rFonts w:hint="eastAsia"/>
        </w:rPr>
        <w:t>转换的东西，而是真正的</w:t>
      </w:r>
      <w:r>
        <w:rPr>
          <w:rFonts w:hint="eastAsia"/>
        </w:rPr>
        <w:t>Excel</w:t>
      </w:r>
      <w:r>
        <w:rPr>
          <w:rFonts w:hint="eastAsia"/>
        </w:rPr>
        <w:t>对象，你可以控制一些</w:t>
      </w:r>
      <w:r>
        <w:rPr>
          <w:rFonts w:hint="eastAsia"/>
        </w:rPr>
        <w:t>属性如</w:t>
      </w:r>
      <w:proofErr w:type="spellStart"/>
      <w:r>
        <w:rPr>
          <w:rFonts w:hint="eastAsia"/>
        </w:rPr>
        <w:t>sheet,cell</w:t>
      </w:r>
      <w:proofErr w:type="spellEnd"/>
      <w:r>
        <w:rPr>
          <w:rFonts w:hint="eastAsia"/>
        </w:rPr>
        <w:t>等。</w:t>
      </w:r>
    </w:p>
    <w:p w:rsidR="004A4CEE" w:rsidRDefault="000F273F">
      <w:pPr>
        <w:pStyle w:val="2"/>
      </w:pPr>
      <w:bookmarkStart w:id="178" w:name="_Toc14400_WPSOffice_Level2"/>
      <w:bookmarkStart w:id="179" w:name="_Toc10450199"/>
      <w:bookmarkStart w:id="180" w:name="_Toc11005742"/>
      <w:bookmarkStart w:id="181" w:name="_Toc11006440"/>
      <w:bookmarkStart w:id="182" w:name="_Toc27486"/>
      <w:r>
        <w:rPr>
          <w:rFonts w:hint="eastAsia"/>
        </w:rPr>
        <w:t>2.</w:t>
      </w:r>
      <w:r>
        <w:rPr>
          <w:rFonts w:hint="eastAsia"/>
        </w:rPr>
        <w:t>10</w:t>
      </w:r>
      <w:r>
        <w:rPr>
          <w:rFonts w:hint="eastAsia"/>
        </w:rPr>
        <w:t>基于</w:t>
      </w:r>
      <w:r>
        <w:rPr>
          <w:rFonts w:hint="eastAsia"/>
        </w:rPr>
        <w:t>JWT</w:t>
      </w:r>
      <w:r>
        <w:rPr>
          <w:rFonts w:hint="eastAsia"/>
        </w:rPr>
        <w:t>的</w:t>
      </w:r>
      <w:r>
        <w:rPr>
          <w:rFonts w:hint="eastAsia"/>
        </w:rPr>
        <w:t>Token</w:t>
      </w:r>
      <w:r>
        <w:rPr>
          <w:rFonts w:hint="eastAsia"/>
        </w:rPr>
        <w:t>认证机制</w:t>
      </w:r>
      <w:bookmarkEnd w:id="178"/>
      <w:bookmarkEnd w:id="179"/>
      <w:bookmarkEnd w:id="180"/>
      <w:bookmarkEnd w:id="181"/>
      <w:bookmarkEnd w:id="182"/>
    </w:p>
    <w:p w:rsidR="004A4CEE" w:rsidRDefault="000F273F">
      <w:pPr>
        <w:pStyle w:val="af2"/>
        <w:adjustRightInd w:val="0"/>
        <w:snapToGrid w:val="0"/>
      </w:pPr>
      <w:r>
        <w:rPr>
          <w:rFonts w:hint="eastAsia"/>
        </w:rPr>
        <w:t>JSON Web Token</w:t>
      </w:r>
      <w:r>
        <w:rPr>
          <w:rFonts w:hint="eastAsia"/>
        </w:rPr>
        <w:t>（</w:t>
      </w:r>
      <w:r>
        <w:rPr>
          <w:rFonts w:hint="eastAsia"/>
        </w:rPr>
        <w:t>JWT</w:t>
      </w:r>
      <w:r>
        <w:rPr>
          <w:rFonts w:hint="eastAsia"/>
        </w:rPr>
        <w:t>）是一个非常轻巧的规范。这个规范允许我们使用</w:t>
      </w:r>
      <w:r>
        <w:rPr>
          <w:rFonts w:hint="eastAsia"/>
        </w:rPr>
        <w:t>JWT</w:t>
      </w:r>
      <w:r>
        <w:rPr>
          <w:rFonts w:hint="eastAsia"/>
        </w:rPr>
        <w:lastRenderedPageBreak/>
        <w:t>在用户和服务器之间传递安全可靠的信息。它由三部分组成，头部、载荷与签名。优点如下：</w:t>
      </w:r>
    </w:p>
    <w:p w:rsidR="004A4CEE" w:rsidRDefault="000F273F">
      <w:pPr>
        <w:pStyle w:val="af2"/>
        <w:adjustRightInd w:val="0"/>
        <w:snapToGrid w:val="0"/>
      </w:pPr>
      <w:r>
        <w:rPr>
          <w:rFonts w:hint="eastAsia"/>
        </w:rPr>
        <w:t>支持跨域访问</w:t>
      </w:r>
      <w:r>
        <w:rPr>
          <w:rFonts w:hint="eastAsia"/>
        </w:rPr>
        <w:t>: Cookie</w:t>
      </w:r>
      <w:r>
        <w:rPr>
          <w:rFonts w:hint="eastAsia"/>
        </w:rPr>
        <w:t>是不允许</w:t>
      </w:r>
      <w:proofErr w:type="gramStart"/>
      <w:r>
        <w:rPr>
          <w:rFonts w:hint="eastAsia"/>
        </w:rPr>
        <w:t>垮域访问</w:t>
      </w:r>
      <w:proofErr w:type="gramEnd"/>
      <w:r>
        <w:rPr>
          <w:rFonts w:hint="eastAsia"/>
        </w:rPr>
        <w:t>的，这一点对</w:t>
      </w:r>
      <w:r>
        <w:rPr>
          <w:rFonts w:hint="eastAsia"/>
        </w:rPr>
        <w:t>Token</w:t>
      </w:r>
      <w:r>
        <w:rPr>
          <w:rFonts w:hint="eastAsia"/>
        </w:rPr>
        <w:t>机制是不存在的，前提是传输的用户认证信息通过</w:t>
      </w:r>
      <w:r>
        <w:rPr>
          <w:rFonts w:hint="eastAsia"/>
        </w:rPr>
        <w:t>HTTP</w:t>
      </w:r>
      <w:r>
        <w:rPr>
          <w:rFonts w:hint="eastAsia"/>
        </w:rPr>
        <w:t>头传输。</w:t>
      </w:r>
    </w:p>
    <w:p w:rsidR="004A4CEE" w:rsidRDefault="000F273F">
      <w:pPr>
        <w:pStyle w:val="af2"/>
        <w:adjustRightInd w:val="0"/>
        <w:snapToGrid w:val="0"/>
      </w:pPr>
      <w:r>
        <w:rPr>
          <w:rFonts w:hint="eastAsia"/>
        </w:rPr>
        <w:t>无状态</w:t>
      </w:r>
      <w:r>
        <w:rPr>
          <w:rFonts w:hint="eastAsia"/>
        </w:rPr>
        <w:t>(</w:t>
      </w:r>
      <w:r>
        <w:rPr>
          <w:rFonts w:hint="eastAsia"/>
        </w:rPr>
        <w:t>也称：</w:t>
      </w:r>
      <w:proofErr w:type="gramStart"/>
      <w:r>
        <w:rPr>
          <w:rFonts w:hint="eastAsia"/>
        </w:rPr>
        <w:t>服务端可扩展</w:t>
      </w:r>
      <w:proofErr w:type="gramEnd"/>
      <w:r>
        <w:rPr>
          <w:rFonts w:hint="eastAsia"/>
        </w:rPr>
        <w:t>行</w:t>
      </w:r>
      <w:r>
        <w:rPr>
          <w:rFonts w:hint="eastAsia"/>
        </w:rPr>
        <w:t>):Token</w:t>
      </w:r>
      <w:r>
        <w:rPr>
          <w:rFonts w:hint="eastAsia"/>
        </w:rPr>
        <w:t>机制在服务端不需要存储</w:t>
      </w:r>
      <w:r>
        <w:rPr>
          <w:rFonts w:hint="eastAsia"/>
        </w:rPr>
        <w:t>session</w:t>
      </w:r>
      <w:r>
        <w:rPr>
          <w:rFonts w:hint="eastAsia"/>
        </w:rPr>
        <w:t>信息，因为</w:t>
      </w:r>
      <w:r>
        <w:rPr>
          <w:rFonts w:hint="eastAsia"/>
        </w:rPr>
        <w:t xml:space="preserve">Token </w:t>
      </w:r>
      <w:r>
        <w:rPr>
          <w:rFonts w:hint="eastAsia"/>
        </w:rPr>
        <w:t>自身包含了所有登录用户的信息，只需要在客户</w:t>
      </w:r>
      <w:r>
        <w:rPr>
          <w:rFonts w:hint="eastAsia"/>
        </w:rPr>
        <w:t>端的</w:t>
      </w:r>
      <w:r>
        <w:rPr>
          <w:rFonts w:hint="eastAsia"/>
        </w:rPr>
        <w:t>cookie</w:t>
      </w:r>
      <w:r>
        <w:rPr>
          <w:rFonts w:hint="eastAsia"/>
        </w:rPr>
        <w:t>或本地介质存储状态信息</w:t>
      </w:r>
      <w:r>
        <w:rPr>
          <w:rFonts w:hint="eastAsia"/>
        </w:rPr>
        <w:t>.</w:t>
      </w:r>
    </w:p>
    <w:p w:rsidR="004A4CEE" w:rsidRDefault="000F273F">
      <w:pPr>
        <w:pStyle w:val="af2"/>
        <w:adjustRightInd w:val="0"/>
        <w:snapToGrid w:val="0"/>
      </w:pPr>
      <w:r>
        <w:rPr>
          <w:rFonts w:hint="eastAsia"/>
        </w:rPr>
        <w:t>更适用</w:t>
      </w:r>
      <w:r>
        <w:rPr>
          <w:rFonts w:hint="eastAsia"/>
        </w:rPr>
        <w:t xml:space="preserve">CDN: </w:t>
      </w:r>
      <w:r>
        <w:rPr>
          <w:rFonts w:hint="eastAsia"/>
        </w:rPr>
        <w:t>可以通过内容分发网络请求你服务端的所有资料（如：</w:t>
      </w:r>
      <w:proofErr w:type="spellStart"/>
      <w:r>
        <w:rPr>
          <w:rFonts w:hint="eastAsia"/>
        </w:rPr>
        <w:t>javascript</w:t>
      </w:r>
      <w:proofErr w:type="spellEnd"/>
      <w:r>
        <w:rPr>
          <w:rFonts w:hint="eastAsia"/>
        </w:rPr>
        <w:t>，</w:t>
      </w:r>
      <w:r>
        <w:rPr>
          <w:rFonts w:hint="eastAsia"/>
        </w:rPr>
        <w:t>HTML,</w:t>
      </w:r>
      <w:r>
        <w:rPr>
          <w:rFonts w:hint="eastAsia"/>
        </w:rPr>
        <w:t>图片等），而你的服务</w:t>
      </w:r>
      <w:proofErr w:type="gramStart"/>
      <w:r>
        <w:rPr>
          <w:rFonts w:hint="eastAsia"/>
        </w:rPr>
        <w:t>端只要</w:t>
      </w:r>
      <w:proofErr w:type="gramEnd"/>
      <w:r>
        <w:rPr>
          <w:rFonts w:hint="eastAsia"/>
        </w:rPr>
        <w:t>提供</w:t>
      </w:r>
      <w:r>
        <w:rPr>
          <w:rFonts w:hint="eastAsia"/>
        </w:rPr>
        <w:t>API</w:t>
      </w:r>
      <w:r>
        <w:rPr>
          <w:rFonts w:hint="eastAsia"/>
        </w:rPr>
        <w:t>即可。</w:t>
      </w:r>
    </w:p>
    <w:p w:rsidR="004A4CEE" w:rsidRDefault="000F273F">
      <w:pPr>
        <w:pStyle w:val="af2"/>
        <w:adjustRightInd w:val="0"/>
        <w:snapToGrid w:val="0"/>
      </w:pPr>
      <w:r>
        <w:rPr>
          <w:rFonts w:hint="eastAsia"/>
        </w:rPr>
        <w:t>去</w:t>
      </w:r>
      <w:proofErr w:type="gramStart"/>
      <w:r>
        <w:rPr>
          <w:rFonts w:hint="eastAsia"/>
        </w:rPr>
        <w:t>耦</w:t>
      </w:r>
      <w:proofErr w:type="gramEnd"/>
      <w:r>
        <w:rPr>
          <w:rFonts w:hint="eastAsia"/>
        </w:rPr>
        <w:t xml:space="preserve">: </w:t>
      </w:r>
      <w:r>
        <w:rPr>
          <w:rFonts w:hint="eastAsia"/>
        </w:rPr>
        <w:t>不需要绑定到一个特定的身份验证方案。</w:t>
      </w:r>
      <w:r>
        <w:rPr>
          <w:rFonts w:hint="eastAsia"/>
        </w:rPr>
        <w:t>Token</w:t>
      </w:r>
      <w:r>
        <w:rPr>
          <w:rFonts w:hint="eastAsia"/>
        </w:rPr>
        <w:t>可以在任何地方生成，只要在你的</w:t>
      </w:r>
      <w:r>
        <w:rPr>
          <w:rFonts w:hint="eastAsia"/>
        </w:rPr>
        <w:t>API</w:t>
      </w:r>
      <w:r>
        <w:rPr>
          <w:rFonts w:hint="eastAsia"/>
        </w:rPr>
        <w:t>被调用的时候，你可以进行</w:t>
      </w:r>
      <w:r>
        <w:rPr>
          <w:rFonts w:hint="eastAsia"/>
        </w:rPr>
        <w:t>Token</w:t>
      </w:r>
      <w:r>
        <w:rPr>
          <w:rFonts w:hint="eastAsia"/>
        </w:rPr>
        <w:t>生成调用即可。</w:t>
      </w:r>
    </w:p>
    <w:p w:rsidR="004A4CEE" w:rsidRDefault="000F273F">
      <w:pPr>
        <w:pStyle w:val="af2"/>
        <w:adjustRightInd w:val="0"/>
        <w:snapToGrid w:val="0"/>
      </w:pPr>
      <w:r>
        <w:rPr>
          <w:rFonts w:hint="eastAsia"/>
        </w:rPr>
        <w:t>更适用于移动应用</w:t>
      </w:r>
      <w:r>
        <w:rPr>
          <w:rFonts w:hint="eastAsia"/>
        </w:rPr>
        <w:t xml:space="preserve">: </w:t>
      </w:r>
      <w:r>
        <w:rPr>
          <w:rFonts w:hint="eastAsia"/>
        </w:rPr>
        <w:t>当你的客户端是一个原生平台（</w:t>
      </w:r>
      <w:r>
        <w:rPr>
          <w:rFonts w:hint="eastAsia"/>
        </w:rPr>
        <w:t>iOS, Android</w:t>
      </w:r>
      <w:r>
        <w:rPr>
          <w:rFonts w:hint="eastAsia"/>
        </w:rPr>
        <w:t>，</w:t>
      </w:r>
      <w:r>
        <w:rPr>
          <w:rFonts w:hint="eastAsia"/>
        </w:rPr>
        <w:t>Windows 8</w:t>
      </w:r>
      <w:r>
        <w:rPr>
          <w:rFonts w:hint="eastAsia"/>
        </w:rPr>
        <w:t>等）时，</w:t>
      </w:r>
      <w:r>
        <w:rPr>
          <w:rFonts w:hint="eastAsia"/>
        </w:rPr>
        <w:t>Cookie</w:t>
      </w:r>
      <w:r>
        <w:rPr>
          <w:rFonts w:hint="eastAsia"/>
        </w:rPr>
        <w:t>是不被支持的（你需要通过</w:t>
      </w:r>
      <w:r>
        <w:rPr>
          <w:rFonts w:hint="eastAsia"/>
        </w:rPr>
        <w:t>Cookie</w:t>
      </w:r>
      <w:r>
        <w:rPr>
          <w:rFonts w:hint="eastAsia"/>
        </w:rPr>
        <w:t>容器进行处理），这时采用</w:t>
      </w:r>
      <w:r>
        <w:rPr>
          <w:rFonts w:hint="eastAsia"/>
        </w:rPr>
        <w:t>Token</w:t>
      </w:r>
      <w:r>
        <w:rPr>
          <w:rFonts w:hint="eastAsia"/>
        </w:rPr>
        <w:t>认证机制</w:t>
      </w:r>
      <w:r>
        <w:rPr>
          <w:rFonts w:hint="eastAsia"/>
        </w:rPr>
        <w:t>就会简单得多。</w:t>
      </w:r>
    </w:p>
    <w:p w:rsidR="004A4CEE" w:rsidRDefault="000F273F">
      <w:pPr>
        <w:pStyle w:val="af2"/>
        <w:adjustRightInd w:val="0"/>
        <w:snapToGrid w:val="0"/>
      </w:pPr>
      <w:r>
        <w:rPr>
          <w:rFonts w:hint="eastAsia"/>
        </w:rPr>
        <w:t>CSRF:</w:t>
      </w:r>
      <w:r>
        <w:rPr>
          <w:rFonts w:hint="eastAsia"/>
        </w:rPr>
        <w:t>因为不再依赖于</w:t>
      </w:r>
      <w:r>
        <w:rPr>
          <w:rFonts w:hint="eastAsia"/>
        </w:rPr>
        <w:t>Cookie</w:t>
      </w:r>
      <w:r>
        <w:rPr>
          <w:rFonts w:hint="eastAsia"/>
        </w:rPr>
        <w:t>，所以你就不需要考虑对</w:t>
      </w:r>
      <w:r>
        <w:rPr>
          <w:rFonts w:hint="eastAsia"/>
        </w:rPr>
        <w:t>CSRF</w:t>
      </w:r>
      <w:r>
        <w:rPr>
          <w:rFonts w:hint="eastAsia"/>
        </w:rPr>
        <w:t>（</w:t>
      </w:r>
      <w:proofErr w:type="gramStart"/>
      <w:r>
        <w:rPr>
          <w:rFonts w:hint="eastAsia"/>
        </w:rPr>
        <w:t>跨站请求</w:t>
      </w:r>
      <w:proofErr w:type="gramEnd"/>
      <w:r>
        <w:rPr>
          <w:rFonts w:hint="eastAsia"/>
        </w:rPr>
        <w:t>伪造）的防范。</w:t>
      </w:r>
    </w:p>
    <w:p w:rsidR="004A4CEE" w:rsidRDefault="000F273F">
      <w:pPr>
        <w:pStyle w:val="af2"/>
        <w:adjustRightInd w:val="0"/>
        <w:snapToGrid w:val="0"/>
      </w:pPr>
      <w:r>
        <w:rPr>
          <w:rFonts w:hint="eastAsia"/>
        </w:rPr>
        <w:t>性能</w:t>
      </w:r>
      <w:r>
        <w:rPr>
          <w:rFonts w:hint="eastAsia"/>
        </w:rPr>
        <w:t xml:space="preserve">: </w:t>
      </w:r>
      <w:r>
        <w:rPr>
          <w:rFonts w:hint="eastAsia"/>
        </w:rPr>
        <w:t>一次网络往返时间（通过数据库查询</w:t>
      </w:r>
      <w:r>
        <w:rPr>
          <w:rFonts w:hint="eastAsia"/>
        </w:rPr>
        <w:t>session</w:t>
      </w:r>
      <w:r>
        <w:rPr>
          <w:rFonts w:hint="eastAsia"/>
        </w:rPr>
        <w:t>信息）总比做一次</w:t>
      </w:r>
      <w:r>
        <w:rPr>
          <w:rFonts w:hint="eastAsia"/>
        </w:rPr>
        <w:t>HMACSHA256</w:t>
      </w:r>
      <w:r>
        <w:rPr>
          <w:rFonts w:hint="eastAsia"/>
        </w:rPr>
        <w:t>计算</w:t>
      </w:r>
      <w:r>
        <w:rPr>
          <w:rFonts w:hint="eastAsia"/>
        </w:rPr>
        <w:t xml:space="preserve"> </w:t>
      </w:r>
      <w:r>
        <w:rPr>
          <w:rFonts w:hint="eastAsia"/>
        </w:rPr>
        <w:t>的</w:t>
      </w:r>
      <w:r>
        <w:rPr>
          <w:rFonts w:hint="eastAsia"/>
        </w:rPr>
        <w:t>Token</w:t>
      </w:r>
      <w:r>
        <w:rPr>
          <w:rFonts w:hint="eastAsia"/>
        </w:rPr>
        <w:t>验证和解析要费时得多。</w:t>
      </w:r>
    </w:p>
    <w:p w:rsidR="004A4CEE" w:rsidRDefault="000F273F">
      <w:pPr>
        <w:pStyle w:val="af2"/>
        <w:adjustRightInd w:val="0"/>
        <w:snapToGrid w:val="0"/>
      </w:pPr>
      <w:r>
        <w:rPr>
          <w:rFonts w:hint="eastAsia"/>
        </w:rPr>
        <w:t>不需要为登录页面做特殊处理</w:t>
      </w:r>
      <w:r>
        <w:rPr>
          <w:rFonts w:hint="eastAsia"/>
        </w:rPr>
        <w:t>:</w:t>
      </w:r>
      <w:r>
        <w:rPr>
          <w:rFonts w:hint="eastAsia"/>
        </w:rPr>
        <w:t>如果你使用</w:t>
      </w:r>
      <w:r>
        <w:rPr>
          <w:rFonts w:hint="eastAsia"/>
        </w:rPr>
        <w:t xml:space="preserve">Protractor </w:t>
      </w:r>
      <w:r>
        <w:rPr>
          <w:rFonts w:hint="eastAsia"/>
        </w:rPr>
        <w:t>做功能测试的时候，不再需要为登录页面做特殊处理。</w:t>
      </w:r>
    </w:p>
    <w:p w:rsidR="004A4CEE" w:rsidRDefault="000F273F">
      <w:pPr>
        <w:pStyle w:val="af2"/>
        <w:adjustRightInd w:val="0"/>
        <w:snapToGrid w:val="0"/>
      </w:pPr>
      <w:r>
        <w:rPr>
          <w:rFonts w:hint="eastAsia"/>
        </w:rPr>
        <w:t>基于标准化</w:t>
      </w:r>
      <w:r>
        <w:rPr>
          <w:rFonts w:hint="eastAsia"/>
        </w:rPr>
        <w:t>:</w:t>
      </w:r>
      <w:r>
        <w:rPr>
          <w:rFonts w:hint="eastAsia"/>
        </w:rPr>
        <w:t>你的</w:t>
      </w:r>
      <w:r>
        <w:rPr>
          <w:rFonts w:hint="eastAsia"/>
        </w:rPr>
        <w:t>API</w:t>
      </w:r>
      <w:r>
        <w:rPr>
          <w:rFonts w:hint="eastAsia"/>
        </w:rPr>
        <w:t>可以采用标准化的</w:t>
      </w:r>
      <w:r>
        <w:rPr>
          <w:rFonts w:hint="eastAsia"/>
        </w:rPr>
        <w:t xml:space="preserve"> JSON Web Token (JWT). </w:t>
      </w:r>
      <w:r>
        <w:rPr>
          <w:rFonts w:hint="eastAsia"/>
        </w:rPr>
        <w:t>这个标准已经存在多个后端库（</w:t>
      </w:r>
      <w:r>
        <w:rPr>
          <w:rFonts w:hint="eastAsia"/>
        </w:rPr>
        <w:t xml:space="preserve">.NET, Ruby, </w:t>
      </w:r>
      <w:proofErr w:type="spellStart"/>
      <w:r>
        <w:rPr>
          <w:rFonts w:hint="eastAsia"/>
        </w:rPr>
        <w:t>Java,Python</w:t>
      </w:r>
      <w:proofErr w:type="spellEnd"/>
      <w:r>
        <w:rPr>
          <w:rFonts w:hint="eastAsia"/>
        </w:rPr>
        <w:t xml:space="preserve">, </w:t>
      </w:r>
      <w:r>
        <w:rPr>
          <w:rFonts w:hint="eastAsia"/>
        </w:rPr>
        <w:t>PHP</w:t>
      </w:r>
      <w:r>
        <w:rPr>
          <w:rFonts w:hint="eastAsia"/>
        </w:rPr>
        <w:t>）和多家公司的支持（如：</w:t>
      </w:r>
      <w:proofErr w:type="spellStart"/>
      <w:r>
        <w:rPr>
          <w:rFonts w:hint="eastAsia"/>
        </w:rPr>
        <w:t>Firebase,Google</w:t>
      </w:r>
      <w:proofErr w:type="spellEnd"/>
      <w:r>
        <w:rPr>
          <w:rFonts w:hint="eastAsia"/>
        </w:rPr>
        <w:t>, Microsoft</w:t>
      </w:r>
      <w:r>
        <w:rPr>
          <w:rFonts w:hint="eastAsia"/>
        </w:rPr>
        <w:t>）。</w:t>
      </w:r>
    </w:p>
    <w:p w:rsidR="004A4CEE" w:rsidRDefault="000F273F">
      <w:pPr>
        <w:pStyle w:val="2"/>
      </w:pPr>
      <w:bookmarkStart w:id="183" w:name="_Toc19687_WPSOffice_Level2"/>
      <w:bookmarkStart w:id="184" w:name="_Toc11006441"/>
      <w:bookmarkStart w:id="185" w:name="_Toc11005743"/>
      <w:bookmarkStart w:id="186" w:name="_Toc10450200"/>
      <w:bookmarkStart w:id="187" w:name="_Toc26796"/>
      <w:r>
        <w:rPr>
          <w:rFonts w:hint="eastAsia"/>
        </w:rPr>
        <w:t>2.1</w:t>
      </w:r>
      <w:r>
        <w:rPr>
          <w:rFonts w:hint="eastAsia"/>
        </w:rPr>
        <w:t>1</w:t>
      </w:r>
      <w:r>
        <w:rPr>
          <w:rFonts w:hint="eastAsia"/>
        </w:rPr>
        <w:t xml:space="preserve"> core </w:t>
      </w:r>
      <w:r>
        <w:rPr>
          <w:rFonts w:hint="eastAsia"/>
        </w:rPr>
        <w:t>技术</w:t>
      </w:r>
      <w:bookmarkEnd w:id="183"/>
      <w:bookmarkEnd w:id="184"/>
      <w:bookmarkEnd w:id="185"/>
      <w:bookmarkEnd w:id="186"/>
      <w:bookmarkEnd w:id="187"/>
    </w:p>
    <w:p w:rsidR="004A4CEE" w:rsidRDefault="000F273F">
      <w:pPr>
        <w:pStyle w:val="af2"/>
        <w:adjustRightInd w:val="0"/>
        <w:snapToGrid w:val="0"/>
      </w:pPr>
      <w:r>
        <w:rPr>
          <w:rFonts w:hint="eastAsia"/>
        </w:rPr>
        <w:t>跨域资源共享</w:t>
      </w:r>
      <w:r>
        <w:rPr>
          <w:rFonts w:hint="eastAsia"/>
        </w:rPr>
        <w:t>(</w:t>
      </w:r>
      <w:hyperlink r:id="rId31" w:tooltip="CORS: CORS (Cross-Origin Resource Sharing) is a system, consisting of transmitting HTTP headers, that determines whether browsers block frontend JavaScript code from accessing responses for cross-origin requests." w:history="1">
        <w:r>
          <w:rPr>
            <w:rFonts w:hint="eastAsia"/>
          </w:rPr>
          <w:t>CORS</w:t>
        </w:r>
      </w:hyperlink>
      <w:r>
        <w:rPr>
          <w:rFonts w:hint="eastAsia"/>
        </w:rPr>
        <w:t xml:space="preserve">) </w:t>
      </w:r>
      <w:r>
        <w:rPr>
          <w:rFonts w:hint="eastAsia"/>
        </w:rPr>
        <w:t>是一种机制，它使用额外的</w:t>
      </w:r>
      <w:r>
        <w:rPr>
          <w:rFonts w:hint="eastAsia"/>
        </w:rPr>
        <w:t> </w:t>
      </w:r>
      <w:hyperlink r:id="rId32"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Pr>
            <w:rFonts w:hint="eastAsia"/>
          </w:rPr>
          <w:t>HTTP</w:t>
        </w:r>
      </w:hyperlink>
      <w:r>
        <w:rPr>
          <w:rFonts w:hint="eastAsia"/>
        </w:rPr>
        <w:t> </w:t>
      </w:r>
      <w:r>
        <w:rPr>
          <w:rFonts w:hint="eastAsia"/>
        </w:rPr>
        <w:t>头来告诉浏览器</w:t>
      </w:r>
      <w:r>
        <w:rPr>
          <w:rFonts w:hint="eastAsia"/>
        </w:rPr>
        <w:t xml:space="preserve">  </w:t>
      </w:r>
      <w:r>
        <w:rPr>
          <w:rFonts w:hint="eastAsia"/>
        </w:rPr>
        <w:t>让运行在一个</w:t>
      </w:r>
      <w:r>
        <w:rPr>
          <w:rFonts w:hint="eastAsia"/>
        </w:rPr>
        <w:t xml:space="preserve"> origin (domain) </w:t>
      </w:r>
      <w:r>
        <w:rPr>
          <w:rFonts w:hint="eastAsia"/>
        </w:rPr>
        <w:t>上的</w:t>
      </w:r>
      <w:r>
        <w:rPr>
          <w:rFonts w:hint="eastAsia"/>
        </w:rPr>
        <w:t>Web</w:t>
      </w:r>
      <w:r>
        <w:rPr>
          <w:rFonts w:hint="eastAsia"/>
        </w:rPr>
        <w:t>应用被准许访问来自</w:t>
      </w:r>
      <w:proofErr w:type="gramStart"/>
      <w:r>
        <w:rPr>
          <w:rFonts w:hint="eastAsia"/>
        </w:rPr>
        <w:t>不</w:t>
      </w:r>
      <w:proofErr w:type="gramEnd"/>
      <w:r>
        <w:rPr>
          <w:rFonts w:hint="eastAsia"/>
        </w:rPr>
        <w:t>同源服务器上的指定的资源。当一个资源从与该资源本身所在的服务器不同的域、协议或端口请求一个资源时，资源会发起一个跨域</w:t>
      </w:r>
      <w:r>
        <w:rPr>
          <w:rFonts w:hint="eastAsia"/>
        </w:rPr>
        <w:t xml:space="preserve"> HTTP </w:t>
      </w:r>
      <w:r>
        <w:rPr>
          <w:rFonts w:hint="eastAsia"/>
        </w:rPr>
        <w:t>请求。</w:t>
      </w:r>
    </w:p>
    <w:p w:rsidR="004A4CEE" w:rsidRDefault="000F273F">
      <w:pPr>
        <w:pStyle w:val="af2"/>
        <w:adjustRightInd w:val="0"/>
        <w:snapToGrid w:val="0"/>
      </w:pPr>
      <w:r>
        <w:rPr>
          <w:rFonts w:hint="eastAsia"/>
        </w:rPr>
        <w:t>比如，</w:t>
      </w:r>
      <w:r>
        <w:rPr>
          <w:rFonts w:hint="eastAsia"/>
        </w:rPr>
        <w:t>站点</w:t>
      </w:r>
      <w:r>
        <w:rPr>
          <w:rFonts w:hint="eastAsia"/>
        </w:rPr>
        <w:t> http://domain-a.com </w:t>
      </w:r>
      <w:r>
        <w:rPr>
          <w:rFonts w:hint="eastAsia"/>
        </w:rPr>
        <w:t>的某</w:t>
      </w:r>
      <w:r>
        <w:rPr>
          <w:rFonts w:hint="eastAsia"/>
        </w:rPr>
        <w:t xml:space="preserve"> HTML </w:t>
      </w:r>
      <w:r>
        <w:rPr>
          <w:rFonts w:hint="eastAsia"/>
        </w:rPr>
        <w:t>页面通过</w:t>
      </w:r>
      <w:r>
        <w:rPr>
          <w:rFonts w:hint="eastAsia"/>
        </w:rPr>
        <w:t> </w:t>
      </w:r>
      <w:hyperlink r:id="rId33" w:anchor="Attributes" w:history="1">
        <w:r>
          <w:rPr>
            <w:rFonts w:hint="eastAsia"/>
          </w:rPr>
          <w:t xml:space="preserve">&lt;img&gt; </w:t>
        </w:r>
        <w:r>
          <w:rPr>
            <w:rFonts w:hint="eastAsia"/>
          </w:rPr>
          <w:t>的</w:t>
        </w:r>
        <w:r>
          <w:rPr>
            <w:rFonts w:hint="eastAsia"/>
          </w:rPr>
          <w:t xml:space="preserve"> src</w:t>
        </w:r>
        <w:r>
          <w:rPr>
            <w:rFonts w:hint="eastAsia"/>
          </w:rPr>
          <w:t> </w:t>
        </w:r>
      </w:hyperlink>
      <w:r>
        <w:rPr>
          <w:rFonts w:hint="eastAsia"/>
        </w:rPr>
        <w:t>请求</w:t>
      </w:r>
      <w:r>
        <w:rPr>
          <w:rFonts w:hint="eastAsia"/>
        </w:rPr>
        <w:t> http://domain-b.com/image.jpg</w:t>
      </w:r>
      <w:r>
        <w:rPr>
          <w:rFonts w:hint="eastAsia"/>
        </w:rPr>
        <w:t>。网络上的许多页面都会加载来自</w:t>
      </w:r>
      <w:proofErr w:type="gramStart"/>
      <w:r>
        <w:rPr>
          <w:rFonts w:hint="eastAsia"/>
        </w:rPr>
        <w:t>不</w:t>
      </w:r>
      <w:proofErr w:type="gramEnd"/>
      <w:r>
        <w:rPr>
          <w:rFonts w:hint="eastAsia"/>
        </w:rPr>
        <w:t>同</w:t>
      </w:r>
      <w:r>
        <w:rPr>
          <w:rFonts w:hint="eastAsia"/>
        </w:rPr>
        <w:lastRenderedPageBreak/>
        <w:t>域的</w:t>
      </w:r>
      <w:r>
        <w:rPr>
          <w:rFonts w:hint="eastAsia"/>
        </w:rPr>
        <w:t>CSS</w:t>
      </w:r>
      <w:r>
        <w:rPr>
          <w:rFonts w:hint="eastAsia"/>
        </w:rPr>
        <w:t>样式表，图像和脚本等资源。</w:t>
      </w:r>
    </w:p>
    <w:p w:rsidR="004A4CEE" w:rsidRDefault="000F273F">
      <w:pPr>
        <w:pStyle w:val="af2"/>
        <w:adjustRightInd w:val="0"/>
        <w:snapToGrid w:val="0"/>
      </w:pPr>
      <w:r>
        <w:rPr>
          <w:rFonts w:hint="eastAsia"/>
        </w:rPr>
        <w:t>出于安全原因，浏览器限制从脚本内发起</w:t>
      </w:r>
      <w:proofErr w:type="gramStart"/>
      <w:r>
        <w:rPr>
          <w:rFonts w:hint="eastAsia"/>
        </w:rPr>
        <w:t>的跨源</w:t>
      </w:r>
      <w:proofErr w:type="gramEnd"/>
      <w:r>
        <w:rPr>
          <w:rFonts w:hint="eastAsia"/>
        </w:rPr>
        <w:t>HTTP</w:t>
      </w:r>
      <w:r>
        <w:rPr>
          <w:rFonts w:hint="eastAsia"/>
        </w:rPr>
        <w:t>请求。</w:t>
      </w:r>
      <w:r>
        <w:rPr>
          <w:rFonts w:hint="eastAsia"/>
        </w:rPr>
        <w:t xml:space="preserve"> </w:t>
      </w:r>
      <w:r>
        <w:rPr>
          <w:rFonts w:hint="eastAsia"/>
        </w:rPr>
        <w:t>例如，</w:t>
      </w:r>
      <w:proofErr w:type="spellStart"/>
      <w:r>
        <w:rPr>
          <w:rFonts w:hint="eastAsia"/>
        </w:rPr>
        <w:t>XMLHttpRequest</w:t>
      </w:r>
      <w:proofErr w:type="spellEnd"/>
      <w:r>
        <w:rPr>
          <w:rFonts w:hint="eastAsia"/>
        </w:rPr>
        <w:t>和</w:t>
      </w:r>
      <w:r>
        <w:rPr>
          <w:rFonts w:hint="eastAsia"/>
        </w:rPr>
        <w:t>Fetch API</w:t>
      </w:r>
      <w:r>
        <w:rPr>
          <w:rFonts w:hint="eastAsia"/>
        </w:rPr>
        <w:t>遵循同源策略。</w:t>
      </w:r>
      <w:r>
        <w:rPr>
          <w:rFonts w:hint="eastAsia"/>
        </w:rPr>
        <w:t xml:space="preserve"> </w:t>
      </w:r>
      <w:r>
        <w:rPr>
          <w:rFonts w:hint="eastAsia"/>
        </w:rPr>
        <w:t>这意味着使用这些</w:t>
      </w:r>
      <w:r>
        <w:rPr>
          <w:rFonts w:hint="eastAsia"/>
        </w:rPr>
        <w:t>API</w:t>
      </w:r>
      <w:r>
        <w:rPr>
          <w:rFonts w:hint="eastAsia"/>
        </w:rPr>
        <w:t>的</w:t>
      </w:r>
      <w:r>
        <w:rPr>
          <w:rFonts w:hint="eastAsia"/>
        </w:rPr>
        <w:t>Web</w:t>
      </w:r>
      <w:r>
        <w:rPr>
          <w:rFonts w:hint="eastAsia"/>
        </w:rPr>
        <w:t>应用程序只能从加载应用程序的同一个域请求</w:t>
      </w:r>
      <w:r>
        <w:rPr>
          <w:rFonts w:hint="eastAsia"/>
        </w:rPr>
        <w:t>HTTP</w:t>
      </w:r>
      <w:r>
        <w:rPr>
          <w:rFonts w:hint="eastAsia"/>
        </w:rPr>
        <w:t>资源，除非响应报文包含了正确</w:t>
      </w:r>
      <w:r>
        <w:rPr>
          <w:rFonts w:hint="eastAsia"/>
        </w:rPr>
        <w:t>CORS</w:t>
      </w:r>
      <w:r>
        <w:rPr>
          <w:rFonts w:hint="eastAsia"/>
        </w:rPr>
        <w:t>响应头。</w:t>
      </w:r>
    </w:p>
    <w:p w:rsidR="004A4CEE" w:rsidRDefault="000F273F">
      <w:pPr>
        <w:pStyle w:val="af2"/>
        <w:adjustRightInd w:val="0"/>
        <w:snapToGrid w:val="0"/>
      </w:pPr>
      <w:r>
        <w:rPr>
          <w:rFonts w:hint="eastAsia"/>
        </w:rPr>
        <w:t>跨域资源共享（</w:t>
      </w:r>
      <w:r>
        <w:rPr>
          <w:rFonts w:hint="eastAsia"/>
        </w:rPr>
        <w:t> </w:t>
      </w:r>
      <w:hyperlink r:id="rId34" w:tooltip="CORS: CORS (Cross-Origin Resource Sharing) is a system, consisting of transmitting HTTP headers, that determines whether browsers block frontend JavaScript code from accessing responses for cross-origin requests." w:history="1">
        <w:r>
          <w:rPr>
            <w:rFonts w:hint="eastAsia"/>
          </w:rPr>
          <w:t>CORS</w:t>
        </w:r>
      </w:hyperlink>
      <w:r>
        <w:rPr>
          <w:rFonts w:hint="eastAsia"/>
        </w:rPr>
        <w:t> </w:t>
      </w:r>
      <w:r>
        <w:rPr>
          <w:rFonts w:hint="eastAsia"/>
        </w:rPr>
        <w:t>）机制允许</w:t>
      </w:r>
      <w:r>
        <w:rPr>
          <w:rFonts w:hint="eastAsia"/>
        </w:rPr>
        <w:t xml:space="preserve"> Web </w:t>
      </w:r>
      <w:r>
        <w:rPr>
          <w:rFonts w:hint="eastAsia"/>
        </w:rPr>
        <w:t>应用服务器进行跨域访问控制，从而使跨域数据传输得以安全进行。现代浏览器支持在</w:t>
      </w:r>
      <w:r>
        <w:rPr>
          <w:rFonts w:hint="eastAsia"/>
        </w:rPr>
        <w:t xml:space="preserve"> API </w:t>
      </w:r>
      <w:r>
        <w:rPr>
          <w:rFonts w:hint="eastAsia"/>
        </w:rPr>
        <w:t>容器中（例如</w:t>
      </w:r>
      <w:r>
        <w:rPr>
          <w:rFonts w:hint="eastAsia"/>
        </w:rPr>
        <w:t> </w:t>
      </w:r>
      <w:proofErr w:type="spellStart"/>
      <w:r>
        <w:rPr>
          <w:rFonts w:hint="eastAsia"/>
        </w:rPr>
        <w:fldChar w:fldCharType="begin"/>
      </w:r>
      <w:r>
        <w:rPr>
          <w:rFonts w:hint="eastAsia"/>
        </w:rPr>
        <w:instrText xml:space="preserve"> HYPERLINK "https://developer.mozilla.org/zh-CN/docs/Web/API/XMLHttpRe</w:instrText>
      </w:r>
      <w:r>
        <w:rPr>
          <w:rFonts w:hint="eastAsia"/>
        </w:rPr>
        <w:instrText>quest" \o "</w:instrText>
      </w:r>
      <w:r>
        <w:rPr>
          <w:rFonts w:hint="eastAsia"/>
        </w:rPr>
        <w:instrText>使用</w:instrText>
      </w:r>
      <w:r>
        <w:rPr>
          <w:rFonts w:hint="eastAsia"/>
        </w:rPr>
        <w:instrText>XMLHttpRequest (XHR)</w:instrText>
      </w:r>
      <w:r>
        <w:rPr>
          <w:rFonts w:hint="eastAsia"/>
        </w:rPr>
        <w:instrText>对象可以与服务器交互。您可以从</w:instrText>
      </w:r>
      <w:r>
        <w:rPr>
          <w:rFonts w:hint="eastAsia"/>
        </w:rPr>
        <w:instrText>URL</w:instrText>
      </w:r>
      <w:r>
        <w:rPr>
          <w:rFonts w:hint="eastAsia"/>
        </w:rPr>
        <w:instrText>获取数据，而无需让整个的页面刷新。这使得</w:instrText>
      </w:r>
      <w:r>
        <w:rPr>
          <w:rFonts w:hint="eastAsia"/>
        </w:rPr>
        <w:instrText>Web</w:instrText>
      </w:r>
      <w:r>
        <w:rPr>
          <w:rFonts w:hint="eastAsia"/>
        </w:rPr>
        <w:instrText>页面可以只更新页面的局部，而不影响用户的操作。</w:instrText>
      </w:r>
      <w:r>
        <w:rPr>
          <w:rFonts w:hint="eastAsia"/>
        </w:rPr>
        <w:instrText>XMLHttpRequest</w:instrText>
      </w:r>
      <w:r>
        <w:rPr>
          <w:rFonts w:hint="eastAsia"/>
        </w:rPr>
        <w:instrText>在</w:instrText>
      </w:r>
      <w:r>
        <w:rPr>
          <w:rFonts w:hint="eastAsia"/>
        </w:rPr>
        <w:instrText> Ajax </w:instrText>
      </w:r>
      <w:r>
        <w:rPr>
          <w:rFonts w:hint="eastAsia"/>
        </w:rPr>
        <w:instrText>编程中被大量使用。</w:instrText>
      </w:r>
      <w:r>
        <w:rPr>
          <w:rFonts w:hint="eastAsia"/>
        </w:rPr>
        <w:instrText xml:space="preserve">" </w:instrText>
      </w:r>
      <w:r>
        <w:rPr>
          <w:rFonts w:hint="eastAsia"/>
        </w:rPr>
        <w:fldChar w:fldCharType="separate"/>
      </w:r>
      <w:r>
        <w:rPr>
          <w:rFonts w:hint="eastAsia"/>
        </w:rPr>
        <w:t>XMLHttpRequest</w:t>
      </w:r>
      <w:proofErr w:type="spellEnd"/>
      <w:r>
        <w:rPr>
          <w:rFonts w:hint="eastAsia"/>
        </w:rPr>
        <w:fldChar w:fldCharType="end"/>
      </w:r>
      <w:r>
        <w:rPr>
          <w:rFonts w:hint="eastAsia"/>
        </w:rPr>
        <w:t> </w:t>
      </w:r>
      <w:r>
        <w:rPr>
          <w:rFonts w:hint="eastAsia"/>
        </w:rPr>
        <w:t>或</w:t>
      </w:r>
      <w:r>
        <w:rPr>
          <w:rFonts w:hint="eastAsia"/>
        </w:rPr>
        <w:t> </w:t>
      </w:r>
      <w:hyperlink r:id="rId35" w:history="1">
        <w:r>
          <w:rPr>
            <w:rFonts w:hint="eastAsia"/>
          </w:rPr>
          <w:t>Fetch</w:t>
        </w:r>
      </w:hyperlink>
      <w:r>
        <w:rPr>
          <w:rFonts w:hint="eastAsia"/>
        </w:rPr>
        <w:t> </w:t>
      </w:r>
      <w:r>
        <w:rPr>
          <w:rFonts w:hint="eastAsia"/>
        </w:rPr>
        <w:t>）使用</w:t>
      </w:r>
      <w:r>
        <w:rPr>
          <w:rFonts w:hint="eastAsia"/>
        </w:rPr>
        <w:t xml:space="preserve"> CORS</w:t>
      </w:r>
      <w:r>
        <w:rPr>
          <w:rFonts w:hint="eastAsia"/>
        </w:rPr>
        <w:t>，以降低跨域</w:t>
      </w:r>
      <w:r>
        <w:rPr>
          <w:rFonts w:hint="eastAsia"/>
        </w:rPr>
        <w:t xml:space="preserve"> HTTP </w:t>
      </w:r>
      <w:r>
        <w:rPr>
          <w:rFonts w:hint="eastAsia"/>
        </w:rPr>
        <w:t>请求所带来的</w:t>
      </w:r>
      <w:r>
        <w:rPr>
          <w:rFonts w:hint="eastAsia"/>
        </w:rPr>
        <w:t>风险。</w:t>
      </w:r>
    </w:p>
    <w:p w:rsidR="004A4CEE" w:rsidRDefault="000F273F">
      <w:pPr>
        <w:pStyle w:val="af2"/>
        <w:adjustRightInd w:val="0"/>
        <w:snapToGrid w:val="0"/>
      </w:pPr>
      <w:r>
        <w:rPr>
          <w:rFonts w:hint="eastAsia"/>
        </w:rPr>
        <w:t>跨域资源共享标准新增了一组</w:t>
      </w:r>
      <w:r>
        <w:rPr>
          <w:rFonts w:hint="eastAsia"/>
        </w:rPr>
        <w:t xml:space="preserve"> HTTP </w:t>
      </w:r>
      <w:r>
        <w:rPr>
          <w:rFonts w:hint="eastAsia"/>
        </w:rPr>
        <w:t>首部字段，允许服务器声明</w:t>
      </w:r>
      <w:proofErr w:type="gramStart"/>
      <w:r>
        <w:rPr>
          <w:rFonts w:hint="eastAsia"/>
        </w:rPr>
        <w:t>哪些源</w:t>
      </w:r>
      <w:proofErr w:type="gramEnd"/>
      <w:r>
        <w:rPr>
          <w:rFonts w:hint="eastAsia"/>
        </w:rPr>
        <w:t>站通过浏览器有权限访问哪些资源。另外，规范要求，对那些可能对服务器数据产生副作用的</w:t>
      </w:r>
      <w:r>
        <w:rPr>
          <w:rFonts w:hint="eastAsia"/>
        </w:rPr>
        <w:t xml:space="preserve"> HTTP </w:t>
      </w:r>
      <w:r>
        <w:rPr>
          <w:rFonts w:hint="eastAsia"/>
        </w:rPr>
        <w:t>请求方法（特别是</w:t>
      </w:r>
      <w:r>
        <w:rPr>
          <w:rFonts w:hint="eastAsia"/>
        </w:rPr>
        <w:t> </w:t>
      </w:r>
      <w:hyperlink r:id="rId36" w:tooltip="HTTP GET 方法请求指定的资源。使用 GET 的请求应该只用于获取数据。" w:history="1">
        <w:r>
          <w:rPr>
            <w:rFonts w:hint="eastAsia"/>
          </w:rPr>
          <w:t>GET</w:t>
        </w:r>
      </w:hyperlink>
      <w:r>
        <w:rPr>
          <w:rFonts w:hint="eastAsia"/>
        </w:rPr>
        <w:t> </w:t>
      </w:r>
      <w:r>
        <w:rPr>
          <w:rFonts w:hint="eastAsia"/>
        </w:rPr>
        <w:t>以外的</w:t>
      </w:r>
      <w:r>
        <w:rPr>
          <w:rFonts w:hint="eastAsia"/>
        </w:rPr>
        <w:t xml:space="preserve"> HTTP </w:t>
      </w:r>
      <w:r>
        <w:rPr>
          <w:rFonts w:hint="eastAsia"/>
        </w:rPr>
        <w:t>请求，或者搭配某些</w:t>
      </w:r>
      <w:r>
        <w:rPr>
          <w:rFonts w:hint="eastAsia"/>
        </w:rPr>
        <w:t xml:space="preserve"> MIME </w:t>
      </w:r>
      <w:r>
        <w:rPr>
          <w:rFonts w:hint="eastAsia"/>
        </w:rPr>
        <w:t>类型的</w:t>
      </w:r>
      <w:r>
        <w:rPr>
          <w:rFonts w:hint="eastAsia"/>
        </w:rPr>
        <w:t> </w:t>
      </w:r>
      <w:hyperlink r:id="rId37" w:tooltip="HTTP POST 方法 发送数据给服务器. 请求主体的类型由 Content-Type 首部指定." w:history="1">
        <w:r>
          <w:rPr>
            <w:rFonts w:hint="eastAsia"/>
          </w:rPr>
          <w:t>POST</w:t>
        </w:r>
      </w:hyperlink>
      <w:r>
        <w:rPr>
          <w:rFonts w:hint="eastAsia"/>
        </w:rPr>
        <w:t> </w:t>
      </w:r>
      <w:r>
        <w:rPr>
          <w:rFonts w:hint="eastAsia"/>
        </w:rPr>
        <w:t>请求），浏览器必须首先使用</w:t>
      </w:r>
      <w:r>
        <w:rPr>
          <w:rFonts w:hint="eastAsia"/>
        </w:rPr>
        <w:t> </w:t>
      </w:r>
      <w:hyperlink r:id="rId38" w:tooltip="HTTP 的 OPTIONS 方法 用于获取目的资源所支持的通信选项。客户端可以对特定的 URL 使用 OPTIONS 方法，也可以对整站（通过将 URL 设置为" w:history="1">
        <w:r>
          <w:rPr>
            <w:rFonts w:hint="eastAsia"/>
          </w:rPr>
          <w:t>OPTIONS</w:t>
        </w:r>
      </w:hyperlink>
      <w:r>
        <w:rPr>
          <w:rFonts w:hint="eastAsia"/>
        </w:rPr>
        <w:t> </w:t>
      </w:r>
      <w:r>
        <w:rPr>
          <w:rFonts w:hint="eastAsia"/>
        </w:rPr>
        <w:t>方法发起一个预检请求（</w:t>
      </w:r>
      <w:r>
        <w:rPr>
          <w:rFonts w:hint="eastAsia"/>
        </w:rPr>
        <w:t>preflight request</w:t>
      </w:r>
      <w:r>
        <w:rPr>
          <w:rFonts w:hint="eastAsia"/>
        </w:rPr>
        <w:t>），从而获知服务端是否允许该跨域请求。服务器确认允许之后，才发起实际的</w:t>
      </w:r>
      <w:r>
        <w:rPr>
          <w:rFonts w:hint="eastAsia"/>
        </w:rPr>
        <w:t xml:space="preserve"> HTTP </w:t>
      </w:r>
      <w:r>
        <w:rPr>
          <w:rFonts w:hint="eastAsia"/>
        </w:rPr>
        <w:t>请求。在预检请求的返回中，服务器端也可以通知客户端，是否需要携带身份凭证（包括</w:t>
      </w:r>
      <w:r>
        <w:rPr>
          <w:rFonts w:hint="eastAsia"/>
        </w:rPr>
        <w:t> </w:t>
      </w:r>
      <w:hyperlink r:id="rId39" w:history="1">
        <w:r>
          <w:rPr>
            <w:rFonts w:hint="eastAsia"/>
          </w:rPr>
          <w:t>Cookies</w:t>
        </w:r>
        <w:r>
          <w:rPr>
            <w:rFonts w:hint="eastAsia"/>
          </w:rPr>
          <w:t> </w:t>
        </w:r>
      </w:hyperlink>
      <w:r>
        <w:rPr>
          <w:rFonts w:hint="eastAsia"/>
        </w:rPr>
        <w:t>和</w:t>
      </w:r>
      <w:r>
        <w:rPr>
          <w:rFonts w:hint="eastAsia"/>
        </w:rPr>
        <w:t xml:space="preserve"> HTTP </w:t>
      </w:r>
      <w:r>
        <w:rPr>
          <w:rFonts w:hint="eastAsia"/>
        </w:rPr>
        <w:t>认证相关数据）。</w:t>
      </w:r>
    </w:p>
    <w:p w:rsidR="004A4CEE" w:rsidRDefault="000F273F">
      <w:pPr>
        <w:pStyle w:val="af2"/>
        <w:adjustRightInd w:val="0"/>
        <w:snapToGrid w:val="0"/>
      </w:pPr>
      <w:r>
        <w:rPr>
          <w:rFonts w:hint="eastAsia"/>
        </w:rPr>
        <w:t>CORS</w:t>
      </w:r>
      <w:r>
        <w:rPr>
          <w:rFonts w:hint="eastAsia"/>
        </w:rPr>
        <w:t>请求失败会产生错误，但是为了安全，在</w:t>
      </w:r>
      <w:r>
        <w:rPr>
          <w:rFonts w:hint="eastAsia"/>
        </w:rPr>
        <w:t>JavaScript</w:t>
      </w:r>
      <w:r>
        <w:rPr>
          <w:rFonts w:hint="eastAsia"/>
        </w:rPr>
        <w:t>代码层面是无法获知到底具体是哪里出了问题。你只能查看浏览器的控制台以得知具体是哪里出现了错误。</w:t>
      </w:r>
    </w:p>
    <w:p w:rsidR="004A4CEE" w:rsidRDefault="000F273F">
      <w:pPr>
        <w:pStyle w:val="2"/>
      </w:pPr>
      <w:bookmarkStart w:id="188" w:name="_Toc11005744"/>
      <w:bookmarkStart w:id="189" w:name="_Toc10450201"/>
      <w:bookmarkStart w:id="190" w:name="_Toc11006442"/>
      <w:bookmarkStart w:id="191" w:name="_Toc13738_WPSOffice_Level2"/>
      <w:bookmarkStart w:id="192" w:name="_Toc11748"/>
      <w:r>
        <w:rPr>
          <w:rFonts w:hint="eastAsia"/>
        </w:rPr>
        <w:t>2.1</w:t>
      </w:r>
      <w:r>
        <w:rPr>
          <w:rFonts w:hint="eastAsia"/>
        </w:rPr>
        <w:t>2</w:t>
      </w:r>
      <w:r>
        <w:rPr>
          <w:rFonts w:hint="eastAsia"/>
        </w:rPr>
        <w:t xml:space="preserve"> </w:t>
      </w:r>
      <w:r>
        <w:rPr>
          <w:rFonts w:hint="eastAsia"/>
        </w:rPr>
        <w:t>开发工具</w:t>
      </w:r>
      <w:bookmarkEnd w:id="188"/>
      <w:bookmarkEnd w:id="189"/>
      <w:bookmarkEnd w:id="190"/>
      <w:bookmarkEnd w:id="191"/>
      <w:bookmarkEnd w:id="192"/>
    </w:p>
    <w:p w:rsidR="004A4CEE" w:rsidRDefault="000F273F">
      <w:pPr>
        <w:pStyle w:val="3"/>
        <w:adjustRightInd w:val="0"/>
        <w:snapToGrid w:val="0"/>
        <w:rPr>
          <w:rFonts w:ascii="黑体" w:hAnsi="黑体"/>
        </w:rPr>
      </w:pPr>
      <w:bookmarkStart w:id="193" w:name="_Toc11006443"/>
      <w:bookmarkStart w:id="194" w:name="_Toc11005745"/>
      <w:bookmarkStart w:id="195" w:name="_Toc8424_WPSOffice_Level3"/>
      <w:bookmarkStart w:id="196" w:name="_Toc11333"/>
      <w:r>
        <w:rPr>
          <w:rFonts w:ascii="黑体" w:hAnsi="黑体" w:hint="eastAsia"/>
        </w:rPr>
        <w:t>2.</w:t>
      </w:r>
      <w:r>
        <w:rPr>
          <w:rFonts w:ascii="黑体" w:hAnsi="黑体"/>
        </w:rPr>
        <w:t>1</w:t>
      </w:r>
      <w:r>
        <w:rPr>
          <w:rFonts w:ascii="黑体" w:hAnsi="黑体" w:hint="eastAsia"/>
        </w:rPr>
        <w:t>2</w:t>
      </w:r>
      <w:r>
        <w:rPr>
          <w:rFonts w:ascii="黑体" w:hAnsi="黑体" w:hint="eastAsia"/>
        </w:rPr>
        <w:t xml:space="preserve">.1 </w:t>
      </w:r>
      <w:r>
        <w:rPr>
          <w:rFonts w:ascii="黑体" w:hAnsi="黑体"/>
        </w:rPr>
        <w:t>IntelliJ IDEA</w:t>
      </w:r>
      <w:r>
        <w:rPr>
          <w:rFonts w:ascii="黑体" w:hAnsi="黑体" w:hint="eastAsia"/>
        </w:rPr>
        <w:t>开发工具</w:t>
      </w:r>
      <w:bookmarkEnd w:id="193"/>
      <w:bookmarkEnd w:id="194"/>
      <w:bookmarkEnd w:id="195"/>
      <w:bookmarkEnd w:id="196"/>
    </w:p>
    <w:p w:rsidR="004A4CEE" w:rsidRDefault="000F273F">
      <w:pPr>
        <w:pStyle w:val="af2"/>
        <w:adjustRightInd w:val="0"/>
        <w:snapToGrid w:val="0"/>
      </w:pPr>
      <w:r>
        <w:rPr>
          <w:rFonts w:hint="eastAsia"/>
        </w:rPr>
        <w:t>IntelliJ IDEA</w:t>
      </w:r>
      <w:r>
        <w:rPr>
          <w:rFonts w:hint="eastAsia"/>
        </w:rPr>
        <w:t>，是用于</w:t>
      </w:r>
      <w:r>
        <w:rPr>
          <w:rFonts w:hint="eastAsia"/>
        </w:rPr>
        <w:t>java</w:t>
      </w:r>
      <w:r>
        <w:rPr>
          <w:rFonts w:hint="eastAsia"/>
        </w:rPr>
        <w:t>语言开发的集成环境</w:t>
      </w:r>
      <w:r>
        <w:rPr>
          <w:rFonts w:hint="eastAsia"/>
        </w:rPr>
        <w:t>(</w:t>
      </w:r>
      <w:r>
        <w:rPr>
          <w:rFonts w:hint="eastAsia"/>
        </w:rPr>
        <w:t>也可用于其他语言</w:t>
      </w:r>
      <w:r>
        <w:rPr>
          <w:rFonts w:hint="eastAsia"/>
        </w:rPr>
        <w:t>)</w:t>
      </w:r>
      <w:r>
        <w:rPr>
          <w:rFonts w:hint="eastAsia"/>
        </w:rPr>
        <w:t>，</w:t>
      </w:r>
      <w:r>
        <w:rPr>
          <w:rFonts w:hint="eastAsia"/>
        </w:rPr>
        <w:t>IntelliJ</w:t>
      </w:r>
      <w:r>
        <w:rPr>
          <w:rFonts w:hint="eastAsia"/>
        </w:rPr>
        <w:t>在业界被公认为最好的</w:t>
      </w:r>
      <w:r>
        <w:rPr>
          <w:rFonts w:hint="eastAsia"/>
        </w:rPr>
        <w:t>java</w:t>
      </w:r>
      <w:r>
        <w:rPr>
          <w:rFonts w:hint="eastAsia"/>
        </w:rPr>
        <w:t>开发工具之一，尤其在智能代码助手、代码自动提示、重构、</w:t>
      </w:r>
      <w:r>
        <w:rPr>
          <w:rFonts w:hint="eastAsia"/>
        </w:rPr>
        <w:fldChar w:fldCharType="begin"/>
      </w:r>
      <w:r>
        <w:rPr>
          <w:rFonts w:hint="eastAsia"/>
        </w:rPr>
        <w:instrText xml:space="preserve"> HYPERLINK "https://baike.so.com</w:instrText>
      </w:r>
      <w:r>
        <w:rPr>
          <w:rFonts w:hint="eastAsia"/>
        </w:rPr>
        <w:instrText xml:space="preserve">/doc/901087-952427.html" \t "_blank" </w:instrText>
      </w:r>
      <w:r>
        <w:rPr>
          <w:rFonts w:hint="eastAsia"/>
        </w:rPr>
        <w:fldChar w:fldCharType="separate"/>
      </w:r>
      <w:r>
        <w:rPr>
          <w:rFonts w:hint="eastAsia"/>
        </w:rPr>
        <w:t>J2EE</w:t>
      </w:r>
      <w:r>
        <w:rPr>
          <w:rFonts w:hint="eastAsia"/>
        </w:rPr>
        <w:fldChar w:fldCharType="end"/>
      </w:r>
      <w:r>
        <w:rPr>
          <w:rFonts w:hint="eastAsia"/>
        </w:rPr>
        <w:t>支持、</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w:instrText>
      </w:r>
      <w:r>
        <w:rPr>
          <w:rFonts w:hint="eastAsia"/>
        </w:rPr>
        <w:instrText xml:space="preserve">53.html" \t "_blank" </w:instrText>
      </w:r>
      <w:r>
        <w:rPr>
          <w:rFonts w:hint="eastAsia"/>
        </w:rPr>
        <w:fldChar w:fldCharType="separate"/>
      </w:r>
      <w:r>
        <w:rPr>
          <w:rFonts w:hint="eastAsia"/>
        </w:rPr>
        <w:t>CVS</w:t>
      </w:r>
      <w:r>
        <w:rPr>
          <w:rFonts w:hint="eastAsia"/>
        </w:rPr>
        <w:fldChar w:fldCharType="end"/>
      </w:r>
      <w:r>
        <w:rPr>
          <w:rFonts w:hint="eastAsia"/>
        </w:rPr>
        <w:t>整合、代码审查、</w:t>
      </w:r>
      <w:r>
        <w:rPr>
          <w:rFonts w:hint="eastAsia"/>
        </w:rPr>
        <w:t xml:space="preserve"> </w:t>
      </w:r>
      <w:r>
        <w:rPr>
          <w:rFonts w:hint="eastAsia"/>
        </w:rPr>
        <w:t>创新的</w:t>
      </w:r>
      <w:hyperlink r:id="rId40" w:tgtFrame="_blank" w:history="1">
        <w:r>
          <w:rPr>
            <w:rFonts w:hint="eastAsia"/>
          </w:rPr>
          <w:t>GUI</w:t>
        </w:r>
        <w:r>
          <w:rPr>
            <w:rFonts w:hint="eastAsia"/>
          </w:rPr>
          <w:t>设计</w:t>
        </w:r>
      </w:hyperlink>
      <w:r>
        <w:rPr>
          <w:rFonts w:hint="eastAsia"/>
        </w:rPr>
        <w:t>等方面的功能可以说是超常的。</w:t>
      </w:r>
    </w:p>
    <w:bookmarkEnd w:id="150"/>
    <w:bookmarkEnd w:id="151"/>
    <w:p w:rsidR="004A4CEE" w:rsidRDefault="000F273F">
      <w:pPr>
        <w:widowControl/>
        <w:adjustRightInd w:val="0"/>
        <w:snapToGrid w:val="0"/>
        <w:jc w:val="center"/>
        <w:rPr>
          <w:rFonts w:ascii="宋体" w:hAnsi="宋体" w:cs="宋体"/>
          <w:kern w:val="0"/>
          <w:sz w:val="24"/>
          <w:szCs w:val="24"/>
        </w:rPr>
      </w:pPr>
      <w:r>
        <w:rPr>
          <w:noProof/>
        </w:rPr>
        <w:lastRenderedPageBreak/>
        <w:drawing>
          <wp:inline distT="0" distB="0" distL="0" distR="0">
            <wp:extent cx="5022850" cy="269430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026830" cy="2696792"/>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2-3 IntelliJ IDEA</w:t>
      </w:r>
      <w:r>
        <w:rPr>
          <w:rFonts w:hint="eastAsia"/>
          <w:szCs w:val="21"/>
        </w:rPr>
        <w:t>工作界面图</w:t>
      </w:r>
      <w:bookmarkStart w:id="197" w:name="_Toc511632107"/>
      <w:bookmarkStart w:id="198" w:name="_Toc511632166"/>
      <w:bookmarkStart w:id="199" w:name="_Toc9887"/>
      <w:bookmarkStart w:id="200" w:name="_Toc482633780"/>
      <w:bookmarkStart w:id="201" w:name="_Toc31839"/>
      <w:bookmarkStart w:id="202" w:name="_Toc485497920"/>
    </w:p>
    <w:p w:rsidR="004A4CEE" w:rsidRDefault="000F273F">
      <w:pPr>
        <w:pStyle w:val="3"/>
        <w:adjustRightInd w:val="0"/>
        <w:snapToGrid w:val="0"/>
        <w:rPr>
          <w:rFonts w:ascii="黑体" w:hAnsi="黑体"/>
        </w:rPr>
      </w:pPr>
      <w:bookmarkStart w:id="203" w:name="_Toc11006444"/>
      <w:bookmarkStart w:id="204" w:name="_Toc11005746"/>
      <w:bookmarkStart w:id="205" w:name="_Toc19961_WPSOffice_Level3"/>
      <w:bookmarkStart w:id="206" w:name="_Toc30393"/>
      <w:r>
        <w:rPr>
          <w:rFonts w:ascii="黑体" w:hAnsi="黑体" w:hint="eastAsia"/>
        </w:rPr>
        <w:t>2.</w:t>
      </w:r>
      <w:r>
        <w:rPr>
          <w:rFonts w:ascii="黑体" w:hAnsi="黑体"/>
        </w:rPr>
        <w:t>1</w:t>
      </w:r>
      <w:r>
        <w:rPr>
          <w:rFonts w:ascii="黑体" w:hAnsi="黑体" w:hint="eastAsia"/>
        </w:rPr>
        <w:t>2</w:t>
      </w:r>
      <w:r>
        <w:rPr>
          <w:rFonts w:ascii="黑体" w:hAnsi="黑体" w:hint="eastAsia"/>
        </w:rPr>
        <w:t>.</w:t>
      </w:r>
      <w:r>
        <w:rPr>
          <w:rFonts w:ascii="黑体" w:hAnsi="黑体"/>
        </w:rPr>
        <w:t>2 WebStorm</w:t>
      </w:r>
      <w:r>
        <w:rPr>
          <w:rFonts w:ascii="黑体" w:hAnsi="黑体" w:hint="eastAsia"/>
        </w:rPr>
        <w:t>开发工具</w:t>
      </w:r>
      <w:bookmarkEnd w:id="203"/>
      <w:bookmarkEnd w:id="204"/>
      <w:bookmarkEnd w:id="205"/>
      <w:bookmarkEnd w:id="206"/>
    </w:p>
    <w:p w:rsidR="004A4CEE" w:rsidRDefault="000F273F">
      <w:pPr>
        <w:pStyle w:val="af2"/>
        <w:adjustRightInd w:val="0"/>
        <w:snapToGrid w:val="0"/>
      </w:pPr>
      <w:r>
        <w:rPr>
          <w:rFonts w:hint="eastAsia"/>
        </w:rPr>
        <w:t xml:space="preserve">WebStorm </w:t>
      </w:r>
      <w:r>
        <w:rPr>
          <w:rFonts w:hint="eastAsia"/>
        </w:rPr>
        <w:t>是</w:t>
      </w:r>
      <w:r>
        <w:rPr>
          <w:rFonts w:hint="eastAsia"/>
        </w:rPr>
        <w:fldChar w:fldCharType="begin"/>
      </w:r>
      <w:r>
        <w:rPr>
          <w:rFonts w:hint="eastAsia"/>
        </w:rPr>
        <w:instrText xml:space="preserve"> HYPERLINK "https://baike.baidu.com/item/jetbrains" \t "_blank" </w:instrText>
      </w:r>
      <w:r>
        <w:rPr>
          <w:rFonts w:hint="eastAsia"/>
        </w:rPr>
        <w:fldChar w:fldCharType="separate"/>
      </w:r>
      <w:r>
        <w:rPr>
          <w:rFonts w:hint="eastAsia"/>
        </w:rPr>
        <w:t>jetbrains</w:t>
      </w:r>
      <w:r>
        <w:rPr>
          <w:rFonts w:hint="eastAsia"/>
        </w:rPr>
        <w:fldChar w:fldCharType="end"/>
      </w:r>
      <w:r>
        <w:rPr>
          <w:rFonts w:hint="eastAsia"/>
        </w:rPr>
        <w:t>公司旗下一款</w:t>
      </w:r>
      <w:r>
        <w:rPr>
          <w:rFonts w:hint="eastAsia"/>
        </w:rPr>
        <w:t xml:space="preserve">JavaScript </w:t>
      </w:r>
      <w:r>
        <w:rPr>
          <w:rFonts w:hint="eastAsia"/>
        </w:rPr>
        <w:t>开发工具。目前已经被广大中国</w:t>
      </w:r>
      <w:r>
        <w:rPr>
          <w:rFonts w:hint="eastAsia"/>
        </w:rPr>
        <w:t>JS</w:t>
      </w:r>
      <w:r>
        <w:rPr>
          <w:rFonts w:hint="eastAsia"/>
        </w:rPr>
        <w:t>开发者誉为“</w:t>
      </w:r>
      <w:r>
        <w:rPr>
          <w:rFonts w:hint="eastAsia"/>
        </w:rPr>
        <w:t>Web</w:t>
      </w:r>
      <w:r>
        <w:rPr>
          <w:rFonts w:hint="eastAsia"/>
        </w:rPr>
        <w:t>前端开发神器”、“最强大的</w:t>
      </w:r>
      <w:r>
        <w:rPr>
          <w:rFonts w:hint="eastAsia"/>
        </w:rPr>
        <w:t>HTML5</w:t>
      </w:r>
      <w:r>
        <w:rPr>
          <w:rFonts w:hint="eastAsia"/>
        </w:rPr>
        <w:t>编辑器”、“</w:t>
      </w:r>
      <w:proofErr w:type="gramStart"/>
      <w:r>
        <w:rPr>
          <w:rFonts w:hint="eastAsia"/>
        </w:rPr>
        <w:t>最</w:t>
      </w:r>
      <w:proofErr w:type="gramEnd"/>
      <w:r>
        <w:rPr>
          <w:rFonts w:hint="eastAsia"/>
        </w:rPr>
        <w:t>智能的</w:t>
      </w:r>
      <w:r>
        <w:rPr>
          <w:rFonts w:hint="eastAsia"/>
        </w:rPr>
        <w:t>JavaScript IDE</w:t>
      </w:r>
      <w:r>
        <w:rPr>
          <w:rFonts w:hint="eastAsia"/>
        </w:rPr>
        <w:t>”等。与</w:t>
      </w:r>
      <w:r>
        <w:rPr>
          <w:rFonts w:hint="eastAsia"/>
        </w:rPr>
        <w:fldChar w:fldCharType="begin"/>
      </w:r>
      <w:r>
        <w:rPr>
          <w:rFonts w:hint="eastAsia"/>
        </w:rPr>
        <w:instrText xml:space="preserve"> HYPERLINK "https://baike.baidu.com/item/IntelliJ%20IDEA" \t "_blank" </w:instrText>
      </w:r>
      <w:r>
        <w:rPr>
          <w:rFonts w:hint="eastAsia"/>
        </w:rPr>
        <w:fldChar w:fldCharType="separate"/>
      </w:r>
      <w:r>
        <w:rPr>
          <w:rFonts w:hint="eastAsia"/>
        </w:rPr>
        <w:t>IntelliJ IDEA</w:t>
      </w:r>
      <w:r>
        <w:rPr>
          <w:rFonts w:hint="eastAsia"/>
        </w:rPr>
        <w:fldChar w:fldCharType="end"/>
      </w:r>
      <w:r>
        <w:rPr>
          <w:rFonts w:hint="eastAsia"/>
        </w:rPr>
        <w:t>同源，继承了</w:t>
      </w:r>
      <w:r>
        <w:rPr>
          <w:rFonts w:hint="eastAsia"/>
        </w:rPr>
        <w:t>IntelliJ IDEA</w:t>
      </w:r>
      <w:r>
        <w:rPr>
          <w:rFonts w:hint="eastAsia"/>
        </w:rPr>
        <w:t>强大的</w:t>
      </w:r>
      <w:r>
        <w:rPr>
          <w:rFonts w:hint="eastAsia"/>
        </w:rPr>
        <w:t>JS</w:t>
      </w:r>
      <w:r>
        <w:rPr>
          <w:rFonts w:hint="eastAsia"/>
        </w:rPr>
        <w:t>部分的功能。</w:t>
      </w:r>
    </w:p>
    <w:p w:rsidR="004A4CEE" w:rsidRDefault="000F273F">
      <w:pPr>
        <w:widowControl/>
        <w:adjustRightInd w:val="0"/>
        <w:snapToGrid w:val="0"/>
        <w:jc w:val="center"/>
        <w:rPr>
          <w:rFonts w:ascii="宋体" w:hAnsi="宋体" w:cs="宋体"/>
          <w:kern w:val="0"/>
          <w:sz w:val="24"/>
          <w:szCs w:val="24"/>
        </w:rPr>
      </w:pPr>
      <w:r>
        <w:rPr>
          <w:noProof/>
        </w:rPr>
        <w:drawing>
          <wp:inline distT="0" distB="0" distL="0" distR="0">
            <wp:extent cx="5274310" cy="28295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5274310" cy="2829560"/>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2-3 WebStorm</w:t>
      </w:r>
      <w:r>
        <w:rPr>
          <w:rFonts w:hint="eastAsia"/>
          <w:szCs w:val="21"/>
        </w:rPr>
        <w:t>工作界面图</w:t>
      </w:r>
    </w:p>
    <w:p w:rsidR="004A4CEE" w:rsidRDefault="000F273F">
      <w:pPr>
        <w:pStyle w:val="1"/>
      </w:pPr>
      <w:bookmarkStart w:id="207" w:name="_Toc32580"/>
      <w:bookmarkStart w:id="208" w:name="_Toc11006445"/>
      <w:bookmarkStart w:id="209" w:name="_Toc10450202"/>
      <w:bookmarkStart w:id="210" w:name="_Toc28757_WPSOffice_Level1"/>
      <w:bookmarkStart w:id="211" w:name="_Toc485497925"/>
      <w:bookmarkStart w:id="212" w:name="_Toc511632112"/>
      <w:bookmarkStart w:id="213" w:name="_Toc11005747"/>
      <w:bookmarkStart w:id="214" w:name="_Toc482633783"/>
      <w:bookmarkStart w:id="215" w:name="_Toc511632171"/>
      <w:bookmarkStart w:id="216" w:name="_Toc3238"/>
      <w:bookmarkStart w:id="217" w:name="_Toc30598"/>
      <w:bookmarkEnd w:id="197"/>
      <w:bookmarkEnd w:id="198"/>
      <w:bookmarkEnd w:id="199"/>
      <w:bookmarkEnd w:id="200"/>
      <w:bookmarkEnd w:id="201"/>
      <w:bookmarkEnd w:id="202"/>
      <w:r>
        <w:rPr>
          <w:rFonts w:hint="eastAsia"/>
        </w:rPr>
        <w:t>3</w:t>
      </w:r>
      <w:r>
        <w:rPr>
          <w:rFonts w:hint="eastAsia"/>
        </w:rPr>
        <w:t>项目需求分析</w:t>
      </w:r>
      <w:bookmarkEnd w:id="207"/>
      <w:bookmarkEnd w:id="208"/>
      <w:bookmarkEnd w:id="209"/>
      <w:bookmarkEnd w:id="210"/>
      <w:bookmarkEnd w:id="211"/>
      <w:bookmarkEnd w:id="212"/>
      <w:bookmarkEnd w:id="213"/>
      <w:bookmarkEnd w:id="214"/>
      <w:bookmarkEnd w:id="215"/>
      <w:bookmarkEnd w:id="216"/>
      <w:bookmarkEnd w:id="217"/>
    </w:p>
    <w:p w:rsidR="004A4CEE" w:rsidRDefault="000F273F">
      <w:pPr>
        <w:pStyle w:val="2"/>
      </w:pPr>
      <w:bookmarkStart w:id="218" w:name="_Toc482633784"/>
      <w:bookmarkStart w:id="219" w:name="_Toc31993_WPSOffice_Level1"/>
      <w:bookmarkStart w:id="220" w:name="_Toc38"/>
      <w:bookmarkStart w:id="221" w:name="_Toc511632113"/>
      <w:bookmarkStart w:id="222" w:name="_Toc485497926"/>
      <w:bookmarkStart w:id="223" w:name="_Toc511632172"/>
      <w:bookmarkStart w:id="224" w:name="_Toc11006446"/>
      <w:bookmarkStart w:id="225" w:name="_Toc10450203"/>
      <w:bookmarkStart w:id="226" w:name="_Toc19489"/>
      <w:bookmarkStart w:id="227" w:name="_Toc11005748"/>
      <w:bookmarkStart w:id="228" w:name="_Toc465"/>
      <w:r>
        <w:t>3.1</w:t>
      </w:r>
      <w:r>
        <w:rPr>
          <w:rFonts w:hint="eastAsia"/>
        </w:rPr>
        <w:t>系统的需求分析</w:t>
      </w:r>
      <w:bookmarkEnd w:id="218"/>
      <w:bookmarkEnd w:id="219"/>
      <w:bookmarkEnd w:id="220"/>
      <w:bookmarkEnd w:id="221"/>
      <w:bookmarkEnd w:id="222"/>
      <w:bookmarkEnd w:id="223"/>
      <w:bookmarkEnd w:id="224"/>
      <w:bookmarkEnd w:id="225"/>
      <w:bookmarkEnd w:id="226"/>
      <w:bookmarkEnd w:id="227"/>
      <w:bookmarkEnd w:id="228"/>
    </w:p>
    <w:p w:rsidR="004A4CEE" w:rsidRDefault="000F273F">
      <w:pPr>
        <w:pStyle w:val="af2"/>
        <w:adjustRightInd w:val="0"/>
        <w:snapToGrid w:val="0"/>
      </w:pPr>
      <w:proofErr w:type="gramStart"/>
      <w:r>
        <w:rPr>
          <w:rFonts w:hint="eastAsia"/>
        </w:rPr>
        <w:t>该云管理系统</w:t>
      </w:r>
      <w:proofErr w:type="gramEnd"/>
      <w:r>
        <w:rPr>
          <w:rFonts w:hint="eastAsia"/>
        </w:rPr>
        <w:t>主要是以尾矿库的安全数据监控，异常预警，异常处理，人员管理功能，以及导出数据报表等功能为主。该系统的需求如下：</w:t>
      </w:r>
    </w:p>
    <w:p w:rsidR="004A4CEE" w:rsidRDefault="000F273F">
      <w:pPr>
        <w:adjustRightInd w:val="0"/>
        <w:snapToGrid w:val="0"/>
        <w:spacing w:line="360" w:lineRule="auto"/>
        <w:jc w:val="center"/>
      </w:pPr>
      <w:r>
        <w:rPr>
          <w:noProof/>
        </w:rPr>
        <w:lastRenderedPageBreak/>
        <w:drawing>
          <wp:inline distT="0" distB="0" distL="0" distR="0">
            <wp:extent cx="4472940" cy="2142957"/>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3"/>
                    <a:stretch>
                      <a:fillRect/>
                    </a:stretch>
                  </pic:blipFill>
                  <pic:spPr>
                    <a:xfrm>
                      <a:off x="0" y="0"/>
                      <a:ext cx="4502433" cy="2157087"/>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rsidR="004A4CEE" w:rsidRDefault="000F273F">
      <w:pPr>
        <w:pStyle w:val="af2"/>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测量中心图所示。</w:t>
      </w:r>
    </w:p>
    <w:p w:rsidR="004A4CEE" w:rsidRDefault="000F273F">
      <w:pPr>
        <w:adjustRightInd w:val="0"/>
        <w:snapToGrid w:val="0"/>
        <w:spacing w:line="360" w:lineRule="auto"/>
        <w:jc w:val="center"/>
      </w:pPr>
      <w:r>
        <w:rPr>
          <w:noProof/>
        </w:rPr>
        <w:drawing>
          <wp:inline distT="0" distB="0" distL="0" distR="0">
            <wp:extent cx="3137663" cy="964040"/>
            <wp:effectExtent l="0" t="0" r="571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stretch>
                      <a:fillRect/>
                    </a:stretch>
                  </pic:blipFill>
                  <pic:spPr>
                    <a:xfrm>
                      <a:off x="0" y="0"/>
                      <a:ext cx="3219333" cy="989133"/>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rsidR="004A4CEE" w:rsidRDefault="000F273F">
      <w:pPr>
        <w:pStyle w:val="af2"/>
        <w:adjustRightInd w:val="0"/>
        <w:snapToGrid w:val="0"/>
      </w:pPr>
      <w:r>
        <w:rPr>
          <w:rFonts w:hint="eastAsia"/>
        </w:rPr>
        <w:t>视频监控，实时采集摄像头可见范围，帮助管理人员更好的掌握尾矿库的实际环境。</w:t>
      </w:r>
    </w:p>
    <w:p w:rsidR="004A4CEE" w:rsidRDefault="000F273F">
      <w:pPr>
        <w:pStyle w:val="af2"/>
        <w:adjustRightInd w:val="0"/>
        <w:snapToGrid w:val="0"/>
      </w:pPr>
      <w:r>
        <w:rPr>
          <w:rFonts w:hint="eastAsia"/>
        </w:rPr>
        <w:t>监测地图，对周围地形地貌进行全方位展示，方便在突发情况来临前做战略部署或在特殊时期做应急指挥。</w:t>
      </w:r>
    </w:p>
    <w:p w:rsidR="004A4CEE" w:rsidRDefault="000F273F">
      <w:pPr>
        <w:pStyle w:val="af2"/>
        <w:adjustRightInd w:val="0"/>
        <w:snapToGrid w:val="0"/>
      </w:pPr>
      <w:r>
        <w:rPr>
          <w:rFonts w:hint="eastAsia"/>
        </w:rPr>
        <w:t>用户管理：主要由人员的增加，删除，修改，查询，禁用等功能构成，系统配置了管理员和普通用户的权限，实现不同的用户拥有不同的权限和可操作控制。</w:t>
      </w:r>
    </w:p>
    <w:p w:rsidR="004A4CEE" w:rsidRDefault="000F273F">
      <w:pPr>
        <w:pStyle w:val="af2"/>
        <w:adjustRightInd w:val="0"/>
        <w:snapToGrid w:val="0"/>
      </w:pPr>
      <w:r>
        <w:rPr>
          <w:rFonts w:hint="eastAsia"/>
        </w:rPr>
        <w:t>系统管理：记录了系统运行时测量值超过阈值线的数据，进行统一管理，可一键导出所有异常信息等。</w:t>
      </w:r>
    </w:p>
    <w:p w:rsidR="004A4CEE" w:rsidRDefault="000F273F">
      <w:pPr>
        <w:pStyle w:val="2"/>
      </w:pPr>
      <w:bookmarkStart w:id="229" w:name="_Toc14379_WPSOffice_Level2"/>
      <w:bookmarkStart w:id="230" w:name="_Toc10450204"/>
      <w:bookmarkStart w:id="231" w:name="_Toc485497928"/>
      <w:bookmarkStart w:id="232" w:name="_Toc11006447"/>
      <w:bookmarkStart w:id="233" w:name="_Toc511632115"/>
      <w:bookmarkStart w:id="234" w:name="_Toc9844"/>
      <w:bookmarkStart w:id="235" w:name="_Toc11005749"/>
      <w:bookmarkStart w:id="236" w:name="_Toc482633786"/>
      <w:bookmarkStart w:id="237" w:name="_Toc511632174"/>
      <w:bookmarkStart w:id="238" w:name="_Toc8082"/>
      <w:bookmarkStart w:id="239" w:name="_Toc30022"/>
      <w:r>
        <w:rPr>
          <w:rFonts w:hint="eastAsia"/>
        </w:rPr>
        <w:t xml:space="preserve">3.3 </w:t>
      </w:r>
      <w:r>
        <w:rPr>
          <w:rFonts w:hint="eastAsia"/>
        </w:rPr>
        <w:t>系统的性能需求</w:t>
      </w:r>
      <w:bookmarkEnd w:id="229"/>
      <w:bookmarkEnd w:id="230"/>
      <w:bookmarkEnd w:id="231"/>
      <w:bookmarkEnd w:id="232"/>
      <w:bookmarkEnd w:id="233"/>
      <w:bookmarkEnd w:id="234"/>
      <w:bookmarkEnd w:id="235"/>
      <w:bookmarkEnd w:id="236"/>
      <w:bookmarkEnd w:id="237"/>
      <w:bookmarkEnd w:id="238"/>
      <w:bookmarkEnd w:id="239"/>
    </w:p>
    <w:p w:rsidR="004A4CEE" w:rsidRDefault="000F273F">
      <w:pPr>
        <w:pStyle w:val="af2"/>
        <w:adjustRightInd w:val="0"/>
        <w:snapToGrid w:val="0"/>
      </w:pPr>
      <w:r>
        <w:rPr>
          <w:rFonts w:hint="eastAsia"/>
        </w:rPr>
        <w:t>根据现在互联网的开发模式下，一个能够上线的项目需要满足以下几个方面：</w:t>
      </w:r>
    </w:p>
    <w:p w:rsidR="004A4CEE" w:rsidRDefault="000F273F">
      <w:pPr>
        <w:pStyle w:val="af2"/>
        <w:numPr>
          <w:ilvl w:val="0"/>
          <w:numId w:val="3"/>
        </w:numPr>
        <w:adjustRightInd w:val="0"/>
        <w:snapToGrid w:val="0"/>
        <w:ind w:leftChars="229" w:left="481" w:firstLine="480"/>
      </w:pPr>
      <w:r>
        <w:rPr>
          <w:rFonts w:hint="eastAsia"/>
        </w:rPr>
        <w:t>按需求分析完成系统设计，编码和实现，没有影响系统正常运行的致命</w:t>
      </w:r>
      <w:r>
        <w:rPr>
          <w:rFonts w:hint="eastAsia"/>
        </w:rPr>
        <w:t>bug</w:t>
      </w:r>
      <w:r>
        <w:rPr>
          <w:rFonts w:hint="eastAsia"/>
        </w:rPr>
        <w:t>。</w:t>
      </w:r>
    </w:p>
    <w:p w:rsidR="004A4CEE" w:rsidRDefault="000F273F">
      <w:pPr>
        <w:pStyle w:val="af2"/>
        <w:numPr>
          <w:ilvl w:val="0"/>
          <w:numId w:val="3"/>
        </w:numPr>
        <w:adjustRightInd w:val="0"/>
        <w:snapToGrid w:val="0"/>
        <w:ind w:leftChars="229" w:left="481" w:firstLine="480"/>
      </w:pPr>
      <w:r>
        <w:rPr>
          <w:rFonts w:hint="eastAsia"/>
        </w:rPr>
        <w:t>确保设计功能</w:t>
      </w:r>
      <w:proofErr w:type="gramStart"/>
      <w:r>
        <w:rPr>
          <w:rFonts w:hint="eastAsia"/>
        </w:rPr>
        <w:t>能</w:t>
      </w:r>
      <w:proofErr w:type="gramEnd"/>
      <w:r>
        <w:rPr>
          <w:rFonts w:hint="eastAsia"/>
        </w:rPr>
        <w:t>正常</w:t>
      </w:r>
      <w:r>
        <w:rPr>
          <w:rFonts w:hint="eastAsia"/>
        </w:rPr>
        <w:t>使用，确定上线的功能没有功能缺失，在功能上可以形成一个闭环。</w:t>
      </w:r>
    </w:p>
    <w:p w:rsidR="004A4CEE" w:rsidRDefault="000F273F">
      <w:pPr>
        <w:pStyle w:val="af2"/>
        <w:numPr>
          <w:ilvl w:val="0"/>
          <w:numId w:val="3"/>
        </w:numPr>
        <w:adjustRightInd w:val="0"/>
        <w:snapToGrid w:val="0"/>
        <w:ind w:leftChars="229" w:left="481" w:firstLine="480"/>
      </w:pPr>
      <w:r>
        <w:rPr>
          <w:rFonts w:hint="eastAsia"/>
        </w:rPr>
        <w:lastRenderedPageBreak/>
        <w:t>提供完整的项目文档和接口文档，让新加入的开发人员能够快速加入开发。</w:t>
      </w:r>
    </w:p>
    <w:p w:rsidR="004A4CEE" w:rsidRDefault="000F273F">
      <w:pPr>
        <w:pStyle w:val="af2"/>
        <w:numPr>
          <w:ilvl w:val="0"/>
          <w:numId w:val="3"/>
        </w:numPr>
        <w:adjustRightInd w:val="0"/>
        <w:snapToGrid w:val="0"/>
        <w:ind w:leftChars="229" w:left="481" w:firstLine="480"/>
      </w:pPr>
      <w:r>
        <w:rPr>
          <w:rFonts w:hint="eastAsia"/>
        </w:rPr>
        <w:t>提供并建立完备的问题处理机制和响应体系，拥有完整的运维体系，可以随时</w:t>
      </w:r>
      <w:proofErr w:type="gramStart"/>
      <w:r>
        <w:rPr>
          <w:rFonts w:hint="eastAsia"/>
        </w:rPr>
        <w:t>修复线</w:t>
      </w:r>
      <w:proofErr w:type="gramEnd"/>
      <w:r>
        <w:rPr>
          <w:rFonts w:hint="eastAsia"/>
        </w:rPr>
        <w:t>上问题和进行回滚。</w:t>
      </w:r>
    </w:p>
    <w:p w:rsidR="004A4CEE" w:rsidRDefault="000F273F">
      <w:pPr>
        <w:pStyle w:val="1"/>
      </w:pPr>
      <w:bookmarkStart w:id="240" w:name="_Toc485497929"/>
      <w:bookmarkStart w:id="241" w:name="_Toc16029"/>
      <w:bookmarkStart w:id="242" w:name="_Toc24600"/>
      <w:bookmarkStart w:id="243" w:name="_Toc511632175"/>
      <w:bookmarkStart w:id="244" w:name="_Toc11006448"/>
      <w:bookmarkStart w:id="245" w:name="_Toc199055913"/>
      <w:bookmarkStart w:id="246" w:name="_Toc482633787"/>
      <w:bookmarkStart w:id="247" w:name="_Toc199056028"/>
      <w:bookmarkStart w:id="248" w:name="_Toc511632116"/>
      <w:bookmarkStart w:id="249" w:name="_Toc10450205"/>
      <w:bookmarkStart w:id="250" w:name="_Toc199055984"/>
      <w:bookmarkStart w:id="251" w:name="_Toc445920860"/>
      <w:bookmarkStart w:id="252" w:name="_Toc11005750"/>
      <w:bookmarkStart w:id="253" w:name="_Toc31381"/>
      <w:r>
        <w:rPr>
          <w:rFonts w:hint="eastAsia"/>
        </w:rPr>
        <w:t xml:space="preserve">4 </w:t>
      </w:r>
      <w:r>
        <w:t>系统</w:t>
      </w:r>
      <w:r>
        <w:rPr>
          <w:rFonts w:hint="eastAsia"/>
        </w:rPr>
        <w:t>的</w:t>
      </w:r>
      <w:r>
        <w:t>设计</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4A4CEE" w:rsidRDefault="000F273F">
      <w:pPr>
        <w:pStyle w:val="2"/>
      </w:pPr>
      <w:bookmarkStart w:id="254" w:name="_Toc5846"/>
      <w:bookmarkStart w:id="255" w:name="_Toc11006449"/>
      <w:bookmarkStart w:id="256" w:name="_Toc482633788"/>
      <w:bookmarkStart w:id="257" w:name="_Toc485497930"/>
      <w:bookmarkStart w:id="258" w:name="_Toc10450206"/>
      <w:bookmarkStart w:id="259" w:name="_Toc511632176"/>
      <w:bookmarkStart w:id="260" w:name="_Toc4760"/>
      <w:bookmarkStart w:id="261" w:name="_Toc511632117"/>
      <w:bookmarkStart w:id="262" w:name="_Toc11005751"/>
      <w:bookmarkStart w:id="263" w:name="_Toc10106_WPSOffice_Level2"/>
      <w:bookmarkStart w:id="264" w:name="_Toc18319"/>
      <w:r>
        <w:rPr>
          <w:rFonts w:hint="eastAsia"/>
        </w:rPr>
        <w:t>4.1</w:t>
      </w:r>
      <w:r>
        <w:rPr>
          <w:rFonts w:hint="eastAsia"/>
        </w:rPr>
        <w:t>系统设计的原则</w:t>
      </w:r>
      <w:bookmarkEnd w:id="254"/>
      <w:bookmarkEnd w:id="255"/>
      <w:bookmarkEnd w:id="256"/>
      <w:bookmarkEnd w:id="257"/>
      <w:bookmarkEnd w:id="258"/>
      <w:bookmarkEnd w:id="259"/>
      <w:bookmarkEnd w:id="260"/>
      <w:bookmarkEnd w:id="261"/>
      <w:bookmarkEnd w:id="262"/>
      <w:bookmarkEnd w:id="263"/>
      <w:bookmarkEnd w:id="264"/>
    </w:p>
    <w:p w:rsidR="004A4CEE" w:rsidRDefault="000F273F">
      <w:pPr>
        <w:adjustRightInd w:val="0"/>
        <w:snapToGrid w:val="0"/>
        <w:spacing w:line="360" w:lineRule="auto"/>
        <w:ind w:firstLineChars="200" w:firstLine="480"/>
        <w:rPr>
          <w:sz w:val="24"/>
          <w:szCs w:val="24"/>
        </w:rPr>
      </w:pPr>
      <w:r>
        <w:rPr>
          <w:rFonts w:hint="eastAsia"/>
          <w:sz w:val="24"/>
          <w:szCs w:val="24"/>
        </w:rPr>
        <w:t>良好的系统设计原则与项目的完美实现密切相关，在程序设计之中要遵循以下总结的设计原则：</w:t>
      </w:r>
    </w:p>
    <w:p w:rsidR="004A4CEE" w:rsidRDefault="000F273F">
      <w:pPr>
        <w:pStyle w:val="11"/>
        <w:numPr>
          <w:ilvl w:val="0"/>
          <w:numId w:val="4"/>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rsidR="004A4CEE" w:rsidRDefault="000F273F">
      <w:pPr>
        <w:pStyle w:val="11"/>
        <w:numPr>
          <w:ilvl w:val="0"/>
          <w:numId w:val="4"/>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rsidR="004A4CEE" w:rsidRDefault="000F273F">
      <w:pPr>
        <w:pStyle w:val="11"/>
        <w:numPr>
          <w:ilvl w:val="0"/>
          <w:numId w:val="4"/>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w:t>
      </w:r>
      <w:r>
        <w:rPr>
          <w:rFonts w:hint="eastAsia"/>
        </w:rPr>
        <w:t>往是一个优秀系统设计的标准。</w:t>
      </w:r>
      <w:bookmarkStart w:id="265" w:name="_Toc482633790"/>
    </w:p>
    <w:p w:rsidR="004A4CEE" w:rsidRDefault="000F273F">
      <w:pPr>
        <w:pStyle w:val="2"/>
        <w:spacing w:line="240" w:lineRule="auto"/>
        <w:rPr>
          <w:ins w:id="266" w:author="久而旧之i。。。" w:date="2019-05-28T14:50:00Z"/>
        </w:rPr>
      </w:pPr>
      <w:bookmarkStart w:id="267" w:name="_Toc11652_WPSOffice_Level2"/>
      <w:bookmarkStart w:id="268" w:name="_Toc11005752"/>
      <w:bookmarkStart w:id="269" w:name="_Toc10450207"/>
      <w:bookmarkStart w:id="270" w:name="_Toc12556"/>
      <w:bookmarkStart w:id="271" w:name="_Toc27790"/>
      <w:bookmarkStart w:id="272" w:name="_Toc511632124"/>
      <w:bookmarkStart w:id="273" w:name="_Toc511632183"/>
      <w:bookmarkStart w:id="274" w:name="_Toc485497936"/>
      <w:bookmarkStart w:id="275" w:name="_Toc11006450"/>
      <w:bookmarkStart w:id="276" w:name="_Toc5666"/>
      <w:bookmarkEnd w:id="265"/>
      <w:r>
        <w:rPr>
          <w:rFonts w:hint="eastAsia"/>
        </w:rPr>
        <w:t xml:space="preserve">4.2 </w:t>
      </w:r>
      <w:r>
        <w:rPr>
          <w:rFonts w:hint="eastAsia"/>
        </w:rPr>
        <w:t>数据库的设计</w:t>
      </w:r>
      <w:bookmarkEnd w:id="267"/>
      <w:bookmarkEnd w:id="268"/>
      <w:bookmarkEnd w:id="269"/>
      <w:bookmarkEnd w:id="270"/>
      <w:bookmarkEnd w:id="271"/>
      <w:bookmarkEnd w:id="272"/>
      <w:bookmarkEnd w:id="273"/>
      <w:bookmarkEnd w:id="274"/>
      <w:bookmarkEnd w:id="275"/>
      <w:bookmarkEnd w:id="276"/>
    </w:p>
    <w:p w:rsidR="004A4CEE" w:rsidRDefault="000F273F">
      <w:pPr>
        <w:adjustRightInd w:val="0"/>
        <w:snapToGrid w:val="0"/>
        <w:spacing w:line="360" w:lineRule="auto"/>
        <w:ind w:firstLineChars="200" w:firstLine="48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w:t>
      </w:r>
      <w:proofErr w:type="gramStart"/>
      <w:r>
        <w:rPr>
          <w:rFonts w:hint="eastAsia"/>
          <w:sz w:val="24"/>
          <w:szCs w:val="24"/>
        </w:rPr>
        <w:t>尤为的</w:t>
      </w:r>
      <w:proofErr w:type="gramEnd"/>
      <w:r>
        <w:rPr>
          <w:rFonts w:hint="eastAsia"/>
          <w:sz w:val="24"/>
          <w:szCs w:val="24"/>
        </w:rPr>
        <w:t>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_Ref513466680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rsidR="004A4CEE" w:rsidRDefault="000F273F">
      <w:pPr>
        <w:numPr>
          <w:ilvl w:val="0"/>
          <w:numId w:val="5"/>
        </w:numPr>
        <w:adjustRightInd w:val="0"/>
        <w:snapToGrid w:val="0"/>
        <w:spacing w:line="360" w:lineRule="auto"/>
      </w:pPr>
      <w:r>
        <w:rPr>
          <w:rFonts w:hint="eastAsia"/>
        </w:rPr>
        <w:t>测量记录由四张表构成：</w:t>
      </w:r>
      <w:r>
        <w:rPr>
          <w:rFonts w:hint="eastAsia"/>
        </w:rPr>
        <w:t>测量类型表（</w:t>
      </w:r>
      <w:proofErr w:type="spellStart"/>
      <w:r>
        <w:rPr>
          <w:rFonts w:hint="eastAsia"/>
        </w:rPr>
        <w:t>big_type</w:t>
      </w:r>
      <w:proofErr w:type="spellEnd"/>
      <w:r>
        <w:rPr>
          <w:rFonts w:hint="eastAsia"/>
        </w:rPr>
        <w:t>），该表用于记录不同测量类型的各自的信息如单位等信息，</w:t>
      </w:r>
      <w:r>
        <w:rPr>
          <w:rFonts w:hint="eastAsia"/>
          <w:sz w:val="24"/>
          <w:szCs w:val="24"/>
        </w:rPr>
        <w:t>具体结构如表</w:t>
      </w:r>
      <w:r>
        <w:rPr>
          <w:rFonts w:hint="eastAsia"/>
          <w:sz w:val="24"/>
          <w:szCs w:val="24"/>
        </w:rPr>
        <w:t>4-</w:t>
      </w:r>
      <w:r>
        <w:rPr>
          <w:sz w:val="24"/>
          <w:szCs w:val="24"/>
        </w:rPr>
        <w:t>1</w:t>
      </w:r>
      <w:r>
        <w:rPr>
          <w:rFonts w:hint="eastAsia"/>
          <w:sz w:val="24"/>
          <w:szCs w:val="24"/>
        </w:rPr>
        <w:t>测量类型表所示。子类型详细信息表（</w:t>
      </w:r>
      <w:r>
        <w:rPr>
          <w:rFonts w:hint="eastAsia"/>
          <w:sz w:val="24"/>
          <w:szCs w:val="24"/>
        </w:rPr>
        <w:t>type</w:t>
      </w:r>
      <w:r>
        <w:rPr>
          <w:rFonts w:hint="eastAsia"/>
          <w:sz w:val="24"/>
          <w:szCs w:val="24"/>
        </w:rPr>
        <w:t>），该表用于记录不同类型下多个子类型的详细信息，具体结构如表</w:t>
      </w:r>
      <w:r>
        <w:rPr>
          <w:rFonts w:hint="eastAsia"/>
          <w:sz w:val="24"/>
          <w:szCs w:val="24"/>
        </w:rPr>
        <w:t>4-</w:t>
      </w:r>
      <w:r>
        <w:rPr>
          <w:sz w:val="24"/>
          <w:szCs w:val="24"/>
        </w:rPr>
        <w:t>2</w:t>
      </w:r>
      <w:r>
        <w:rPr>
          <w:rFonts w:hint="eastAsia"/>
          <w:sz w:val="24"/>
          <w:szCs w:val="24"/>
        </w:rPr>
        <w:t>子类型详细信息表所示。测量记录表（</w:t>
      </w:r>
      <w:r>
        <w:rPr>
          <w:sz w:val="24"/>
          <w:szCs w:val="24"/>
        </w:rPr>
        <w:t>measure</w:t>
      </w:r>
      <w:r>
        <w:rPr>
          <w:rFonts w:hint="eastAsia"/>
          <w:sz w:val="24"/>
          <w:szCs w:val="24"/>
        </w:rPr>
        <w:t>），该表用于记录测量的温度、湿度、浸润线、有毒气体和重金属的相关信息。具体结构如表</w:t>
      </w:r>
      <w:r>
        <w:rPr>
          <w:rFonts w:hint="eastAsia"/>
          <w:sz w:val="24"/>
          <w:szCs w:val="24"/>
        </w:rPr>
        <w:t>4-</w:t>
      </w:r>
      <w:r>
        <w:rPr>
          <w:sz w:val="24"/>
          <w:szCs w:val="24"/>
        </w:rPr>
        <w:t>3</w:t>
      </w:r>
      <w:r>
        <w:rPr>
          <w:rFonts w:hint="eastAsia"/>
          <w:sz w:val="24"/>
          <w:szCs w:val="24"/>
        </w:rPr>
        <w:t>测量记录表所示。</w:t>
      </w:r>
    </w:p>
    <w:p w:rsidR="004A4CEE" w:rsidRDefault="000F273F">
      <w:pPr>
        <w:adjustRightInd w:val="0"/>
        <w:snapToGrid w:val="0"/>
        <w:spacing w:line="360" w:lineRule="auto"/>
        <w:ind w:firstLineChars="200" w:firstLine="420"/>
        <w:jc w:val="center"/>
        <w:rPr>
          <w:szCs w:val="21"/>
        </w:rPr>
      </w:pPr>
      <w:r>
        <w:rPr>
          <w:rFonts w:hint="eastAsia"/>
          <w:szCs w:val="21"/>
        </w:rPr>
        <w:lastRenderedPageBreak/>
        <w:t>表</w:t>
      </w:r>
      <w:r>
        <w:rPr>
          <w:rFonts w:hint="eastAsia"/>
          <w:szCs w:val="21"/>
        </w:rPr>
        <w:t>4-</w:t>
      </w:r>
      <w:r>
        <w:rPr>
          <w:szCs w:val="21"/>
        </w:rPr>
        <w:t>1</w:t>
      </w:r>
      <w:r>
        <w:rPr>
          <w:rFonts w:hint="eastAsia"/>
          <w:szCs w:val="21"/>
        </w:rPr>
        <w:t>测量类型表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kern w:val="0"/>
                <w:sz w:val="20"/>
              </w:rPr>
              <w:t>id</w:t>
            </w:r>
          </w:p>
        </w:tc>
        <w:tc>
          <w:tcPr>
            <w:tcW w:w="2324" w:type="dxa"/>
            <w:tcBorders>
              <w:top w:val="single" w:sz="4" w:space="0" w:color="auto"/>
            </w:tcBorders>
          </w:tcPr>
          <w:p w:rsidR="004A4CEE" w:rsidRDefault="000F273F">
            <w:pPr>
              <w:adjustRightInd w:val="0"/>
              <w:snapToGrid w:val="0"/>
              <w:jc w:val="center"/>
              <w:rPr>
                <w:kern w:val="0"/>
                <w:sz w:val="20"/>
              </w:rPr>
            </w:pPr>
            <w:r>
              <w:rPr>
                <w:rFonts w:hint="eastAsia"/>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类型</w:t>
            </w:r>
            <w:r>
              <w:rPr>
                <w:rFonts w:hint="eastAsia"/>
              </w:rPr>
              <w:t>code</w:t>
            </w:r>
          </w:p>
        </w:tc>
        <w:tc>
          <w:tcPr>
            <w:tcW w:w="2324" w:type="dxa"/>
          </w:tcPr>
          <w:p w:rsidR="004A4CEE" w:rsidRDefault="000F273F">
            <w:pPr>
              <w:adjustRightInd w:val="0"/>
              <w:snapToGrid w:val="0"/>
              <w:jc w:val="center"/>
              <w:rPr>
                <w:kern w:val="0"/>
                <w:sz w:val="20"/>
              </w:rPr>
            </w:pPr>
            <w:r>
              <w:rPr>
                <w:rFonts w:hint="eastAsia"/>
              </w:rPr>
              <w:t>type</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rPr>
                <w:kern w:val="0"/>
                <w:szCs w:val="21"/>
              </w:rP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单位</w:t>
            </w:r>
          </w:p>
        </w:tc>
        <w:tc>
          <w:tcPr>
            <w:tcW w:w="2324" w:type="dxa"/>
          </w:tcPr>
          <w:p w:rsidR="004A4CEE" w:rsidRDefault="000F273F">
            <w:pPr>
              <w:adjustRightInd w:val="0"/>
              <w:snapToGrid w:val="0"/>
              <w:jc w:val="center"/>
              <w:rPr>
                <w:kern w:val="0"/>
                <w:sz w:val="20"/>
              </w:rPr>
            </w:pPr>
            <w:r>
              <w:rPr>
                <w:rFonts w:hint="eastAsia"/>
              </w:rPr>
              <w:t>unit</w:t>
            </w:r>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rPr>
                <w:kern w:val="0"/>
                <w:szCs w:val="21"/>
              </w:rP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异常定位名称</w:t>
            </w:r>
          </w:p>
        </w:tc>
        <w:tc>
          <w:tcPr>
            <w:tcW w:w="2324" w:type="dxa"/>
          </w:tcPr>
          <w:p w:rsidR="004A4CEE" w:rsidRDefault="000F273F">
            <w:pPr>
              <w:adjustRightInd w:val="0"/>
              <w:snapToGrid w:val="0"/>
              <w:jc w:val="center"/>
              <w:rPr>
                <w:kern w:val="0"/>
                <w:sz w:val="20"/>
              </w:rPr>
            </w:pPr>
            <w:proofErr w:type="spellStart"/>
            <w:r>
              <w:rPr>
                <w:rFonts w:hint="eastAsia"/>
              </w:rPr>
              <w:t>exceptionLocationName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rPr>
                <w:kern w:val="0"/>
                <w:szCs w:val="21"/>
              </w:rP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备注</w:t>
            </w:r>
          </w:p>
        </w:tc>
        <w:tc>
          <w:tcPr>
            <w:tcW w:w="2324" w:type="dxa"/>
          </w:tcPr>
          <w:p w:rsidR="004A4CEE" w:rsidRDefault="000F273F">
            <w:pPr>
              <w:adjustRightInd w:val="0"/>
              <w:snapToGrid w:val="0"/>
              <w:jc w:val="center"/>
              <w:rPr>
                <w:kern w:val="0"/>
                <w:sz w:val="20"/>
              </w:rPr>
            </w:pPr>
            <w:r>
              <w:rPr>
                <w:rFonts w:hint="eastAsia"/>
              </w:rPr>
              <w:t>remark</w:t>
            </w:r>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rPr>
                <w:kern w:val="0"/>
                <w:szCs w:val="21"/>
              </w:rPr>
            </w:pPr>
            <w:r>
              <w:rPr>
                <w:rFonts w:hint="eastAsia"/>
              </w:rPr>
              <w:t>255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2</w:t>
      </w:r>
      <w:r>
        <w:rPr>
          <w:rFonts w:hint="eastAsia"/>
          <w:szCs w:val="21"/>
        </w:rPr>
        <w:t>子类型详细信息表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rPr>
              <w:t>ID</w:t>
            </w:r>
          </w:p>
        </w:tc>
        <w:tc>
          <w:tcPr>
            <w:tcW w:w="2324" w:type="dxa"/>
            <w:tcBorders>
              <w:top w:val="single" w:sz="4" w:space="0" w:color="auto"/>
            </w:tcBorders>
          </w:tcPr>
          <w:p w:rsidR="004A4CEE" w:rsidRDefault="000F273F">
            <w:pPr>
              <w:adjustRightInd w:val="0"/>
              <w:snapToGrid w:val="0"/>
              <w:jc w:val="center"/>
              <w:rPr>
                <w:szCs w:val="22"/>
              </w:rPr>
            </w:pPr>
            <w:r>
              <w:rPr>
                <w:rFonts w:hint="eastAsia"/>
                <w:szCs w:val="22"/>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创建时间</w:t>
            </w:r>
          </w:p>
        </w:tc>
        <w:tc>
          <w:tcPr>
            <w:tcW w:w="2324" w:type="dxa"/>
          </w:tcPr>
          <w:p w:rsidR="004A4CEE" w:rsidRDefault="000F273F">
            <w:pPr>
              <w:adjustRightInd w:val="0"/>
              <w:snapToGrid w:val="0"/>
              <w:jc w:val="center"/>
              <w:rPr>
                <w:szCs w:val="22"/>
              </w:rPr>
            </w:pPr>
            <w:proofErr w:type="spellStart"/>
            <w:r>
              <w:rPr>
                <w:rFonts w:hint="eastAsia"/>
                <w:szCs w:val="22"/>
              </w:rPr>
              <w:t>createTime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datetime</w:t>
            </w:r>
          </w:p>
        </w:tc>
        <w:tc>
          <w:tcPr>
            <w:tcW w:w="978" w:type="dxa"/>
          </w:tcPr>
          <w:p w:rsidR="004A4CEE" w:rsidRDefault="000F273F">
            <w:pPr>
              <w:adjustRightInd w:val="0"/>
              <w:snapToGrid w:val="0"/>
              <w:spacing w:line="360" w:lineRule="auto"/>
              <w:jc w:val="center"/>
              <w:rPr>
                <w:kern w:val="0"/>
                <w:szCs w:val="21"/>
              </w:rP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更新时间</w:t>
            </w:r>
          </w:p>
        </w:tc>
        <w:tc>
          <w:tcPr>
            <w:tcW w:w="2324" w:type="dxa"/>
          </w:tcPr>
          <w:p w:rsidR="004A4CEE" w:rsidRDefault="000F273F">
            <w:pPr>
              <w:adjustRightInd w:val="0"/>
              <w:snapToGrid w:val="0"/>
              <w:jc w:val="center"/>
              <w:rPr>
                <w:szCs w:val="22"/>
              </w:rPr>
            </w:pPr>
            <w:proofErr w:type="spellStart"/>
            <w:r>
              <w:rPr>
                <w:rFonts w:hint="eastAsia"/>
                <w:szCs w:val="22"/>
              </w:rPr>
              <w:t>updateTime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datetime</w:t>
            </w:r>
          </w:p>
        </w:tc>
        <w:tc>
          <w:tcPr>
            <w:tcW w:w="978" w:type="dxa"/>
          </w:tcPr>
          <w:p w:rsidR="004A4CEE" w:rsidRDefault="000F273F">
            <w:pPr>
              <w:adjustRightInd w:val="0"/>
              <w:snapToGrid w:val="0"/>
              <w:spacing w:line="360" w:lineRule="auto"/>
              <w:jc w:val="center"/>
              <w:rPr>
                <w:kern w:val="0"/>
                <w:szCs w:val="21"/>
              </w:rP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大类型</w:t>
            </w:r>
          </w:p>
        </w:tc>
        <w:tc>
          <w:tcPr>
            <w:tcW w:w="2324" w:type="dxa"/>
          </w:tcPr>
          <w:p w:rsidR="004A4CEE" w:rsidRDefault="000F273F">
            <w:pPr>
              <w:adjustRightInd w:val="0"/>
              <w:snapToGrid w:val="0"/>
              <w:jc w:val="center"/>
              <w:rPr>
                <w:szCs w:val="22"/>
              </w:rPr>
            </w:pPr>
            <w:proofErr w:type="spellStart"/>
            <w:r>
              <w:rPr>
                <w:rFonts w:hint="eastAsia"/>
                <w:szCs w:val="22"/>
              </w:rPr>
              <w:t>bigType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rPr>
                <w:kern w:val="0"/>
                <w:szCs w:val="21"/>
              </w:rP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子序号</w:t>
            </w:r>
          </w:p>
        </w:tc>
        <w:tc>
          <w:tcPr>
            <w:tcW w:w="2324" w:type="dxa"/>
          </w:tcPr>
          <w:p w:rsidR="004A4CEE" w:rsidRDefault="000F273F">
            <w:pPr>
              <w:adjustRightInd w:val="0"/>
              <w:snapToGrid w:val="0"/>
              <w:jc w:val="center"/>
              <w:rPr>
                <w:szCs w:val="22"/>
              </w:rPr>
            </w:pPr>
            <w:proofErr w:type="spellStart"/>
            <w:r>
              <w:rPr>
                <w:rFonts w:hint="eastAsia"/>
                <w:szCs w:val="22"/>
              </w:rPr>
              <w:t>subIndex</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rPr>
                <w:kern w:val="0"/>
                <w:szCs w:val="21"/>
              </w:rP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阈值</w:t>
            </w:r>
          </w:p>
        </w:tc>
        <w:tc>
          <w:tcPr>
            <w:tcW w:w="2324" w:type="dxa"/>
          </w:tcPr>
          <w:p w:rsidR="004A4CEE" w:rsidRDefault="000F273F">
            <w:pPr>
              <w:adjustRightInd w:val="0"/>
              <w:snapToGrid w:val="0"/>
              <w:jc w:val="center"/>
              <w:rPr>
                <w:szCs w:val="22"/>
              </w:rPr>
            </w:pPr>
            <w:proofErr w:type="spellStart"/>
            <w:r>
              <w:rPr>
                <w:rFonts w:hint="eastAsia"/>
                <w:szCs w:val="22"/>
              </w:rPr>
              <w:t>limitValue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float</w:t>
            </w:r>
          </w:p>
        </w:tc>
        <w:tc>
          <w:tcPr>
            <w:tcW w:w="978" w:type="dxa"/>
          </w:tcPr>
          <w:p w:rsidR="004A4CEE" w:rsidRDefault="000F273F">
            <w:pPr>
              <w:adjustRightInd w:val="0"/>
              <w:snapToGrid w:val="0"/>
              <w:spacing w:line="360" w:lineRule="auto"/>
              <w:jc w:val="center"/>
              <w:rPr>
                <w:kern w:val="0"/>
                <w:szCs w:val="21"/>
              </w:rP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名称</w:t>
            </w:r>
          </w:p>
        </w:tc>
        <w:tc>
          <w:tcPr>
            <w:tcW w:w="2324" w:type="dxa"/>
          </w:tcPr>
          <w:p w:rsidR="004A4CEE" w:rsidRDefault="000F273F">
            <w:pPr>
              <w:adjustRightInd w:val="0"/>
              <w:snapToGrid w:val="0"/>
              <w:jc w:val="center"/>
              <w:rPr>
                <w:szCs w:val="22"/>
              </w:rPr>
            </w:pPr>
            <w:r>
              <w:rPr>
                <w:rFonts w:hint="eastAsia"/>
                <w:szCs w:val="22"/>
              </w:rPr>
              <w:t>name</w:t>
            </w:r>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rPr>
                <w:kern w:val="0"/>
                <w:szCs w:val="21"/>
              </w:rP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备注</w:t>
            </w:r>
          </w:p>
        </w:tc>
        <w:tc>
          <w:tcPr>
            <w:tcW w:w="2324" w:type="dxa"/>
          </w:tcPr>
          <w:p w:rsidR="004A4CEE" w:rsidRDefault="000F273F">
            <w:pPr>
              <w:adjustRightInd w:val="0"/>
              <w:snapToGrid w:val="0"/>
              <w:jc w:val="center"/>
              <w:rPr>
                <w:szCs w:val="22"/>
              </w:rPr>
            </w:pPr>
            <w:r>
              <w:rPr>
                <w:rFonts w:hint="eastAsia"/>
                <w:szCs w:val="22"/>
              </w:rPr>
              <w:t>remark</w:t>
            </w:r>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pPr>
            <w:r>
              <w:rPr>
                <w:rFonts w:hint="eastAsia"/>
              </w:rPr>
              <w:t>255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3</w:t>
      </w:r>
      <w:r>
        <w:rPr>
          <w:rFonts w:hint="eastAsia"/>
          <w:szCs w:val="21"/>
        </w:rPr>
        <w:t>测量记录表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kern w:val="0"/>
                <w:sz w:val="20"/>
              </w:rPr>
              <w:t>id</w:t>
            </w:r>
          </w:p>
        </w:tc>
        <w:tc>
          <w:tcPr>
            <w:tcW w:w="2324" w:type="dxa"/>
            <w:tcBorders>
              <w:top w:val="single" w:sz="4" w:space="0" w:color="auto"/>
            </w:tcBorders>
          </w:tcPr>
          <w:p w:rsidR="004A4CEE" w:rsidRDefault="000F273F">
            <w:pPr>
              <w:adjustRightInd w:val="0"/>
              <w:snapToGrid w:val="0"/>
              <w:jc w:val="center"/>
              <w:rPr>
                <w:kern w:val="0"/>
                <w:sz w:val="20"/>
              </w:rPr>
            </w:pPr>
            <w:r>
              <w:rPr>
                <w:kern w:val="0"/>
                <w:sz w:val="20"/>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varchar</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kern w:val="0"/>
                <w:szCs w:val="21"/>
              </w:rPr>
              <w:t>采集时间</w:t>
            </w:r>
          </w:p>
        </w:tc>
        <w:tc>
          <w:tcPr>
            <w:tcW w:w="2324" w:type="dxa"/>
          </w:tcPr>
          <w:p w:rsidR="004A4CEE" w:rsidRDefault="000F273F">
            <w:pPr>
              <w:adjustRightInd w:val="0"/>
              <w:snapToGrid w:val="0"/>
              <w:jc w:val="center"/>
              <w:rPr>
                <w:kern w:val="0"/>
                <w:sz w:val="20"/>
              </w:rPr>
            </w:pPr>
            <w:proofErr w:type="spellStart"/>
            <w:r>
              <w:rPr>
                <w:kern w:val="0"/>
                <w:sz w:val="20"/>
              </w:rPr>
              <w:t>createTime</w:t>
            </w:r>
            <w:proofErr w:type="spellEnd"/>
          </w:p>
        </w:tc>
        <w:tc>
          <w:tcPr>
            <w:tcW w:w="2065" w:type="dxa"/>
            <w:vAlign w:val="center"/>
          </w:tcPr>
          <w:p w:rsidR="004A4CEE" w:rsidRDefault="000F273F">
            <w:pPr>
              <w:adjustRightInd w:val="0"/>
              <w:snapToGrid w:val="0"/>
              <w:spacing w:line="360" w:lineRule="auto"/>
              <w:jc w:val="center"/>
              <w:rPr>
                <w:kern w:val="0"/>
                <w:szCs w:val="21"/>
              </w:rPr>
            </w:pPr>
            <w:r>
              <w:rPr>
                <w:kern w:val="0"/>
                <w:szCs w:val="21"/>
              </w:rPr>
              <w:t>datetime</w:t>
            </w:r>
          </w:p>
        </w:tc>
        <w:tc>
          <w:tcPr>
            <w:tcW w:w="978" w:type="dxa"/>
          </w:tcPr>
          <w:p w:rsidR="004A4CEE" w:rsidRDefault="000F273F">
            <w:pPr>
              <w:adjustRightInd w:val="0"/>
              <w:snapToGrid w:val="0"/>
              <w:spacing w:line="360" w:lineRule="auto"/>
              <w:jc w:val="center"/>
              <w:rPr>
                <w:kern w:val="0"/>
                <w:szCs w:val="21"/>
              </w:rP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测量类型</w:t>
            </w:r>
          </w:p>
        </w:tc>
        <w:tc>
          <w:tcPr>
            <w:tcW w:w="2324" w:type="dxa"/>
          </w:tcPr>
          <w:p w:rsidR="004A4CEE" w:rsidRDefault="000F273F">
            <w:pPr>
              <w:adjustRightInd w:val="0"/>
              <w:snapToGrid w:val="0"/>
              <w:jc w:val="center"/>
              <w:rPr>
                <w:kern w:val="0"/>
                <w:sz w:val="20"/>
              </w:rPr>
            </w:pPr>
            <w:proofErr w:type="spellStart"/>
            <w:r>
              <w:rPr>
                <w:rFonts w:hint="eastAsia"/>
                <w:kern w:val="0"/>
                <w:sz w:val="20"/>
              </w:rPr>
              <w:t>bigType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int</w:t>
            </w:r>
          </w:p>
        </w:tc>
        <w:tc>
          <w:tcPr>
            <w:tcW w:w="978" w:type="dxa"/>
          </w:tcPr>
          <w:p w:rsidR="004A4CEE" w:rsidRDefault="000F273F">
            <w:pPr>
              <w:adjustRightInd w:val="0"/>
              <w:snapToGrid w:val="0"/>
              <w:spacing w:line="360" w:lineRule="auto"/>
              <w:jc w:val="center"/>
              <w:rPr>
                <w:kern w:val="0"/>
                <w:szCs w:val="21"/>
              </w:rP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子序号</w:t>
            </w:r>
          </w:p>
        </w:tc>
        <w:tc>
          <w:tcPr>
            <w:tcW w:w="2324" w:type="dxa"/>
          </w:tcPr>
          <w:p w:rsidR="004A4CEE" w:rsidRDefault="000F273F">
            <w:pPr>
              <w:adjustRightInd w:val="0"/>
              <w:snapToGrid w:val="0"/>
              <w:jc w:val="center"/>
              <w:rPr>
                <w:kern w:val="0"/>
                <w:sz w:val="20"/>
              </w:rPr>
            </w:pPr>
            <w:proofErr w:type="spellStart"/>
            <w:r>
              <w:rPr>
                <w:rFonts w:hint="eastAsia"/>
                <w:kern w:val="0"/>
                <w:sz w:val="20"/>
              </w:rPr>
              <w:t>subIndex</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int</w:t>
            </w:r>
          </w:p>
        </w:tc>
        <w:tc>
          <w:tcPr>
            <w:tcW w:w="978" w:type="dxa"/>
          </w:tcPr>
          <w:p w:rsidR="004A4CEE" w:rsidRDefault="000F273F">
            <w:pPr>
              <w:adjustRightInd w:val="0"/>
              <w:snapToGrid w:val="0"/>
              <w:spacing w:line="360" w:lineRule="auto"/>
              <w:jc w:val="center"/>
              <w:rPr>
                <w:kern w:val="0"/>
                <w:szCs w:val="21"/>
              </w:rP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采集值</w:t>
            </w:r>
          </w:p>
        </w:tc>
        <w:tc>
          <w:tcPr>
            <w:tcW w:w="2324" w:type="dxa"/>
          </w:tcPr>
          <w:p w:rsidR="004A4CEE" w:rsidRDefault="000F273F">
            <w:pPr>
              <w:adjustRightInd w:val="0"/>
              <w:snapToGrid w:val="0"/>
              <w:jc w:val="center"/>
              <w:rPr>
                <w:kern w:val="0"/>
                <w:sz w:val="20"/>
              </w:rPr>
            </w:pPr>
            <w:r>
              <w:rPr>
                <w:kern w:val="0"/>
                <w:sz w:val="20"/>
              </w:rPr>
              <w:t>value</w:t>
            </w:r>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float</w:t>
            </w:r>
          </w:p>
        </w:tc>
        <w:tc>
          <w:tcPr>
            <w:tcW w:w="978" w:type="dxa"/>
          </w:tcPr>
          <w:p w:rsidR="004A4CEE" w:rsidRDefault="000F273F">
            <w:pPr>
              <w:adjustRightInd w:val="0"/>
              <w:snapToGrid w:val="0"/>
              <w:spacing w:line="360" w:lineRule="auto"/>
              <w:jc w:val="center"/>
              <w:rPr>
                <w:kern w:val="0"/>
                <w:szCs w:val="21"/>
              </w:rP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阈值</w:t>
            </w:r>
          </w:p>
        </w:tc>
        <w:tc>
          <w:tcPr>
            <w:tcW w:w="2324" w:type="dxa"/>
          </w:tcPr>
          <w:p w:rsidR="004A4CEE" w:rsidRDefault="000F273F">
            <w:pPr>
              <w:adjustRightInd w:val="0"/>
              <w:snapToGrid w:val="0"/>
              <w:jc w:val="center"/>
              <w:rPr>
                <w:kern w:val="0"/>
                <w:sz w:val="20"/>
              </w:rPr>
            </w:pPr>
            <w:proofErr w:type="spellStart"/>
            <w:r>
              <w:rPr>
                <w:kern w:val="0"/>
                <w:sz w:val="20"/>
              </w:rPr>
              <w:t>limitValue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float</w:t>
            </w:r>
          </w:p>
        </w:tc>
        <w:tc>
          <w:tcPr>
            <w:tcW w:w="978" w:type="dxa"/>
          </w:tcPr>
          <w:p w:rsidR="004A4CEE" w:rsidRDefault="000F273F">
            <w:pPr>
              <w:adjustRightInd w:val="0"/>
              <w:snapToGrid w:val="0"/>
              <w:spacing w:line="360" w:lineRule="auto"/>
              <w:jc w:val="center"/>
              <w:rPr>
                <w:kern w:val="0"/>
                <w:szCs w:val="21"/>
              </w:rP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湿度状态</w:t>
            </w:r>
          </w:p>
        </w:tc>
        <w:tc>
          <w:tcPr>
            <w:tcW w:w="2324" w:type="dxa"/>
          </w:tcPr>
          <w:p w:rsidR="004A4CEE" w:rsidRDefault="000F273F">
            <w:pPr>
              <w:adjustRightInd w:val="0"/>
              <w:snapToGrid w:val="0"/>
              <w:jc w:val="center"/>
              <w:rPr>
                <w:kern w:val="0"/>
                <w:sz w:val="20"/>
              </w:rPr>
            </w:pPr>
            <w:r>
              <w:rPr>
                <w:kern w:val="0"/>
                <w:sz w:val="20"/>
              </w:rPr>
              <w:t>state</w:t>
            </w:r>
          </w:p>
        </w:tc>
        <w:tc>
          <w:tcPr>
            <w:tcW w:w="2065" w:type="dxa"/>
            <w:vAlign w:val="center"/>
          </w:tcPr>
          <w:p w:rsidR="004A4CEE" w:rsidRDefault="000F273F">
            <w:pPr>
              <w:adjustRightInd w:val="0"/>
              <w:snapToGrid w:val="0"/>
              <w:spacing w:line="360" w:lineRule="auto"/>
              <w:jc w:val="center"/>
              <w:rPr>
                <w:kern w:val="0"/>
                <w:szCs w:val="21"/>
              </w:rPr>
            </w:pPr>
            <w:r>
              <w:rPr>
                <w:kern w:val="0"/>
                <w:szCs w:val="21"/>
              </w:rPr>
              <w:t>int</w:t>
            </w:r>
          </w:p>
        </w:tc>
        <w:tc>
          <w:tcPr>
            <w:tcW w:w="978" w:type="dxa"/>
          </w:tcPr>
          <w:p w:rsidR="004A4CEE" w:rsidRDefault="000F273F">
            <w:pPr>
              <w:adjustRightInd w:val="0"/>
              <w:snapToGrid w:val="0"/>
              <w:spacing w:line="360" w:lineRule="auto"/>
              <w:jc w:val="center"/>
              <w:rPr>
                <w:kern w:val="0"/>
                <w:szCs w:val="21"/>
              </w:rPr>
            </w:pPr>
            <w:r>
              <w:rPr>
                <w:rFonts w:hint="eastAsia"/>
              </w:rPr>
              <w:t>11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jc w:val="left"/>
        <w:rPr>
          <w:sz w:val="24"/>
          <w:szCs w:val="24"/>
        </w:rPr>
      </w:pPr>
      <w:r>
        <w:rPr>
          <w:rFonts w:hint="eastAsia"/>
          <w:sz w:val="24"/>
          <w:szCs w:val="24"/>
        </w:rPr>
        <w:t>测量记录各实体关系如图</w:t>
      </w:r>
      <w:r>
        <w:rPr>
          <w:rFonts w:hint="eastAsia"/>
          <w:sz w:val="24"/>
          <w:szCs w:val="24"/>
        </w:rPr>
        <w:t>4-</w:t>
      </w:r>
      <w:r>
        <w:rPr>
          <w:sz w:val="24"/>
          <w:szCs w:val="24"/>
        </w:rPr>
        <w:t>1</w:t>
      </w:r>
      <w:r>
        <w:rPr>
          <w:rFonts w:hint="eastAsia"/>
          <w:sz w:val="24"/>
          <w:szCs w:val="24"/>
        </w:rPr>
        <w:t xml:space="preserve"> </w:t>
      </w:r>
      <w:r>
        <w:rPr>
          <w:rFonts w:hint="eastAsia"/>
          <w:sz w:val="24"/>
          <w:szCs w:val="24"/>
        </w:rPr>
        <w:t>测量记录关系图所示：</w:t>
      </w:r>
    </w:p>
    <w:p w:rsidR="004A4CEE" w:rsidRDefault="000F273F">
      <w:pPr>
        <w:adjustRightInd w:val="0"/>
        <w:snapToGrid w:val="0"/>
        <w:spacing w:line="360" w:lineRule="auto"/>
        <w:jc w:val="center"/>
      </w:pPr>
      <w:r>
        <w:rPr>
          <w:noProof/>
        </w:rPr>
        <w:drawing>
          <wp:inline distT="0" distB="0" distL="0" distR="0">
            <wp:extent cx="5264785" cy="15773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73814" cy="158004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1</w:t>
      </w:r>
      <w:r>
        <w:rPr>
          <w:rFonts w:hint="eastAsia"/>
          <w:szCs w:val="21"/>
        </w:rPr>
        <w:t xml:space="preserve"> </w:t>
      </w:r>
      <w:r>
        <w:rPr>
          <w:rFonts w:hint="eastAsia"/>
          <w:szCs w:val="21"/>
        </w:rPr>
        <w:t>测量记录关系图</w:t>
      </w:r>
    </w:p>
    <w:p w:rsidR="004A4CEE" w:rsidRDefault="000F273F">
      <w:pPr>
        <w:numPr>
          <w:ilvl w:val="0"/>
          <w:numId w:val="5"/>
        </w:numPr>
        <w:adjustRightInd w:val="0"/>
        <w:snapToGrid w:val="0"/>
        <w:spacing w:line="360" w:lineRule="auto"/>
        <w:rPr>
          <w:sz w:val="24"/>
          <w:szCs w:val="24"/>
        </w:rPr>
      </w:pPr>
      <w:r>
        <w:rPr>
          <w:rFonts w:hint="eastAsia"/>
          <w:sz w:val="24"/>
          <w:szCs w:val="24"/>
        </w:rPr>
        <w:lastRenderedPageBreak/>
        <w:t>位移采集记录表，有四张表构成，测量点记录表（</w:t>
      </w:r>
      <w:proofErr w:type="spellStart"/>
      <w:r>
        <w:rPr>
          <w:rFonts w:hint="eastAsia"/>
          <w:sz w:val="24"/>
          <w:szCs w:val="24"/>
        </w:rPr>
        <w:t>point_enum</w:t>
      </w:r>
      <w:proofErr w:type="spellEnd"/>
      <w:r>
        <w:rPr>
          <w:rFonts w:hint="eastAsia"/>
          <w:sz w:val="24"/>
          <w:szCs w:val="24"/>
        </w:rPr>
        <w:t>），该表用于记录采集位移信息的点的相关信息，具体结构如表</w:t>
      </w:r>
      <w:r>
        <w:rPr>
          <w:rFonts w:hint="eastAsia"/>
          <w:sz w:val="24"/>
          <w:szCs w:val="24"/>
        </w:rPr>
        <w:t>4-</w:t>
      </w:r>
      <w:r>
        <w:rPr>
          <w:sz w:val="24"/>
          <w:szCs w:val="24"/>
        </w:rPr>
        <w:t>4</w:t>
      </w:r>
      <w:r>
        <w:rPr>
          <w:rFonts w:hint="eastAsia"/>
          <w:sz w:val="24"/>
          <w:szCs w:val="24"/>
        </w:rPr>
        <w:t>测量点记录表所示。位移采集汇总记录表（</w:t>
      </w:r>
      <w:r>
        <w:rPr>
          <w:rFonts w:hint="eastAsia"/>
          <w:sz w:val="24"/>
          <w:szCs w:val="24"/>
        </w:rPr>
        <w:t>displacement</w:t>
      </w:r>
      <w:r>
        <w:rPr>
          <w:rFonts w:hint="eastAsia"/>
          <w:sz w:val="24"/>
          <w:szCs w:val="24"/>
        </w:rPr>
        <w:t>），该表用于记录单次采集到的所有测量点的公共信息，具体结构如表</w:t>
      </w:r>
      <w:r>
        <w:rPr>
          <w:rFonts w:hint="eastAsia"/>
          <w:sz w:val="24"/>
          <w:szCs w:val="24"/>
        </w:rPr>
        <w:t>4-</w:t>
      </w:r>
      <w:r>
        <w:rPr>
          <w:sz w:val="24"/>
          <w:szCs w:val="24"/>
        </w:rPr>
        <w:t>5</w:t>
      </w:r>
      <w:r>
        <w:rPr>
          <w:rFonts w:hint="eastAsia"/>
          <w:sz w:val="24"/>
          <w:szCs w:val="24"/>
        </w:rPr>
        <w:t>位移采集汇总记录表所示。移采集单条记录表（</w:t>
      </w:r>
      <w:proofErr w:type="spellStart"/>
      <w:r>
        <w:rPr>
          <w:rFonts w:hint="eastAsia"/>
          <w:sz w:val="24"/>
          <w:szCs w:val="24"/>
        </w:rPr>
        <w:t>displacement_every</w:t>
      </w:r>
      <w:proofErr w:type="spellEnd"/>
      <w:r>
        <w:rPr>
          <w:rFonts w:hint="eastAsia"/>
          <w:sz w:val="24"/>
          <w:szCs w:val="24"/>
        </w:rPr>
        <w:t>），该表用于记录单个测量点采集到的数据，具体结构如表</w:t>
      </w:r>
      <w:r>
        <w:rPr>
          <w:rFonts w:hint="eastAsia"/>
          <w:sz w:val="24"/>
          <w:szCs w:val="24"/>
        </w:rPr>
        <w:t>4-</w:t>
      </w:r>
      <w:r>
        <w:rPr>
          <w:sz w:val="24"/>
          <w:szCs w:val="24"/>
        </w:rPr>
        <w:t>6</w:t>
      </w:r>
      <w:r>
        <w:rPr>
          <w:rFonts w:hint="eastAsia"/>
          <w:sz w:val="24"/>
          <w:szCs w:val="24"/>
        </w:rPr>
        <w:t>位移采集单条记录表所示。位移采集值表（</w:t>
      </w:r>
      <w:proofErr w:type="spellStart"/>
      <w:r>
        <w:rPr>
          <w:rFonts w:hint="eastAsia"/>
          <w:sz w:val="24"/>
          <w:szCs w:val="24"/>
        </w:rPr>
        <w:t>displacement_value</w:t>
      </w:r>
      <w:proofErr w:type="spellEnd"/>
      <w:r>
        <w:rPr>
          <w:rFonts w:hint="eastAsia"/>
          <w:sz w:val="24"/>
          <w:szCs w:val="24"/>
        </w:rPr>
        <w:t>），该表用于记录每个点采集到的</w:t>
      </w:r>
      <w:r>
        <w:rPr>
          <w:rFonts w:hint="eastAsia"/>
          <w:sz w:val="24"/>
          <w:szCs w:val="24"/>
        </w:rPr>
        <w:t>x</w:t>
      </w:r>
      <w:r>
        <w:rPr>
          <w:rFonts w:hint="eastAsia"/>
          <w:sz w:val="24"/>
          <w:szCs w:val="24"/>
        </w:rPr>
        <w:t>、</w:t>
      </w:r>
      <w:r>
        <w:rPr>
          <w:rFonts w:hint="eastAsia"/>
          <w:sz w:val="24"/>
          <w:szCs w:val="24"/>
        </w:rPr>
        <w:t>y</w:t>
      </w:r>
      <w:r>
        <w:rPr>
          <w:rFonts w:hint="eastAsia"/>
          <w:sz w:val="24"/>
          <w:szCs w:val="24"/>
        </w:rPr>
        <w:t>、</w:t>
      </w:r>
      <w:r>
        <w:rPr>
          <w:rFonts w:hint="eastAsia"/>
          <w:sz w:val="24"/>
          <w:szCs w:val="24"/>
        </w:rPr>
        <w:t>z</w:t>
      </w:r>
      <w:r>
        <w:rPr>
          <w:rFonts w:hint="eastAsia"/>
          <w:sz w:val="24"/>
          <w:szCs w:val="24"/>
        </w:rPr>
        <w:t>轴上采集详细数据，具体结构如表</w:t>
      </w:r>
      <w:r>
        <w:rPr>
          <w:rFonts w:hint="eastAsia"/>
          <w:sz w:val="24"/>
          <w:szCs w:val="24"/>
        </w:rPr>
        <w:t>4-</w:t>
      </w:r>
      <w:r>
        <w:rPr>
          <w:sz w:val="24"/>
          <w:szCs w:val="24"/>
        </w:rPr>
        <w:t>7</w:t>
      </w:r>
      <w:r>
        <w:rPr>
          <w:rFonts w:hint="eastAsia"/>
          <w:sz w:val="24"/>
          <w:szCs w:val="24"/>
        </w:rPr>
        <w:t>位移</w:t>
      </w:r>
      <w:proofErr w:type="gramStart"/>
      <w:r>
        <w:rPr>
          <w:rFonts w:hint="eastAsia"/>
          <w:sz w:val="24"/>
          <w:szCs w:val="24"/>
        </w:rPr>
        <w:t>采集值表所示</w:t>
      </w:r>
      <w:proofErr w:type="gramEnd"/>
      <w:r>
        <w:rPr>
          <w:rFonts w:hint="eastAsia"/>
          <w:sz w:val="24"/>
          <w:szCs w:val="24"/>
        </w:rPr>
        <w:t>。</w:t>
      </w:r>
    </w:p>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4</w:t>
      </w:r>
      <w:r>
        <w:rPr>
          <w:rFonts w:hint="eastAsia"/>
          <w:szCs w:val="21"/>
        </w:rPr>
        <w:t>测量点记录表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id</w:t>
            </w:r>
          </w:p>
        </w:tc>
        <w:tc>
          <w:tcPr>
            <w:tcW w:w="2324"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code</w:t>
            </w:r>
          </w:p>
        </w:tc>
        <w:tc>
          <w:tcPr>
            <w:tcW w:w="2324" w:type="dxa"/>
          </w:tcPr>
          <w:p w:rsidR="004A4CEE" w:rsidRDefault="000F273F">
            <w:pPr>
              <w:adjustRightInd w:val="0"/>
              <w:snapToGrid w:val="0"/>
              <w:spacing w:line="360" w:lineRule="auto"/>
              <w:jc w:val="center"/>
              <w:rPr>
                <w:kern w:val="0"/>
                <w:szCs w:val="21"/>
              </w:rPr>
            </w:pPr>
            <w:r>
              <w:rPr>
                <w:rFonts w:hint="eastAsia"/>
                <w:kern w:val="0"/>
                <w:szCs w:val="21"/>
              </w:rPr>
              <w:t>code</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测量线</w:t>
            </w:r>
          </w:p>
        </w:tc>
        <w:tc>
          <w:tcPr>
            <w:tcW w:w="2324" w:type="dxa"/>
          </w:tcPr>
          <w:p w:rsidR="004A4CEE" w:rsidRDefault="000F273F">
            <w:pPr>
              <w:adjustRightInd w:val="0"/>
              <w:snapToGrid w:val="0"/>
              <w:spacing w:line="360" w:lineRule="auto"/>
              <w:jc w:val="center"/>
            </w:pPr>
            <w:r>
              <w:rPr>
                <w:rFonts w:hint="eastAsia"/>
              </w:rPr>
              <w:t>line</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测量点</w:t>
            </w:r>
          </w:p>
        </w:tc>
        <w:tc>
          <w:tcPr>
            <w:tcW w:w="2324" w:type="dxa"/>
          </w:tcPr>
          <w:p w:rsidR="004A4CEE" w:rsidRDefault="000F273F">
            <w:pPr>
              <w:adjustRightInd w:val="0"/>
              <w:snapToGrid w:val="0"/>
              <w:spacing w:line="360" w:lineRule="auto"/>
              <w:jc w:val="center"/>
            </w:pPr>
            <w:r>
              <w:rPr>
                <w:rFonts w:hint="eastAsia"/>
              </w:rPr>
              <w:t>point</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测点名称</w:t>
            </w:r>
          </w:p>
        </w:tc>
        <w:tc>
          <w:tcPr>
            <w:tcW w:w="2324" w:type="dxa"/>
          </w:tcPr>
          <w:p w:rsidR="004A4CEE" w:rsidRDefault="000F273F">
            <w:pPr>
              <w:adjustRightInd w:val="0"/>
              <w:snapToGrid w:val="0"/>
              <w:spacing w:line="360" w:lineRule="auto"/>
              <w:jc w:val="center"/>
            </w:pPr>
            <w:r>
              <w:rPr>
                <w:rFonts w:hint="eastAsia"/>
              </w:rPr>
              <w:t>name</w:t>
            </w:r>
          </w:p>
        </w:tc>
        <w:tc>
          <w:tcPr>
            <w:tcW w:w="2065" w:type="dxa"/>
            <w:vAlign w:val="center"/>
          </w:tcPr>
          <w:p w:rsidR="004A4CEE" w:rsidRDefault="000F273F">
            <w:pPr>
              <w:adjustRightInd w:val="0"/>
              <w:snapToGrid w:val="0"/>
              <w:spacing w:line="360" w:lineRule="auto"/>
              <w:jc w:val="center"/>
            </w:pPr>
            <w:r>
              <w:rPr>
                <w:rFonts w:hint="eastAsia"/>
              </w:rPr>
              <w:t>varchar</w:t>
            </w:r>
          </w:p>
        </w:tc>
        <w:tc>
          <w:tcPr>
            <w:tcW w:w="978" w:type="dxa"/>
          </w:tcPr>
          <w:p w:rsidR="004A4CEE" w:rsidRDefault="000F273F">
            <w:pPr>
              <w:adjustRightInd w:val="0"/>
              <w:snapToGrid w:val="0"/>
              <w:spacing w:line="360" w:lineRule="auto"/>
              <w:jc w:val="cente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5</w:t>
      </w:r>
      <w:r>
        <w:rPr>
          <w:rFonts w:hint="eastAsia"/>
          <w:szCs w:val="21"/>
        </w:rPr>
        <w:t>位移采集汇总记录表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sz="4" w:space="0" w:color="auto"/>
            </w:tcBorders>
          </w:tcPr>
          <w:p w:rsidR="004A4CEE" w:rsidRDefault="000F273F">
            <w:pPr>
              <w:adjustRightInd w:val="0"/>
              <w:snapToGrid w:val="0"/>
              <w:jc w:val="center"/>
              <w:rPr>
                <w:szCs w:val="22"/>
              </w:rPr>
            </w:pPr>
            <w:r>
              <w:rPr>
                <w:rFonts w:hint="eastAsia"/>
                <w:szCs w:val="22"/>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varchar</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kern w:val="0"/>
                <w:szCs w:val="21"/>
              </w:rPr>
              <w:t>采集时间</w:t>
            </w:r>
          </w:p>
        </w:tc>
        <w:tc>
          <w:tcPr>
            <w:tcW w:w="2324" w:type="dxa"/>
          </w:tcPr>
          <w:p w:rsidR="004A4CEE" w:rsidRDefault="000F273F">
            <w:pPr>
              <w:adjustRightInd w:val="0"/>
              <w:snapToGrid w:val="0"/>
              <w:jc w:val="center"/>
              <w:rPr>
                <w:szCs w:val="22"/>
              </w:rPr>
            </w:pPr>
            <w:proofErr w:type="spellStart"/>
            <w:r>
              <w:rPr>
                <w:rFonts w:hint="eastAsia"/>
                <w:szCs w:val="22"/>
              </w:rPr>
              <w:t>createTime</w:t>
            </w:r>
            <w:proofErr w:type="spellEnd"/>
          </w:p>
        </w:tc>
        <w:tc>
          <w:tcPr>
            <w:tcW w:w="2065" w:type="dxa"/>
            <w:vAlign w:val="center"/>
          </w:tcPr>
          <w:p w:rsidR="004A4CEE" w:rsidRDefault="000F273F">
            <w:pPr>
              <w:adjustRightInd w:val="0"/>
              <w:snapToGrid w:val="0"/>
              <w:spacing w:line="360" w:lineRule="auto"/>
              <w:jc w:val="center"/>
              <w:rPr>
                <w:kern w:val="0"/>
                <w:szCs w:val="21"/>
              </w:rPr>
            </w:pPr>
            <w:r>
              <w:rPr>
                <w:kern w:val="0"/>
                <w:szCs w:val="21"/>
              </w:rPr>
              <w:t>datetime</w:t>
            </w:r>
          </w:p>
        </w:tc>
        <w:tc>
          <w:tcPr>
            <w:tcW w:w="978" w:type="dxa"/>
          </w:tcPr>
          <w:p w:rsidR="004A4CEE" w:rsidRDefault="000F273F">
            <w:pPr>
              <w:adjustRightInd w:val="0"/>
              <w:snapToGrid w:val="0"/>
              <w:spacing w:line="360" w:lineRule="auto"/>
              <w:jc w:val="center"/>
              <w:rPr>
                <w:kern w:val="0"/>
                <w:szCs w:val="21"/>
              </w:rP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备注</w:t>
            </w:r>
          </w:p>
        </w:tc>
        <w:tc>
          <w:tcPr>
            <w:tcW w:w="2324" w:type="dxa"/>
          </w:tcPr>
          <w:p w:rsidR="004A4CEE" w:rsidRDefault="000F273F">
            <w:pPr>
              <w:adjustRightInd w:val="0"/>
              <w:snapToGrid w:val="0"/>
              <w:jc w:val="center"/>
              <w:rPr>
                <w:szCs w:val="22"/>
              </w:rPr>
            </w:pPr>
            <w:r>
              <w:rPr>
                <w:rFonts w:hint="eastAsia"/>
                <w:szCs w:val="22"/>
              </w:rPr>
              <w:t>remark</w:t>
            </w:r>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text</w:t>
            </w:r>
          </w:p>
        </w:tc>
        <w:tc>
          <w:tcPr>
            <w:tcW w:w="978" w:type="dxa"/>
          </w:tcPr>
          <w:p w:rsidR="004A4CEE" w:rsidRDefault="000F273F">
            <w:pPr>
              <w:adjustRightInd w:val="0"/>
              <w:snapToGrid w:val="0"/>
              <w:spacing w:line="360" w:lineRule="auto"/>
              <w:jc w:val="center"/>
              <w:rPr>
                <w:kern w:val="0"/>
                <w:szCs w:val="21"/>
              </w:rPr>
            </w:pPr>
            <w:r>
              <w:rPr>
                <w:rFonts w:hint="eastAsia"/>
              </w:rPr>
              <w:t>255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6</w:t>
      </w:r>
      <w:r>
        <w:rPr>
          <w:rFonts w:hint="eastAsia"/>
          <w:szCs w:val="21"/>
        </w:rPr>
        <w:t xml:space="preserve"> </w:t>
      </w:r>
      <w:r>
        <w:rPr>
          <w:rFonts w:hint="eastAsia"/>
          <w:szCs w:val="21"/>
        </w:rPr>
        <w:t>移采集单条记录表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rPr>
              <w:t>id</w:t>
            </w:r>
          </w:p>
        </w:tc>
        <w:tc>
          <w:tcPr>
            <w:tcW w:w="2324" w:type="dxa"/>
            <w:tcBorders>
              <w:top w:val="single" w:sz="4" w:space="0" w:color="auto"/>
            </w:tcBorders>
          </w:tcPr>
          <w:p w:rsidR="004A4CEE" w:rsidRDefault="000F273F">
            <w:pPr>
              <w:adjustRightInd w:val="0"/>
              <w:snapToGrid w:val="0"/>
              <w:jc w:val="center"/>
              <w:rPr>
                <w:kern w:val="0"/>
                <w:sz w:val="20"/>
              </w:rPr>
            </w:pPr>
            <w:r>
              <w:rPr>
                <w:rFonts w:hint="eastAsia"/>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组</w:t>
            </w:r>
            <w:r>
              <w:rPr>
                <w:rFonts w:hint="eastAsia"/>
              </w:rPr>
              <w:t>ID</w:t>
            </w:r>
          </w:p>
        </w:tc>
        <w:tc>
          <w:tcPr>
            <w:tcW w:w="2324" w:type="dxa"/>
          </w:tcPr>
          <w:p w:rsidR="004A4CEE" w:rsidRDefault="000F273F">
            <w:pPr>
              <w:adjustRightInd w:val="0"/>
              <w:snapToGrid w:val="0"/>
              <w:jc w:val="center"/>
              <w:rPr>
                <w:kern w:val="0"/>
                <w:sz w:val="20"/>
              </w:rPr>
            </w:pPr>
            <w:proofErr w:type="spellStart"/>
            <w:r>
              <w:rPr>
                <w:rFonts w:hint="eastAsia"/>
              </w:rPr>
              <w:t>groupId</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pPr>
            <w:r>
              <w:rPr>
                <w:rFonts w:hint="eastAsia"/>
              </w:rPr>
              <w:t>32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测量点</w:t>
            </w:r>
          </w:p>
        </w:tc>
        <w:tc>
          <w:tcPr>
            <w:tcW w:w="2324" w:type="dxa"/>
          </w:tcPr>
          <w:p w:rsidR="004A4CEE" w:rsidRDefault="000F273F">
            <w:pPr>
              <w:adjustRightInd w:val="0"/>
              <w:snapToGrid w:val="0"/>
              <w:jc w:val="center"/>
              <w:rPr>
                <w:kern w:val="0"/>
                <w:sz w:val="20"/>
              </w:rPr>
            </w:pPr>
            <w:r>
              <w:rPr>
                <w:rFonts w:hint="eastAsia"/>
              </w:rPr>
              <w:t>point</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pPr>
            <w:r>
              <w:rPr>
                <w:rFonts w:hint="eastAsia"/>
              </w:rPr>
              <w:t>3</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本次测值</w:t>
            </w:r>
          </w:p>
        </w:tc>
        <w:tc>
          <w:tcPr>
            <w:tcW w:w="2324" w:type="dxa"/>
          </w:tcPr>
          <w:p w:rsidR="004A4CEE" w:rsidRDefault="000F273F">
            <w:pPr>
              <w:adjustRightInd w:val="0"/>
              <w:snapToGrid w:val="0"/>
              <w:jc w:val="center"/>
              <w:rPr>
                <w:kern w:val="0"/>
                <w:sz w:val="20"/>
              </w:rPr>
            </w:pPr>
            <w:proofErr w:type="spellStart"/>
            <w:r>
              <w:rPr>
                <w:rFonts w:hint="eastAsia"/>
              </w:rPr>
              <w:t>thisValue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pPr>
            <w:r>
              <w:rPr>
                <w:rFonts w:hint="eastAsia"/>
              </w:rPr>
              <w:t>32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上次测值</w:t>
            </w:r>
          </w:p>
        </w:tc>
        <w:tc>
          <w:tcPr>
            <w:tcW w:w="2324" w:type="dxa"/>
          </w:tcPr>
          <w:p w:rsidR="004A4CEE" w:rsidRDefault="000F273F">
            <w:pPr>
              <w:adjustRightInd w:val="0"/>
              <w:snapToGrid w:val="0"/>
              <w:jc w:val="center"/>
              <w:rPr>
                <w:kern w:val="0"/>
                <w:sz w:val="20"/>
              </w:rPr>
            </w:pPr>
            <w:proofErr w:type="spellStart"/>
            <w:r>
              <w:rPr>
                <w:rFonts w:hint="eastAsia"/>
              </w:rPr>
              <w:t>beforeValue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pPr>
            <w:r>
              <w:rPr>
                <w:rFonts w:hint="eastAsia"/>
              </w:rPr>
              <w:t>32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7</w:t>
      </w:r>
      <w:r>
        <w:rPr>
          <w:rFonts w:hint="eastAsia"/>
          <w:szCs w:val="21"/>
        </w:rPr>
        <w:t xml:space="preserve"> </w:t>
      </w:r>
      <w:r>
        <w:rPr>
          <w:rFonts w:hint="eastAsia"/>
          <w:szCs w:val="21"/>
        </w:rPr>
        <w:t>位移采集值表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id</w:t>
            </w:r>
          </w:p>
        </w:tc>
        <w:tc>
          <w:tcPr>
            <w:tcW w:w="2324"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x</w:t>
            </w:r>
            <w:r>
              <w:rPr>
                <w:rFonts w:hint="eastAsia"/>
                <w:kern w:val="0"/>
                <w:szCs w:val="21"/>
              </w:rPr>
              <w:t>值</w:t>
            </w:r>
          </w:p>
        </w:tc>
        <w:tc>
          <w:tcPr>
            <w:tcW w:w="2324" w:type="dxa"/>
          </w:tcPr>
          <w:p w:rsidR="004A4CEE" w:rsidRDefault="000F273F">
            <w:pPr>
              <w:adjustRightInd w:val="0"/>
              <w:snapToGrid w:val="0"/>
              <w:spacing w:line="360" w:lineRule="auto"/>
              <w:jc w:val="center"/>
              <w:rPr>
                <w:kern w:val="0"/>
                <w:szCs w:val="21"/>
              </w:rPr>
            </w:pPr>
            <w:r>
              <w:rPr>
                <w:rFonts w:hint="eastAsia"/>
                <w:kern w:val="0"/>
                <w:szCs w:val="21"/>
              </w:rPr>
              <w:t>x</w:t>
            </w:r>
          </w:p>
        </w:tc>
        <w:tc>
          <w:tcPr>
            <w:tcW w:w="2065" w:type="dxa"/>
            <w:vAlign w:val="center"/>
          </w:tcPr>
          <w:p w:rsidR="004A4CEE" w:rsidRDefault="000F273F">
            <w:pPr>
              <w:adjustRightInd w:val="0"/>
              <w:snapToGrid w:val="0"/>
              <w:spacing w:line="360" w:lineRule="auto"/>
              <w:jc w:val="center"/>
              <w:rPr>
                <w:kern w:val="0"/>
                <w:szCs w:val="21"/>
              </w:rPr>
            </w:pPr>
            <w:r>
              <w:rPr>
                <w:rFonts w:hint="eastAsia"/>
              </w:rPr>
              <w:t>float</w:t>
            </w:r>
          </w:p>
        </w:tc>
        <w:tc>
          <w:tcPr>
            <w:tcW w:w="978" w:type="dxa"/>
          </w:tcPr>
          <w:p w:rsidR="004A4CEE" w:rsidRDefault="000F273F">
            <w:pPr>
              <w:adjustRightInd w:val="0"/>
              <w:snapToGrid w:val="0"/>
              <w:spacing w:line="360" w:lineRule="auto"/>
              <w:jc w:val="cente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y</w:t>
            </w:r>
            <w:r>
              <w:rPr>
                <w:rFonts w:hint="eastAsia"/>
                <w:kern w:val="0"/>
                <w:szCs w:val="21"/>
              </w:rPr>
              <w:t>值</w:t>
            </w:r>
          </w:p>
        </w:tc>
        <w:tc>
          <w:tcPr>
            <w:tcW w:w="2324" w:type="dxa"/>
          </w:tcPr>
          <w:p w:rsidR="004A4CEE" w:rsidRDefault="000F273F">
            <w:pPr>
              <w:adjustRightInd w:val="0"/>
              <w:snapToGrid w:val="0"/>
              <w:spacing w:line="360" w:lineRule="auto"/>
              <w:jc w:val="center"/>
              <w:rPr>
                <w:kern w:val="0"/>
                <w:szCs w:val="21"/>
              </w:rPr>
            </w:pPr>
            <w:r>
              <w:rPr>
                <w:rFonts w:hint="eastAsia"/>
                <w:kern w:val="0"/>
                <w:szCs w:val="21"/>
              </w:rPr>
              <w:t>y</w:t>
            </w:r>
          </w:p>
        </w:tc>
        <w:tc>
          <w:tcPr>
            <w:tcW w:w="2065" w:type="dxa"/>
            <w:vAlign w:val="center"/>
          </w:tcPr>
          <w:p w:rsidR="004A4CEE" w:rsidRDefault="000F273F">
            <w:pPr>
              <w:adjustRightInd w:val="0"/>
              <w:snapToGrid w:val="0"/>
              <w:spacing w:line="360" w:lineRule="auto"/>
              <w:jc w:val="center"/>
              <w:rPr>
                <w:kern w:val="0"/>
                <w:szCs w:val="21"/>
              </w:rPr>
            </w:pPr>
            <w:r>
              <w:rPr>
                <w:rFonts w:hint="eastAsia"/>
              </w:rPr>
              <w:t>float</w:t>
            </w:r>
          </w:p>
        </w:tc>
        <w:tc>
          <w:tcPr>
            <w:tcW w:w="978" w:type="dxa"/>
          </w:tcPr>
          <w:p w:rsidR="004A4CEE" w:rsidRDefault="000F273F">
            <w:pPr>
              <w:adjustRightInd w:val="0"/>
              <w:snapToGrid w:val="0"/>
              <w:spacing w:line="360" w:lineRule="auto"/>
              <w:jc w:val="cente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z</w:t>
            </w:r>
            <w:r>
              <w:rPr>
                <w:rFonts w:hint="eastAsia"/>
                <w:kern w:val="0"/>
                <w:szCs w:val="21"/>
              </w:rPr>
              <w:t>值</w:t>
            </w:r>
          </w:p>
        </w:tc>
        <w:tc>
          <w:tcPr>
            <w:tcW w:w="2324" w:type="dxa"/>
          </w:tcPr>
          <w:p w:rsidR="004A4CEE" w:rsidRDefault="000F273F">
            <w:pPr>
              <w:adjustRightInd w:val="0"/>
              <w:snapToGrid w:val="0"/>
              <w:spacing w:line="360" w:lineRule="auto"/>
              <w:jc w:val="center"/>
              <w:rPr>
                <w:kern w:val="0"/>
                <w:szCs w:val="21"/>
              </w:rPr>
            </w:pPr>
            <w:r>
              <w:rPr>
                <w:rFonts w:hint="eastAsia"/>
                <w:kern w:val="0"/>
                <w:szCs w:val="21"/>
              </w:rPr>
              <w:t>z</w:t>
            </w:r>
          </w:p>
        </w:tc>
        <w:tc>
          <w:tcPr>
            <w:tcW w:w="2065" w:type="dxa"/>
            <w:vAlign w:val="center"/>
          </w:tcPr>
          <w:p w:rsidR="004A4CEE" w:rsidRDefault="000F273F">
            <w:pPr>
              <w:adjustRightInd w:val="0"/>
              <w:snapToGrid w:val="0"/>
              <w:spacing w:line="360" w:lineRule="auto"/>
              <w:jc w:val="center"/>
              <w:rPr>
                <w:kern w:val="0"/>
                <w:szCs w:val="21"/>
              </w:rPr>
            </w:pPr>
            <w:r>
              <w:rPr>
                <w:rFonts w:hint="eastAsia"/>
              </w:rPr>
              <w:t>float</w:t>
            </w:r>
          </w:p>
        </w:tc>
        <w:tc>
          <w:tcPr>
            <w:tcW w:w="978" w:type="dxa"/>
          </w:tcPr>
          <w:p w:rsidR="004A4CEE" w:rsidRDefault="000F273F">
            <w:pPr>
              <w:adjustRightInd w:val="0"/>
              <w:snapToGrid w:val="0"/>
              <w:spacing w:line="360" w:lineRule="auto"/>
              <w:jc w:val="cente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jc w:val="left"/>
        <w:rPr>
          <w:sz w:val="24"/>
          <w:szCs w:val="24"/>
        </w:rPr>
      </w:pPr>
      <w:r>
        <w:rPr>
          <w:rFonts w:hint="eastAsia"/>
          <w:sz w:val="24"/>
          <w:szCs w:val="24"/>
        </w:rPr>
        <w:lastRenderedPageBreak/>
        <w:t>位移测量各实体关系如图</w:t>
      </w:r>
      <w:r>
        <w:rPr>
          <w:rFonts w:hint="eastAsia"/>
          <w:sz w:val="24"/>
          <w:szCs w:val="24"/>
        </w:rPr>
        <w:t>4-</w:t>
      </w:r>
      <w:r>
        <w:rPr>
          <w:sz w:val="24"/>
          <w:szCs w:val="24"/>
        </w:rPr>
        <w:t>2</w:t>
      </w:r>
      <w:r>
        <w:rPr>
          <w:rFonts w:hint="eastAsia"/>
          <w:sz w:val="24"/>
          <w:szCs w:val="24"/>
        </w:rPr>
        <w:t xml:space="preserve"> </w:t>
      </w:r>
      <w:r>
        <w:rPr>
          <w:rFonts w:hint="eastAsia"/>
          <w:sz w:val="24"/>
          <w:szCs w:val="24"/>
        </w:rPr>
        <w:t>位移测量关系图所示：</w:t>
      </w:r>
    </w:p>
    <w:p w:rsidR="004A4CEE" w:rsidRDefault="000F273F">
      <w:pPr>
        <w:adjustRightInd w:val="0"/>
        <w:snapToGrid w:val="0"/>
        <w:spacing w:line="360" w:lineRule="auto"/>
        <w:jc w:val="center"/>
      </w:pPr>
      <w:r>
        <w:rPr>
          <w:noProof/>
        </w:rPr>
        <w:drawing>
          <wp:inline distT="0" distB="0" distL="0" distR="0">
            <wp:extent cx="5274310" cy="19735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5274310" cy="1973580"/>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2</w:t>
      </w:r>
      <w:r>
        <w:rPr>
          <w:rFonts w:hint="eastAsia"/>
          <w:szCs w:val="21"/>
        </w:rPr>
        <w:t xml:space="preserve"> </w:t>
      </w:r>
      <w:r>
        <w:rPr>
          <w:rFonts w:hint="eastAsia"/>
          <w:szCs w:val="21"/>
        </w:rPr>
        <w:t>位移测量关系图</w:t>
      </w:r>
    </w:p>
    <w:p w:rsidR="004A4CEE" w:rsidRDefault="000F273F">
      <w:pPr>
        <w:numPr>
          <w:ilvl w:val="0"/>
          <w:numId w:val="5"/>
        </w:numPr>
        <w:adjustRightInd w:val="0"/>
        <w:snapToGrid w:val="0"/>
        <w:spacing w:line="360" w:lineRule="auto"/>
        <w:rPr>
          <w:sz w:val="24"/>
          <w:szCs w:val="24"/>
        </w:rPr>
      </w:pPr>
      <w:r>
        <w:rPr>
          <w:rFonts w:hint="eastAsia"/>
          <w:sz w:val="24"/>
          <w:szCs w:val="24"/>
        </w:rPr>
        <w:t>系统测量异常记录（</w:t>
      </w:r>
      <w:proofErr w:type="spellStart"/>
      <w:r>
        <w:rPr>
          <w:sz w:val="24"/>
          <w:szCs w:val="24"/>
        </w:rPr>
        <w:t>sys_warn</w:t>
      </w:r>
      <w:proofErr w:type="spellEnd"/>
      <w:r>
        <w:rPr>
          <w:rFonts w:hint="eastAsia"/>
          <w:sz w:val="24"/>
          <w:szCs w:val="24"/>
        </w:rPr>
        <w:t>），该表用于记录测量模块的异常记录，具体的结构如表</w:t>
      </w:r>
      <w:r>
        <w:rPr>
          <w:rFonts w:hint="eastAsia"/>
          <w:sz w:val="24"/>
          <w:szCs w:val="24"/>
        </w:rPr>
        <w:t>4-</w:t>
      </w:r>
      <w:r>
        <w:rPr>
          <w:sz w:val="24"/>
          <w:szCs w:val="24"/>
        </w:rPr>
        <w:t>8</w:t>
      </w:r>
      <w:r>
        <w:rPr>
          <w:rFonts w:hint="eastAsia"/>
          <w:sz w:val="24"/>
          <w:szCs w:val="24"/>
        </w:rPr>
        <w:t>系统测量异常记录表所示：</w:t>
      </w:r>
    </w:p>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8</w:t>
      </w:r>
      <w:r>
        <w:rPr>
          <w:rFonts w:hint="eastAsia"/>
          <w:szCs w:val="21"/>
        </w:rPr>
        <w:t>系统测量异常记录表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pPr>
            <w:r>
              <w:rPr>
                <w:rFonts w:hint="eastAsia"/>
              </w:rPr>
              <w:t>id</w:t>
            </w:r>
          </w:p>
        </w:tc>
        <w:tc>
          <w:tcPr>
            <w:tcW w:w="2324" w:type="dxa"/>
            <w:tcBorders>
              <w:top w:val="single" w:sz="4" w:space="0" w:color="auto"/>
            </w:tcBorders>
          </w:tcPr>
          <w:p w:rsidR="004A4CEE" w:rsidRDefault="000F273F">
            <w:pPr>
              <w:adjustRightInd w:val="0"/>
              <w:snapToGrid w:val="0"/>
              <w:spacing w:line="360" w:lineRule="auto"/>
              <w:jc w:val="center"/>
            </w:pPr>
            <w:r>
              <w:rPr>
                <w:rFonts w:hint="eastAsia"/>
              </w:rPr>
              <w:t>id</w:t>
            </w:r>
          </w:p>
        </w:tc>
        <w:tc>
          <w:tcPr>
            <w:tcW w:w="2065" w:type="dxa"/>
            <w:tcBorders>
              <w:top w:val="single" w:sz="4" w:space="0" w:color="auto"/>
            </w:tcBorders>
          </w:tcPr>
          <w:p w:rsidR="004A4CEE" w:rsidRDefault="000F273F">
            <w:pPr>
              <w:adjustRightInd w:val="0"/>
              <w:snapToGrid w:val="0"/>
              <w:spacing w:line="360" w:lineRule="auto"/>
              <w:jc w:val="cente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pPr>
            <w:r>
              <w:rPr>
                <w:rFonts w:hint="eastAsia"/>
              </w:rPr>
              <w:t>创建时间</w:t>
            </w:r>
          </w:p>
        </w:tc>
        <w:tc>
          <w:tcPr>
            <w:tcW w:w="2324" w:type="dxa"/>
          </w:tcPr>
          <w:p w:rsidR="004A4CEE" w:rsidRDefault="000F273F">
            <w:pPr>
              <w:adjustRightInd w:val="0"/>
              <w:snapToGrid w:val="0"/>
              <w:spacing w:line="360" w:lineRule="auto"/>
              <w:jc w:val="center"/>
            </w:pPr>
            <w:proofErr w:type="spellStart"/>
            <w:r>
              <w:rPr>
                <w:rFonts w:hint="eastAsia"/>
              </w:rPr>
              <w:t>createTime</w:t>
            </w:r>
            <w:proofErr w:type="spellEnd"/>
          </w:p>
        </w:tc>
        <w:tc>
          <w:tcPr>
            <w:tcW w:w="2065" w:type="dxa"/>
          </w:tcPr>
          <w:p w:rsidR="004A4CEE" w:rsidRDefault="000F273F">
            <w:pPr>
              <w:adjustRightInd w:val="0"/>
              <w:snapToGrid w:val="0"/>
              <w:spacing w:line="360" w:lineRule="auto"/>
              <w:jc w:val="center"/>
            </w:pPr>
            <w:r>
              <w:rPr>
                <w:rFonts w:hint="eastAsia"/>
              </w:rPr>
              <w:t>datetime</w:t>
            </w:r>
          </w:p>
        </w:tc>
        <w:tc>
          <w:tcPr>
            <w:tcW w:w="978" w:type="dxa"/>
          </w:tcPr>
          <w:p w:rsidR="004A4CEE" w:rsidRDefault="000F273F">
            <w:pPr>
              <w:adjustRightInd w:val="0"/>
              <w:snapToGrid w:val="0"/>
              <w:spacing w:line="360" w:lineRule="auto"/>
              <w:jc w:val="cente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修改时间</w:t>
            </w:r>
          </w:p>
        </w:tc>
        <w:tc>
          <w:tcPr>
            <w:tcW w:w="2324" w:type="dxa"/>
          </w:tcPr>
          <w:p w:rsidR="004A4CEE" w:rsidRDefault="000F273F">
            <w:pPr>
              <w:adjustRightInd w:val="0"/>
              <w:snapToGrid w:val="0"/>
              <w:spacing w:line="360" w:lineRule="auto"/>
              <w:jc w:val="center"/>
            </w:pPr>
            <w:proofErr w:type="spellStart"/>
            <w:r>
              <w:rPr>
                <w:rFonts w:hint="eastAsia"/>
              </w:rPr>
              <w:t>updateTime</w:t>
            </w:r>
            <w:proofErr w:type="spellEnd"/>
          </w:p>
        </w:tc>
        <w:tc>
          <w:tcPr>
            <w:tcW w:w="2065" w:type="dxa"/>
          </w:tcPr>
          <w:p w:rsidR="004A4CEE" w:rsidRDefault="000F273F">
            <w:pPr>
              <w:adjustRightInd w:val="0"/>
              <w:snapToGrid w:val="0"/>
              <w:spacing w:line="360" w:lineRule="auto"/>
              <w:jc w:val="center"/>
            </w:pPr>
            <w:r>
              <w:rPr>
                <w:rFonts w:hint="eastAsia"/>
              </w:rPr>
              <w:t>datetime</w:t>
            </w:r>
          </w:p>
        </w:tc>
        <w:tc>
          <w:tcPr>
            <w:tcW w:w="978" w:type="dxa"/>
          </w:tcPr>
          <w:p w:rsidR="004A4CEE" w:rsidRDefault="000F273F">
            <w:pPr>
              <w:adjustRightInd w:val="0"/>
              <w:snapToGrid w:val="0"/>
              <w:spacing w:line="360" w:lineRule="auto"/>
              <w:jc w:val="cente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操作人</w:t>
            </w:r>
          </w:p>
        </w:tc>
        <w:tc>
          <w:tcPr>
            <w:tcW w:w="2324" w:type="dxa"/>
          </w:tcPr>
          <w:p w:rsidR="004A4CEE" w:rsidRDefault="000F273F">
            <w:pPr>
              <w:adjustRightInd w:val="0"/>
              <w:snapToGrid w:val="0"/>
              <w:spacing w:line="360" w:lineRule="auto"/>
              <w:jc w:val="center"/>
            </w:pPr>
            <w:proofErr w:type="spellStart"/>
            <w:r>
              <w:rPr>
                <w:rFonts w:hint="eastAsia"/>
              </w:rPr>
              <w:t>optionUser</w:t>
            </w:r>
            <w:proofErr w:type="spellEnd"/>
          </w:p>
        </w:tc>
        <w:tc>
          <w:tcPr>
            <w:tcW w:w="2065" w:type="dxa"/>
          </w:tcPr>
          <w:p w:rsidR="004A4CEE" w:rsidRDefault="000F273F">
            <w:pPr>
              <w:adjustRightInd w:val="0"/>
              <w:snapToGrid w:val="0"/>
              <w:spacing w:line="360" w:lineRule="auto"/>
              <w:jc w:val="center"/>
            </w:pPr>
            <w:r>
              <w:rPr>
                <w:rFonts w:hint="eastAsia"/>
              </w:rPr>
              <w:t>varchar</w:t>
            </w:r>
          </w:p>
        </w:tc>
        <w:tc>
          <w:tcPr>
            <w:tcW w:w="978" w:type="dxa"/>
          </w:tcPr>
          <w:p w:rsidR="004A4CEE" w:rsidRDefault="000F273F">
            <w:pPr>
              <w:adjustRightInd w:val="0"/>
              <w:snapToGrid w:val="0"/>
              <w:spacing w:line="360" w:lineRule="auto"/>
              <w:jc w:val="cente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异常类型</w:t>
            </w:r>
          </w:p>
        </w:tc>
        <w:tc>
          <w:tcPr>
            <w:tcW w:w="2324" w:type="dxa"/>
          </w:tcPr>
          <w:p w:rsidR="004A4CEE" w:rsidRDefault="000F273F">
            <w:pPr>
              <w:adjustRightInd w:val="0"/>
              <w:snapToGrid w:val="0"/>
              <w:spacing w:line="360" w:lineRule="auto"/>
              <w:jc w:val="center"/>
            </w:pPr>
            <w:proofErr w:type="spellStart"/>
            <w:r>
              <w:rPr>
                <w:rFonts w:hint="eastAsia"/>
              </w:rPr>
              <w:t>exceptionLocation</w:t>
            </w:r>
            <w:proofErr w:type="spellEnd"/>
          </w:p>
        </w:tc>
        <w:tc>
          <w:tcPr>
            <w:tcW w:w="2065" w:type="dxa"/>
          </w:tcPr>
          <w:p w:rsidR="004A4CEE" w:rsidRDefault="000F273F">
            <w:pPr>
              <w:adjustRightInd w:val="0"/>
              <w:snapToGrid w:val="0"/>
              <w:spacing w:line="360" w:lineRule="auto"/>
              <w:jc w:val="center"/>
            </w:pPr>
            <w:r>
              <w:rPr>
                <w:rFonts w:hint="eastAsia"/>
              </w:rPr>
              <w:t>int</w:t>
            </w:r>
          </w:p>
        </w:tc>
        <w:tc>
          <w:tcPr>
            <w:tcW w:w="978" w:type="dxa"/>
          </w:tcPr>
          <w:p w:rsidR="004A4CEE" w:rsidRDefault="000F273F">
            <w:pPr>
              <w:adjustRightInd w:val="0"/>
              <w:snapToGrid w:val="0"/>
              <w:spacing w:line="360" w:lineRule="auto"/>
              <w:jc w:val="cente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异常描述</w:t>
            </w:r>
          </w:p>
        </w:tc>
        <w:tc>
          <w:tcPr>
            <w:tcW w:w="2324" w:type="dxa"/>
          </w:tcPr>
          <w:p w:rsidR="004A4CEE" w:rsidRDefault="000F273F">
            <w:pPr>
              <w:adjustRightInd w:val="0"/>
              <w:snapToGrid w:val="0"/>
              <w:spacing w:line="360" w:lineRule="auto"/>
              <w:jc w:val="center"/>
            </w:pPr>
            <w:proofErr w:type="spellStart"/>
            <w:r>
              <w:rPr>
                <w:rFonts w:hint="eastAsia"/>
              </w:rPr>
              <w:t>exceptionDescription</w:t>
            </w:r>
            <w:proofErr w:type="spellEnd"/>
          </w:p>
        </w:tc>
        <w:tc>
          <w:tcPr>
            <w:tcW w:w="2065" w:type="dxa"/>
          </w:tcPr>
          <w:p w:rsidR="004A4CEE" w:rsidRDefault="000F273F">
            <w:pPr>
              <w:adjustRightInd w:val="0"/>
              <w:snapToGrid w:val="0"/>
              <w:spacing w:line="360" w:lineRule="auto"/>
              <w:jc w:val="center"/>
            </w:pPr>
            <w:r>
              <w:rPr>
                <w:rFonts w:hint="eastAsia"/>
              </w:rPr>
              <w:t>int</w:t>
            </w:r>
          </w:p>
        </w:tc>
        <w:tc>
          <w:tcPr>
            <w:tcW w:w="978" w:type="dxa"/>
          </w:tcPr>
          <w:p w:rsidR="004A4CEE" w:rsidRDefault="000F273F">
            <w:pPr>
              <w:adjustRightInd w:val="0"/>
              <w:snapToGrid w:val="0"/>
              <w:spacing w:line="360" w:lineRule="auto"/>
              <w:jc w:val="cente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异常状态</w:t>
            </w:r>
          </w:p>
        </w:tc>
        <w:tc>
          <w:tcPr>
            <w:tcW w:w="2324" w:type="dxa"/>
          </w:tcPr>
          <w:p w:rsidR="004A4CEE" w:rsidRDefault="000F273F">
            <w:pPr>
              <w:adjustRightInd w:val="0"/>
              <w:snapToGrid w:val="0"/>
              <w:spacing w:line="360" w:lineRule="auto"/>
              <w:jc w:val="center"/>
            </w:pPr>
            <w:proofErr w:type="spellStart"/>
            <w:r>
              <w:rPr>
                <w:rFonts w:hint="eastAsia"/>
              </w:rPr>
              <w:t>exceptionState</w:t>
            </w:r>
            <w:proofErr w:type="spellEnd"/>
          </w:p>
        </w:tc>
        <w:tc>
          <w:tcPr>
            <w:tcW w:w="2065" w:type="dxa"/>
          </w:tcPr>
          <w:p w:rsidR="004A4CEE" w:rsidRDefault="000F273F">
            <w:pPr>
              <w:adjustRightInd w:val="0"/>
              <w:snapToGrid w:val="0"/>
              <w:spacing w:line="360" w:lineRule="auto"/>
              <w:jc w:val="center"/>
            </w:pPr>
            <w:r>
              <w:rPr>
                <w:rFonts w:hint="eastAsia"/>
              </w:rPr>
              <w:t>int</w:t>
            </w:r>
          </w:p>
        </w:tc>
        <w:tc>
          <w:tcPr>
            <w:tcW w:w="978" w:type="dxa"/>
          </w:tcPr>
          <w:p w:rsidR="004A4CEE" w:rsidRDefault="000F273F">
            <w:pPr>
              <w:adjustRightInd w:val="0"/>
              <w:snapToGrid w:val="0"/>
              <w:spacing w:line="360" w:lineRule="auto"/>
              <w:jc w:val="cente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异常值</w:t>
            </w:r>
          </w:p>
        </w:tc>
        <w:tc>
          <w:tcPr>
            <w:tcW w:w="2324" w:type="dxa"/>
          </w:tcPr>
          <w:p w:rsidR="004A4CEE" w:rsidRDefault="000F273F">
            <w:pPr>
              <w:adjustRightInd w:val="0"/>
              <w:snapToGrid w:val="0"/>
              <w:spacing w:line="360" w:lineRule="auto"/>
              <w:jc w:val="center"/>
            </w:pPr>
            <w:proofErr w:type="spellStart"/>
            <w:r>
              <w:rPr>
                <w:rFonts w:hint="eastAsia"/>
              </w:rPr>
              <w:t>exceptionValue</w:t>
            </w:r>
            <w:proofErr w:type="spellEnd"/>
          </w:p>
        </w:tc>
        <w:tc>
          <w:tcPr>
            <w:tcW w:w="2065" w:type="dxa"/>
          </w:tcPr>
          <w:p w:rsidR="004A4CEE" w:rsidRDefault="000F273F">
            <w:pPr>
              <w:adjustRightInd w:val="0"/>
              <w:snapToGrid w:val="0"/>
              <w:spacing w:line="360" w:lineRule="auto"/>
              <w:jc w:val="center"/>
            </w:pPr>
            <w:r>
              <w:rPr>
                <w:rFonts w:hint="eastAsia"/>
              </w:rPr>
              <w:t>float</w:t>
            </w:r>
          </w:p>
        </w:tc>
        <w:tc>
          <w:tcPr>
            <w:tcW w:w="978" w:type="dxa"/>
          </w:tcPr>
          <w:p w:rsidR="004A4CEE" w:rsidRDefault="000F273F">
            <w:pPr>
              <w:adjustRightInd w:val="0"/>
              <w:snapToGrid w:val="0"/>
              <w:spacing w:line="360" w:lineRule="auto"/>
              <w:jc w:val="cente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阈值</w:t>
            </w:r>
          </w:p>
        </w:tc>
        <w:tc>
          <w:tcPr>
            <w:tcW w:w="2324" w:type="dxa"/>
          </w:tcPr>
          <w:p w:rsidR="004A4CEE" w:rsidRDefault="000F273F">
            <w:pPr>
              <w:adjustRightInd w:val="0"/>
              <w:snapToGrid w:val="0"/>
              <w:spacing w:line="360" w:lineRule="auto"/>
              <w:jc w:val="center"/>
            </w:pPr>
            <w:proofErr w:type="spellStart"/>
            <w:r>
              <w:rPr>
                <w:rFonts w:hint="eastAsia"/>
              </w:rPr>
              <w:t>limitValue</w:t>
            </w:r>
            <w:proofErr w:type="spellEnd"/>
          </w:p>
        </w:tc>
        <w:tc>
          <w:tcPr>
            <w:tcW w:w="2065" w:type="dxa"/>
          </w:tcPr>
          <w:p w:rsidR="004A4CEE" w:rsidRDefault="000F273F">
            <w:pPr>
              <w:adjustRightInd w:val="0"/>
              <w:snapToGrid w:val="0"/>
              <w:spacing w:line="360" w:lineRule="auto"/>
              <w:jc w:val="center"/>
            </w:pPr>
            <w:r>
              <w:rPr>
                <w:rFonts w:hint="eastAsia"/>
              </w:rPr>
              <w:t>float</w:t>
            </w:r>
          </w:p>
        </w:tc>
        <w:tc>
          <w:tcPr>
            <w:tcW w:w="978" w:type="dxa"/>
          </w:tcPr>
          <w:p w:rsidR="004A4CEE" w:rsidRDefault="000F273F">
            <w:pPr>
              <w:adjustRightInd w:val="0"/>
              <w:snapToGrid w:val="0"/>
              <w:spacing w:line="360" w:lineRule="auto"/>
              <w:jc w:val="cente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备注</w:t>
            </w:r>
          </w:p>
        </w:tc>
        <w:tc>
          <w:tcPr>
            <w:tcW w:w="2324" w:type="dxa"/>
          </w:tcPr>
          <w:p w:rsidR="004A4CEE" w:rsidRDefault="000F273F">
            <w:pPr>
              <w:adjustRightInd w:val="0"/>
              <w:snapToGrid w:val="0"/>
              <w:spacing w:line="360" w:lineRule="auto"/>
              <w:jc w:val="center"/>
            </w:pPr>
            <w:r>
              <w:rPr>
                <w:rFonts w:hint="eastAsia"/>
              </w:rPr>
              <w:t>remark</w:t>
            </w:r>
          </w:p>
        </w:tc>
        <w:tc>
          <w:tcPr>
            <w:tcW w:w="2065" w:type="dxa"/>
          </w:tcPr>
          <w:p w:rsidR="004A4CEE" w:rsidRDefault="000F273F">
            <w:pPr>
              <w:adjustRightInd w:val="0"/>
              <w:snapToGrid w:val="0"/>
              <w:spacing w:line="360" w:lineRule="auto"/>
              <w:jc w:val="center"/>
            </w:pPr>
            <w:r>
              <w:rPr>
                <w:rFonts w:hint="eastAsia"/>
              </w:rPr>
              <w:t>varchar</w:t>
            </w:r>
          </w:p>
        </w:tc>
        <w:tc>
          <w:tcPr>
            <w:tcW w:w="978" w:type="dxa"/>
          </w:tcPr>
          <w:p w:rsidR="004A4CEE" w:rsidRDefault="000F273F">
            <w:pPr>
              <w:adjustRightInd w:val="0"/>
              <w:snapToGrid w:val="0"/>
              <w:spacing w:line="360" w:lineRule="auto"/>
              <w:jc w:val="center"/>
            </w:pPr>
            <w:r>
              <w:rPr>
                <w:rFonts w:hint="eastAsia"/>
              </w:rPr>
              <w:t>255</w:t>
            </w:r>
          </w:p>
        </w:tc>
        <w:tc>
          <w:tcPr>
            <w:tcW w:w="978" w:type="dxa"/>
          </w:tcPr>
          <w:p w:rsidR="004A4CEE" w:rsidRDefault="000F273F">
            <w:pPr>
              <w:adjustRightInd w:val="0"/>
              <w:snapToGrid w:val="0"/>
              <w:spacing w:line="360" w:lineRule="auto"/>
              <w:jc w:val="center"/>
              <w:rPr>
                <w:kern w:val="0"/>
                <w:sz w:val="20"/>
                <w:szCs w:val="21"/>
              </w:rPr>
            </w:pPr>
            <w:r>
              <w:rPr>
                <w:rFonts w:hint="eastAsia"/>
                <w:kern w:val="0"/>
                <w:szCs w:val="21"/>
              </w:rPr>
              <w:t>No</w:t>
            </w:r>
          </w:p>
        </w:tc>
      </w:tr>
    </w:tbl>
    <w:p w:rsidR="004A4CEE" w:rsidRDefault="000F273F">
      <w:pPr>
        <w:adjustRightInd w:val="0"/>
        <w:snapToGrid w:val="0"/>
        <w:spacing w:line="360" w:lineRule="auto"/>
        <w:jc w:val="left"/>
        <w:rPr>
          <w:sz w:val="24"/>
          <w:szCs w:val="24"/>
        </w:rPr>
      </w:pPr>
      <w:r>
        <w:rPr>
          <w:rFonts w:hint="eastAsia"/>
          <w:sz w:val="24"/>
          <w:szCs w:val="24"/>
        </w:rPr>
        <w:t>测量异常属性关系如图</w:t>
      </w:r>
      <w:r>
        <w:rPr>
          <w:rFonts w:hint="eastAsia"/>
          <w:sz w:val="24"/>
          <w:szCs w:val="24"/>
        </w:rPr>
        <w:t>4-</w:t>
      </w:r>
      <w:r>
        <w:rPr>
          <w:sz w:val="24"/>
          <w:szCs w:val="24"/>
        </w:rPr>
        <w:t>3</w:t>
      </w:r>
      <w:r>
        <w:rPr>
          <w:rFonts w:hint="eastAsia"/>
          <w:sz w:val="24"/>
          <w:szCs w:val="24"/>
        </w:rPr>
        <w:t>测量异常属性图所示：</w:t>
      </w:r>
    </w:p>
    <w:p w:rsidR="004A4CEE" w:rsidRDefault="000F273F">
      <w:pPr>
        <w:adjustRightInd w:val="0"/>
        <w:snapToGrid w:val="0"/>
        <w:spacing w:line="360" w:lineRule="auto"/>
        <w:jc w:val="center"/>
      </w:pPr>
      <w:r>
        <w:rPr>
          <w:noProof/>
        </w:rPr>
        <w:drawing>
          <wp:inline distT="0" distB="0" distL="0" distR="0">
            <wp:extent cx="4229100" cy="1773555"/>
            <wp:effectExtent l="0" t="0" r="762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4229472" cy="177355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3</w:t>
      </w:r>
      <w:r>
        <w:rPr>
          <w:rFonts w:hint="eastAsia"/>
          <w:szCs w:val="21"/>
        </w:rPr>
        <w:t>测量异常属性图</w:t>
      </w:r>
    </w:p>
    <w:p w:rsidR="004A4CEE" w:rsidRDefault="000F273F">
      <w:pPr>
        <w:numPr>
          <w:ilvl w:val="0"/>
          <w:numId w:val="5"/>
        </w:numPr>
        <w:adjustRightInd w:val="0"/>
        <w:snapToGrid w:val="0"/>
        <w:spacing w:line="360" w:lineRule="auto"/>
        <w:rPr>
          <w:sz w:val="24"/>
          <w:szCs w:val="24"/>
        </w:rPr>
      </w:pPr>
      <w:r>
        <w:rPr>
          <w:rFonts w:hint="eastAsia"/>
          <w:sz w:val="24"/>
          <w:szCs w:val="24"/>
        </w:rPr>
        <w:lastRenderedPageBreak/>
        <w:t>用户表（</w:t>
      </w:r>
      <w:r>
        <w:rPr>
          <w:sz w:val="24"/>
          <w:szCs w:val="24"/>
        </w:rPr>
        <w:t>user</w:t>
      </w:r>
      <w:r>
        <w:rPr>
          <w:rFonts w:hint="eastAsia"/>
          <w:sz w:val="24"/>
          <w:szCs w:val="24"/>
        </w:rPr>
        <w:t>），用于存储系统注册用户的相关信息，具体的结构如用户表</w:t>
      </w:r>
      <w:r>
        <w:rPr>
          <w:rFonts w:hint="eastAsia"/>
          <w:sz w:val="24"/>
          <w:szCs w:val="24"/>
        </w:rPr>
        <w:t>4-</w:t>
      </w:r>
      <w:r>
        <w:rPr>
          <w:sz w:val="24"/>
          <w:szCs w:val="24"/>
        </w:rPr>
        <w:t>9</w:t>
      </w:r>
      <w:r>
        <w:rPr>
          <w:rFonts w:hint="eastAsia"/>
          <w:sz w:val="24"/>
          <w:szCs w:val="24"/>
        </w:rPr>
        <w:t>用户表所示：</w:t>
      </w:r>
    </w:p>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9</w:t>
      </w:r>
      <w:r>
        <w:rPr>
          <w:rFonts w:hint="eastAsia"/>
          <w:szCs w:val="21"/>
        </w:rPr>
        <w:t>用户表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jc w:val="center"/>
              <w:rPr>
                <w:kern w:val="0"/>
                <w:sz w:val="20"/>
              </w:rPr>
            </w:pPr>
            <w:r>
              <w:rPr>
                <w:kern w:val="0"/>
                <w:sz w:val="20"/>
              </w:rPr>
              <w:t>id</w:t>
            </w:r>
          </w:p>
        </w:tc>
        <w:tc>
          <w:tcPr>
            <w:tcW w:w="2324" w:type="dxa"/>
            <w:tcBorders>
              <w:top w:val="single" w:sz="4" w:space="0" w:color="auto"/>
            </w:tcBorders>
          </w:tcPr>
          <w:p w:rsidR="004A4CEE" w:rsidRDefault="000F273F">
            <w:pPr>
              <w:adjustRightInd w:val="0"/>
              <w:snapToGrid w:val="0"/>
              <w:jc w:val="center"/>
              <w:rPr>
                <w:kern w:val="0"/>
                <w:sz w:val="20"/>
              </w:rPr>
            </w:pPr>
            <w:r>
              <w:rPr>
                <w:kern w:val="0"/>
                <w:sz w:val="20"/>
              </w:rPr>
              <w:t>id</w:t>
            </w:r>
          </w:p>
        </w:tc>
        <w:tc>
          <w:tcPr>
            <w:tcW w:w="2065" w:type="dxa"/>
            <w:tcBorders>
              <w:top w:val="single" w:sz="4" w:space="0" w:color="auto"/>
            </w:tcBorders>
          </w:tcPr>
          <w:p w:rsidR="004A4CEE" w:rsidRDefault="000F273F">
            <w:pPr>
              <w:adjustRightInd w:val="0"/>
              <w:snapToGrid w:val="0"/>
              <w:jc w:val="center"/>
              <w:rPr>
                <w:kern w:val="0"/>
                <w:sz w:val="20"/>
              </w:rPr>
            </w:pPr>
            <w:r>
              <w:rPr>
                <w:kern w:val="0"/>
                <w:sz w:val="20"/>
              </w:rPr>
              <w:t>Varchar</w:t>
            </w:r>
          </w:p>
        </w:tc>
        <w:tc>
          <w:tcPr>
            <w:tcW w:w="978" w:type="dxa"/>
            <w:tcBorders>
              <w:top w:val="single" w:sz="4" w:space="0" w:color="auto"/>
            </w:tcBorders>
            <w:vAlign w:val="center"/>
          </w:tcPr>
          <w:p w:rsidR="004A4CEE" w:rsidRDefault="000F273F">
            <w:pPr>
              <w:adjustRightInd w:val="0"/>
              <w:snapToGrid w:val="0"/>
              <w:jc w:val="center"/>
              <w:rPr>
                <w:kern w:val="0"/>
                <w:sz w:val="20"/>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创建时间</w:t>
            </w:r>
          </w:p>
        </w:tc>
        <w:tc>
          <w:tcPr>
            <w:tcW w:w="2324" w:type="dxa"/>
          </w:tcPr>
          <w:p w:rsidR="004A4CEE" w:rsidRDefault="000F273F">
            <w:pPr>
              <w:adjustRightInd w:val="0"/>
              <w:snapToGrid w:val="0"/>
              <w:jc w:val="center"/>
              <w:rPr>
                <w:kern w:val="0"/>
                <w:sz w:val="20"/>
              </w:rPr>
            </w:pPr>
            <w:proofErr w:type="spellStart"/>
            <w:r>
              <w:rPr>
                <w:kern w:val="0"/>
                <w:sz w:val="20"/>
              </w:rPr>
              <w:t>createTime</w:t>
            </w:r>
            <w:proofErr w:type="spellEnd"/>
          </w:p>
        </w:tc>
        <w:tc>
          <w:tcPr>
            <w:tcW w:w="2065" w:type="dxa"/>
          </w:tcPr>
          <w:p w:rsidR="004A4CEE" w:rsidRDefault="000F273F">
            <w:pPr>
              <w:adjustRightInd w:val="0"/>
              <w:snapToGrid w:val="0"/>
              <w:jc w:val="center"/>
              <w:rPr>
                <w:kern w:val="0"/>
                <w:sz w:val="20"/>
              </w:rPr>
            </w:pPr>
            <w:r>
              <w:rPr>
                <w:kern w:val="0"/>
                <w:sz w:val="20"/>
              </w:rPr>
              <w:t>datetime</w:t>
            </w:r>
          </w:p>
        </w:tc>
        <w:tc>
          <w:tcPr>
            <w:tcW w:w="978" w:type="dxa"/>
            <w:vAlign w:val="center"/>
          </w:tcPr>
          <w:p w:rsidR="004A4CEE" w:rsidRDefault="000F273F">
            <w:pPr>
              <w:adjustRightInd w:val="0"/>
              <w:snapToGrid w:val="0"/>
              <w:jc w:val="center"/>
              <w:rPr>
                <w:kern w:val="0"/>
                <w:sz w:val="20"/>
              </w:rPr>
            </w:pPr>
            <w:r>
              <w:rPr>
                <w:rFonts w:hint="eastAsia"/>
              </w:rPr>
              <w:t>0</w:t>
            </w:r>
          </w:p>
        </w:tc>
        <w:tc>
          <w:tcPr>
            <w:tcW w:w="978" w:type="dxa"/>
            <w:vAlign w:val="center"/>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账号</w:t>
            </w:r>
          </w:p>
        </w:tc>
        <w:tc>
          <w:tcPr>
            <w:tcW w:w="2324" w:type="dxa"/>
          </w:tcPr>
          <w:p w:rsidR="004A4CEE" w:rsidRDefault="000F273F">
            <w:pPr>
              <w:adjustRightInd w:val="0"/>
              <w:snapToGrid w:val="0"/>
              <w:jc w:val="center"/>
              <w:rPr>
                <w:kern w:val="0"/>
                <w:sz w:val="20"/>
              </w:rPr>
            </w:pPr>
            <w:r>
              <w:rPr>
                <w:kern w:val="0"/>
                <w:sz w:val="20"/>
              </w:rPr>
              <w:t>username</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密码</w:t>
            </w:r>
          </w:p>
        </w:tc>
        <w:tc>
          <w:tcPr>
            <w:tcW w:w="2324" w:type="dxa"/>
          </w:tcPr>
          <w:p w:rsidR="004A4CEE" w:rsidRDefault="000F273F">
            <w:pPr>
              <w:adjustRightInd w:val="0"/>
              <w:snapToGrid w:val="0"/>
              <w:jc w:val="center"/>
              <w:rPr>
                <w:kern w:val="0"/>
                <w:sz w:val="20"/>
              </w:rPr>
            </w:pPr>
            <w:r>
              <w:rPr>
                <w:kern w:val="0"/>
                <w:sz w:val="20"/>
              </w:rPr>
              <w:t>password</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是否管理员</w:t>
            </w:r>
          </w:p>
        </w:tc>
        <w:tc>
          <w:tcPr>
            <w:tcW w:w="2324" w:type="dxa"/>
          </w:tcPr>
          <w:p w:rsidR="004A4CEE" w:rsidRDefault="000F273F">
            <w:pPr>
              <w:adjustRightInd w:val="0"/>
              <w:snapToGrid w:val="0"/>
              <w:jc w:val="center"/>
              <w:rPr>
                <w:kern w:val="0"/>
                <w:sz w:val="20"/>
              </w:rPr>
            </w:pPr>
            <w:proofErr w:type="spellStart"/>
            <w:r>
              <w:rPr>
                <w:kern w:val="0"/>
                <w:sz w:val="20"/>
              </w:rPr>
              <w:t>isAdmin</w:t>
            </w:r>
            <w:proofErr w:type="spellEnd"/>
          </w:p>
        </w:tc>
        <w:tc>
          <w:tcPr>
            <w:tcW w:w="2065" w:type="dxa"/>
          </w:tcPr>
          <w:p w:rsidR="004A4CEE" w:rsidRDefault="000F273F">
            <w:pPr>
              <w:adjustRightInd w:val="0"/>
              <w:snapToGrid w:val="0"/>
              <w:jc w:val="center"/>
              <w:rPr>
                <w:kern w:val="0"/>
                <w:sz w:val="20"/>
              </w:rPr>
            </w:pPr>
            <w:proofErr w:type="spellStart"/>
            <w:r>
              <w:rPr>
                <w:kern w:val="0"/>
                <w:sz w:val="20"/>
              </w:rPr>
              <w:t>tinyint</w:t>
            </w:r>
            <w:proofErr w:type="spellEnd"/>
          </w:p>
        </w:tc>
        <w:tc>
          <w:tcPr>
            <w:tcW w:w="978" w:type="dxa"/>
          </w:tcPr>
          <w:p w:rsidR="004A4CEE" w:rsidRDefault="000F273F">
            <w:pPr>
              <w:adjustRightInd w:val="0"/>
              <w:snapToGrid w:val="0"/>
              <w:jc w:val="center"/>
              <w:rPr>
                <w:kern w:val="0"/>
                <w:sz w:val="20"/>
              </w:rP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是否禁用</w:t>
            </w:r>
          </w:p>
        </w:tc>
        <w:tc>
          <w:tcPr>
            <w:tcW w:w="2324" w:type="dxa"/>
          </w:tcPr>
          <w:p w:rsidR="004A4CEE" w:rsidRDefault="000F273F">
            <w:pPr>
              <w:adjustRightInd w:val="0"/>
              <w:snapToGrid w:val="0"/>
              <w:jc w:val="center"/>
              <w:rPr>
                <w:kern w:val="0"/>
                <w:sz w:val="20"/>
              </w:rPr>
            </w:pPr>
            <w:proofErr w:type="spellStart"/>
            <w:r>
              <w:rPr>
                <w:kern w:val="0"/>
                <w:sz w:val="20"/>
              </w:rPr>
              <w:t>isForbidden</w:t>
            </w:r>
            <w:proofErr w:type="spellEnd"/>
          </w:p>
        </w:tc>
        <w:tc>
          <w:tcPr>
            <w:tcW w:w="2065" w:type="dxa"/>
          </w:tcPr>
          <w:p w:rsidR="004A4CEE" w:rsidRDefault="000F273F">
            <w:pPr>
              <w:adjustRightInd w:val="0"/>
              <w:snapToGrid w:val="0"/>
              <w:jc w:val="center"/>
              <w:rPr>
                <w:kern w:val="0"/>
                <w:sz w:val="20"/>
              </w:rPr>
            </w:pPr>
            <w:proofErr w:type="spellStart"/>
            <w:r>
              <w:rPr>
                <w:kern w:val="0"/>
                <w:sz w:val="20"/>
              </w:rPr>
              <w:t>tinyint</w:t>
            </w:r>
            <w:proofErr w:type="spellEnd"/>
          </w:p>
        </w:tc>
        <w:tc>
          <w:tcPr>
            <w:tcW w:w="978" w:type="dxa"/>
          </w:tcPr>
          <w:p w:rsidR="004A4CEE" w:rsidRDefault="000F273F">
            <w:pPr>
              <w:adjustRightInd w:val="0"/>
              <w:snapToGrid w:val="0"/>
              <w:jc w:val="center"/>
              <w:rPr>
                <w:kern w:val="0"/>
                <w:sz w:val="20"/>
              </w:rP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姓名</w:t>
            </w:r>
          </w:p>
        </w:tc>
        <w:tc>
          <w:tcPr>
            <w:tcW w:w="2324" w:type="dxa"/>
          </w:tcPr>
          <w:p w:rsidR="004A4CEE" w:rsidRDefault="000F273F">
            <w:pPr>
              <w:adjustRightInd w:val="0"/>
              <w:snapToGrid w:val="0"/>
              <w:jc w:val="center"/>
              <w:rPr>
                <w:kern w:val="0"/>
                <w:sz w:val="20"/>
              </w:rPr>
            </w:pPr>
            <w:r>
              <w:rPr>
                <w:kern w:val="0"/>
                <w:sz w:val="20"/>
              </w:rPr>
              <w:t>name</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性别</w:t>
            </w:r>
          </w:p>
        </w:tc>
        <w:tc>
          <w:tcPr>
            <w:tcW w:w="2324" w:type="dxa"/>
          </w:tcPr>
          <w:p w:rsidR="004A4CEE" w:rsidRDefault="000F273F">
            <w:pPr>
              <w:adjustRightInd w:val="0"/>
              <w:snapToGrid w:val="0"/>
              <w:jc w:val="center"/>
              <w:rPr>
                <w:kern w:val="0"/>
                <w:sz w:val="20"/>
              </w:rPr>
            </w:pPr>
            <w:r>
              <w:rPr>
                <w:kern w:val="0"/>
                <w:sz w:val="20"/>
              </w:rPr>
              <w:t>sex</w:t>
            </w:r>
          </w:p>
        </w:tc>
        <w:tc>
          <w:tcPr>
            <w:tcW w:w="2065" w:type="dxa"/>
          </w:tcPr>
          <w:p w:rsidR="004A4CEE" w:rsidRDefault="000F273F">
            <w:pPr>
              <w:adjustRightInd w:val="0"/>
              <w:snapToGrid w:val="0"/>
              <w:jc w:val="center"/>
              <w:rPr>
                <w:kern w:val="0"/>
                <w:sz w:val="20"/>
              </w:rPr>
            </w:pPr>
            <w:proofErr w:type="spellStart"/>
            <w:r>
              <w:rPr>
                <w:kern w:val="0"/>
                <w:sz w:val="20"/>
              </w:rPr>
              <w:t>tinyint</w:t>
            </w:r>
            <w:proofErr w:type="spellEnd"/>
          </w:p>
        </w:tc>
        <w:tc>
          <w:tcPr>
            <w:tcW w:w="978" w:type="dxa"/>
          </w:tcPr>
          <w:p w:rsidR="004A4CEE" w:rsidRDefault="000F273F">
            <w:pPr>
              <w:adjustRightInd w:val="0"/>
              <w:snapToGrid w:val="0"/>
              <w:jc w:val="center"/>
              <w:rPr>
                <w:kern w:val="0"/>
                <w:sz w:val="20"/>
              </w:rP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年龄</w:t>
            </w:r>
          </w:p>
        </w:tc>
        <w:tc>
          <w:tcPr>
            <w:tcW w:w="2324" w:type="dxa"/>
          </w:tcPr>
          <w:p w:rsidR="004A4CEE" w:rsidRDefault="000F273F">
            <w:pPr>
              <w:adjustRightInd w:val="0"/>
              <w:snapToGrid w:val="0"/>
              <w:jc w:val="center"/>
              <w:rPr>
                <w:kern w:val="0"/>
                <w:sz w:val="20"/>
              </w:rPr>
            </w:pPr>
            <w:r>
              <w:rPr>
                <w:kern w:val="0"/>
                <w:sz w:val="20"/>
              </w:rPr>
              <w:t>age</w:t>
            </w:r>
          </w:p>
        </w:tc>
        <w:tc>
          <w:tcPr>
            <w:tcW w:w="2065" w:type="dxa"/>
          </w:tcPr>
          <w:p w:rsidR="004A4CEE" w:rsidRDefault="000F273F">
            <w:pPr>
              <w:adjustRightInd w:val="0"/>
              <w:snapToGrid w:val="0"/>
              <w:jc w:val="center"/>
              <w:rPr>
                <w:kern w:val="0"/>
                <w:sz w:val="20"/>
              </w:rPr>
            </w:pPr>
            <w:r>
              <w:rPr>
                <w:kern w:val="0"/>
                <w:sz w:val="20"/>
              </w:rPr>
              <w:t>int</w:t>
            </w:r>
          </w:p>
        </w:tc>
        <w:tc>
          <w:tcPr>
            <w:tcW w:w="978" w:type="dxa"/>
          </w:tcPr>
          <w:p w:rsidR="004A4CEE" w:rsidRDefault="000F273F">
            <w:pPr>
              <w:adjustRightInd w:val="0"/>
              <w:snapToGrid w:val="0"/>
              <w:jc w:val="center"/>
              <w:rPr>
                <w:kern w:val="0"/>
                <w:sz w:val="20"/>
              </w:rPr>
            </w:pPr>
            <w:r>
              <w:rPr>
                <w:rFonts w:hint="eastAsia"/>
              </w:rPr>
              <w:t>3</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家庭住址</w:t>
            </w:r>
          </w:p>
        </w:tc>
        <w:tc>
          <w:tcPr>
            <w:tcW w:w="2324" w:type="dxa"/>
          </w:tcPr>
          <w:p w:rsidR="004A4CEE" w:rsidRDefault="000F273F">
            <w:pPr>
              <w:adjustRightInd w:val="0"/>
              <w:snapToGrid w:val="0"/>
              <w:jc w:val="center"/>
              <w:rPr>
                <w:kern w:val="0"/>
                <w:sz w:val="20"/>
              </w:rPr>
            </w:pPr>
            <w:r>
              <w:rPr>
                <w:kern w:val="0"/>
                <w:sz w:val="20"/>
              </w:rPr>
              <w:t>address</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255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联系电话</w:t>
            </w:r>
          </w:p>
        </w:tc>
        <w:tc>
          <w:tcPr>
            <w:tcW w:w="2324" w:type="dxa"/>
          </w:tcPr>
          <w:p w:rsidR="004A4CEE" w:rsidRDefault="000F273F">
            <w:pPr>
              <w:adjustRightInd w:val="0"/>
              <w:snapToGrid w:val="0"/>
              <w:jc w:val="center"/>
              <w:rPr>
                <w:kern w:val="0"/>
                <w:sz w:val="20"/>
              </w:rPr>
            </w:pPr>
            <w:r>
              <w:rPr>
                <w:kern w:val="0"/>
                <w:sz w:val="20"/>
              </w:rPr>
              <w:t>phone</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11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备注</w:t>
            </w:r>
          </w:p>
        </w:tc>
        <w:tc>
          <w:tcPr>
            <w:tcW w:w="2324" w:type="dxa"/>
          </w:tcPr>
          <w:p w:rsidR="004A4CEE" w:rsidRDefault="000F273F">
            <w:pPr>
              <w:adjustRightInd w:val="0"/>
              <w:snapToGrid w:val="0"/>
              <w:jc w:val="center"/>
              <w:rPr>
                <w:kern w:val="0"/>
                <w:sz w:val="20"/>
              </w:rPr>
            </w:pPr>
            <w:r>
              <w:rPr>
                <w:kern w:val="0"/>
                <w:sz w:val="20"/>
              </w:rPr>
              <w:t>remark</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255</w:t>
            </w:r>
          </w:p>
        </w:tc>
        <w:tc>
          <w:tcPr>
            <w:tcW w:w="978" w:type="dxa"/>
          </w:tcPr>
          <w:p w:rsidR="004A4CEE" w:rsidRDefault="000F273F">
            <w:pPr>
              <w:adjustRightInd w:val="0"/>
              <w:snapToGrid w:val="0"/>
              <w:spacing w:line="360" w:lineRule="auto"/>
              <w:jc w:val="center"/>
              <w:rPr>
                <w:kern w:val="0"/>
                <w:sz w:val="20"/>
                <w:szCs w:val="21"/>
              </w:rPr>
            </w:pPr>
            <w:r>
              <w:rPr>
                <w:rFonts w:hint="eastAsia"/>
                <w:kern w:val="0"/>
                <w:szCs w:val="21"/>
              </w:rPr>
              <w:t>No</w:t>
            </w:r>
          </w:p>
        </w:tc>
      </w:tr>
    </w:tbl>
    <w:p w:rsidR="004A4CEE" w:rsidRDefault="000F273F">
      <w:pPr>
        <w:adjustRightInd w:val="0"/>
        <w:snapToGrid w:val="0"/>
        <w:spacing w:line="360" w:lineRule="auto"/>
        <w:jc w:val="left"/>
        <w:rPr>
          <w:sz w:val="24"/>
          <w:szCs w:val="24"/>
        </w:rPr>
      </w:pPr>
      <w:r>
        <w:rPr>
          <w:rFonts w:hint="eastAsia"/>
          <w:sz w:val="24"/>
          <w:szCs w:val="24"/>
        </w:rPr>
        <w:t>用户具体属性如图</w:t>
      </w:r>
      <w:r>
        <w:rPr>
          <w:rFonts w:hint="eastAsia"/>
          <w:sz w:val="24"/>
          <w:szCs w:val="24"/>
        </w:rPr>
        <w:t>4-</w:t>
      </w:r>
      <w:r>
        <w:rPr>
          <w:sz w:val="24"/>
          <w:szCs w:val="24"/>
        </w:rPr>
        <w:t>4</w:t>
      </w:r>
      <w:r>
        <w:rPr>
          <w:rFonts w:hint="eastAsia"/>
          <w:sz w:val="24"/>
          <w:szCs w:val="24"/>
        </w:rPr>
        <w:t>用户属性图所示：</w:t>
      </w:r>
    </w:p>
    <w:p w:rsidR="004A4CEE" w:rsidRDefault="000F273F">
      <w:pPr>
        <w:adjustRightInd w:val="0"/>
        <w:snapToGrid w:val="0"/>
        <w:spacing w:line="360" w:lineRule="auto"/>
        <w:jc w:val="center"/>
      </w:pPr>
      <w:r>
        <w:rPr>
          <w:noProof/>
        </w:rPr>
        <w:drawing>
          <wp:inline distT="0" distB="0" distL="0" distR="0">
            <wp:extent cx="3749040" cy="162306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3749368" cy="1623060"/>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4</w:t>
      </w:r>
      <w:r>
        <w:rPr>
          <w:rFonts w:hint="eastAsia"/>
          <w:szCs w:val="21"/>
        </w:rPr>
        <w:t>用户属性图</w:t>
      </w:r>
    </w:p>
    <w:p w:rsidR="004A4CEE" w:rsidRDefault="000F273F">
      <w:pPr>
        <w:pStyle w:val="1"/>
        <w:spacing w:beforeLines="0"/>
      </w:pPr>
      <w:bookmarkStart w:id="277" w:name="_Toc11006451"/>
      <w:bookmarkStart w:id="278" w:name="_Toc485497942"/>
      <w:bookmarkStart w:id="279" w:name="_Toc511632186"/>
      <w:bookmarkStart w:id="280" w:name="_Toc511632127"/>
      <w:bookmarkStart w:id="281" w:name="_Toc482633793"/>
      <w:bookmarkStart w:id="282" w:name="_Toc10450208"/>
      <w:bookmarkStart w:id="283" w:name="_Toc11005753"/>
      <w:bookmarkStart w:id="284" w:name="_Toc8573"/>
      <w:bookmarkStart w:id="285" w:name="_Toc2045"/>
      <w:bookmarkStart w:id="286" w:name="_Toc25945"/>
      <w:r>
        <w:rPr>
          <w:rFonts w:hint="eastAsia"/>
        </w:rPr>
        <w:t xml:space="preserve">5 </w:t>
      </w:r>
      <w:r>
        <w:rPr>
          <w:rFonts w:hint="eastAsia"/>
        </w:rPr>
        <w:t>系统的实现</w:t>
      </w:r>
      <w:bookmarkEnd w:id="277"/>
      <w:bookmarkEnd w:id="278"/>
      <w:bookmarkEnd w:id="279"/>
      <w:bookmarkEnd w:id="280"/>
      <w:bookmarkEnd w:id="281"/>
      <w:bookmarkEnd w:id="282"/>
      <w:bookmarkEnd w:id="283"/>
      <w:bookmarkEnd w:id="284"/>
      <w:bookmarkEnd w:id="285"/>
      <w:bookmarkEnd w:id="286"/>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rsidR="004A4CEE" w:rsidRDefault="000F273F">
      <w:pPr>
        <w:adjustRightInd w:val="0"/>
        <w:snapToGrid w:val="0"/>
        <w:spacing w:line="360" w:lineRule="auto"/>
        <w:ind w:firstLineChars="200" w:firstLine="480"/>
        <w:rPr>
          <w:sz w:val="24"/>
          <w:szCs w:val="24"/>
        </w:rPr>
      </w:pPr>
      <w:r>
        <w:rPr>
          <w:rFonts w:hint="eastAsia"/>
          <w:sz w:val="24"/>
          <w:szCs w:val="24"/>
        </w:rPr>
        <w:t>各个角色登录时，输入用户账号、用户密码，点击登录，系统自动识别用户类型，根据不同的权限提供不同的操作。</w:t>
      </w:r>
    </w:p>
    <w:p w:rsidR="004A4CEE" w:rsidRDefault="000F273F">
      <w:pPr>
        <w:pStyle w:val="2"/>
      </w:pPr>
      <w:bookmarkStart w:id="287" w:name="_Toc11006452"/>
      <w:bookmarkStart w:id="288" w:name="_Toc11005754"/>
      <w:bookmarkStart w:id="289" w:name="_Toc29451"/>
      <w:bookmarkStart w:id="290" w:name="_Toc10450209"/>
      <w:bookmarkStart w:id="291" w:name="_Toc511632191"/>
      <w:bookmarkStart w:id="292" w:name="_Toc511632132"/>
      <w:bookmarkStart w:id="293" w:name="_Toc11815"/>
      <w:bookmarkStart w:id="294" w:name="_Toc485497948"/>
      <w:bookmarkStart w:id="295" w:name="_Toc31989_WPSOffice_Level3"/>
      <w:bookmarkStart w:id="296" w:name="_Toc29844"/>
      <w:r>
        <w:rPr>
          <w:rFonts w:hint="eastAsia"/>
        </w:rPr>
        <w:t>5.1</w:t>
      </w:r>
      <w:r>
        <w:rPr>
          <w:rFonts w:hint="eastAsia"/>
        </w:rPr>
        <w:t>登录模块</w:t>
      </w:r>
      <w:bookmarkEnd w:id="287"/>
      <w:bookmarkEnd w:id="288"/>
      <w:bookmarkEnd w:id="289"/>
      <w:bookmarkEnd w:id="290"/>
      <w:bookmarkEnd w:id="291"/>
      <w:bookmarkEnd w:id="292"/>
      <w:bookmarkEnd w:id="293"/>
      <w:bookmarkEnd w:id="294"/>
      <w:bookmarkEnd w:id="295"/>
      <w:bookmarkEnd w:id="296"/>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登录模块是本平台的入口模块，本平台使用了基于</w:t>
      </w:r>
      <w:r>
        <w:rPr>
          <w:rFonts w:hint="eastAsia"/>
          <w:color w:val="000000"/>
          <w:sz w:val="24"/>
          <w:szCs w:val="24"/>
        </w:rPr>
        <w:t>token</w:t>
      </w:r>
      <w:r>
        <w:rPr>
          <w:rFonts w:hint="eastAsia"/>
          <w:color w:val="000000"/>
          <w:sz w:val="24"/>
          <w:szCs w:val="24"/>
        </w:rPr>
        <w:t>的访问验证，客户</w:t>
      </w:r>
      <w:r>
        <w:rPr>
          <w:rFonts w:hint="eastAsia"/>
          <w:color w:val="000000"/>
          <w:sz w:val="24"/>
          <w:szCs w:val="24"/>
        </w:rPr>
        <w:lastRenderedPageBreak/>
        <w:t>端在在访问平台内所有路由和接口调用时，前都会验证客户端</w:t>
      </w:r>
      <w:proofErr w:type="spellStart"/>
      <w:r>
        <w:rPr>
          <w:rFonts w:hint="eastAsia"/>
          <w:color w:val="000000"/>
          <w:sz w:val="24"/>
          <w:szCs w:val="24"/>
        </w:rPr>
        <w:t>localstore</w:t>
      </w:r>
      <w:proofErr w:type="spellEnd"/>
      <w:r>
        <w:rPr>
          <w:rFonts w:hint="eastAsia"/>
          <w:color w:val="000000"/>
          <w:sz w:val="24"/>
          <w:szCs w:val="24"/>
        </w:rPr>
        <w:t>的</w:t>
      </w:r>
      <w:r>
        <w:rPr>
          <w:rFonts w:hint="eastAsia"/>
          <w:color w:val="000000"/>
          <w:sz w:val="24"/>
          <w:szCs w:val="24"/>
        </w:rPr>
        <w:t>token</w:t>
      </w:r>
      <w:r>
        <w:rPr>
          <w:rFonts w:hint="eastAsia"/>
          <w:color w:val="000000"/>
          <w:sz w:val="24"/>
          <w:szCs w:val="24"/>
        </w:rPr>
        <w:t>值，如果没有或</w:t>
      </w:r>
      <w:r>
        <w:rPr>
          <w:rFonts w:hint="eastAsia"/>
          <w:color w:val="000000"/>
          <w:sz w:val="24"/>
          <w:szCs w:val="24"/>
        </w:rPr>
        <w:t>token</w:t>
      </w:r>
      <w:r>
        <w:rPr>
          <w:rFonts w:hint="eastAsia"/>
          <w:color w:val="000000"/>
          <w:sz w:val="24"/>
          <w:szCs w:val="24"/>
        </w:rPr>
        <w:t>已过期，则会拒绝访问，并跳转登录页面，在提交登录信息时，后端会验证登录信息，如有效则会生成新的</w:t>
      </w:r>
      <w:r>
        <w:rPr>
          <w:rFonts w:hint="eastAsia"/>
          <w:color w:val="000000"/>
          <w:sz w:val="24"/>
          <w:szCs w:val="24"/>
        </w:rPr>
        <w:t>token</w:t>
      </w:r>
      <w:r>
        <w:rPr>
          <w:rFonts w:hint="eastAsia"/>
          <w:color w:val="000000"/>
          <w:sz w:val="24"/>
          <w:szCs w:val="24"/>
        </w:rPr>
        <w:t>，并为此</w:t>
      </w:r>
      <w:r>
        <w:rPr>
          <w:rFonts w:hint="eastAsia"/>
          <w:color w:val="000000"/>
          <w:sz w:val="24"/>
          <w:szCs w:val="24"/>
        </w:rPr>
        <w:t>token</w:t>
      </w:r>
      <w:r>
        <w:rPr>
          <w:rFonts w:hint="eastAsia"/>
          <w:color w:val="000000"/>
          <w:sz w:val="24"/>
          <w:szCs w:val="24"/>
        </w:rPr>
        <w:t>设置其过期时间（</w:t>
      </w:r>
      <w:r>
        <w:rPr>
          <w:rFonts w:hint="eastAsia"/>
          <w:color w:val="000000"/>
          <w:sz w:val="24"/>
          <w:szCs w:val="24"/>
        </w:rPr>
        <w:t>7</w:t>
      </w:r>
      <w:r>
        <w:rPr>
          <w:rFonts w:hint="eastAsia"/>
          <w:color w:val="000000"/>
          <w:sz w:val="24"/>
          <w:szCs w:val="24"/>
        </w:rPr>
        <w:t>天），在之后的所有前后端交互时时，都必须携带此</w:t>
      </w:r>
      <w:r>
        <w:rPr>
          <w:rFonts w:hint="eastAsia"/>
          <w:color w:val="000000"/>
          <w:sz w:val="24"/>
          <w:szCs w:val="24"/>
        </w:rPr>
        <w:t>token</w:t>
      </w:r>
      <w:r>
        <w:rPr>
          <w:rFonts w:hint="eastAsia"/>
          <w:color w:val="000000"/>
          <w:sz w:val="24"/>
          <w:szCs w:val="24"/>
        </w:rPr>
        <w:t>令牌。否则将会被拦截请求。</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w:t>
      </w:r>
      <w:r>
        <w:rPr>
          <w:rFonts w:hint="eastAsia"/>
          <w:color w:val="000000"/>
          <w:sz w:val="24"/>
          <w:szCs w:val="24"/>
        </w:rPr>
        <w:t>5-1</w:t>
      </w:r>
      <w:r>
        <w:rPr>
          <w:rFonts w:hint="eastAsia"/>
          <w:color w:val="000000"/>
          <w:sz w:val="24"/>
          <w:szCs w:val="24"/>
        </w:rPr>
        <w:t>所示：</w:t>
      </w:r>
    </w:p>
    <w:p w:rsidR="004A4CEE" w:rsidRDefault="000F273F">
      <w:pPr>
        <w:adjustRightInd w:val="0"/>
        <w:snapToGrid w:val="0"/>
        <w:spacing w:line="360" w:lineRule="auto"/>
        <w:jc w:val="center"/>
      </w:pPr>
      <w:r>
        <w:rPr>
          <w:noProof/>
        </w:rPr>
        <w:drawing>
          <wp:inline distT="0" distB="0" distL="114300" distR="114300">
            <wp:extent cx="2985135" cy="1599887"/>
            <wp:effectExtent l="0" t="0" r="5715" b="6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9"/>
                    <a:stretch>
                      <a:fillRect/>
                    </a:stretch>
                  </pic:blipFill>
                  <pic:spPr>
                    <a:xfrm>
                      <a:off x="0" y="0"/>
                      <a:ext cx="2990497" cy="1602761"/>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5-1 </w:t>
      </w:r>
      <w:r>
        <w:rPr>
          <w:rFonts w:hint="eastAsia"/>
          <w:szCs w:val="21"/>
        </w:rPr>
        <w:t>尾矿库</w:t>
      </w:r>
      <w:proofErr w:type="gramStart"/>
      <w:r>
        <w:rPr>
          <w:rFonts w:hint="eastAsia"/>
          <w:szCs w:val="21"/>
        </w:rPr>
        <w:t>安全云管理</w:t>
      </w:r>
      <w:proofErr w:type="gramEnd"/>
      <w:r>
        <w:rPr>
          <w:rFonts w:hint="eastAsia"/>
          <w:szCs w:val="21"/>
        </w:rPr>
        <w:t>平台登录页</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登录成功后将进入系统内，系统页面主要由四部分构成</w:t>
      </w:r>
      <w:r>
        <w:rPr>
          <w:rFonts w:hint="eastAsia"/>
          <w:color w:val="000000"/>
          <w:sz w:val="24"/>
          <w:szCs w:val="24"/>
        </w:rPr>
        <w:t>,</w:t>
      </w:r>
      <w:r>
        <w:rPr>
          <w:rFonts w:hint="eastAsia"/>
          <w:color w:val="000000"/>
          <w:sz w:val="24"/>
          <w:szCs w:val="24"/>
        </w:rPr>
        <w:t>分别为：</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Header</w:t>
      </w:r>
      <w:r>
        <w:rPr>
          <w:rFonts w:hint="eastAsia"/>
          <w:color w:val="000000"/>
          <w:sz w:val="24"/>
          <w:szCs w:val="24"/>
        </w:rPr>
        <w:t>（头部）：显示系统平台名称和登录的用户姓名，最左侧按钮为折叠（展开）</w:t>
      </w:r>
      <w:proofErr w:type="gramStart"/>
      <w:r>
        <w:rPr>
          <w:rFonts w:hint="eastAsia"/>
          <w:color w:val="000000"/>
          <w:sz w:val="24"/>
          <w:szCs w:val="24"/>
        </w:rPr>
        <w:t>侧边栏按钮</w:t>
      </w:r>
      <w:proofErr w:type="gramEnd"/>
      <w:r>
        <w:rPr>
          <w:rFonts w:hint="eastAsia"/>
          <w:color w:val="000000"/>
          <w:sz w:val="24"/>
          <w:szCs w:val="24"/>
        </w:rPr>
        <w:t>，单击侧换侧</w:t>
      </w:r>
      <w:proofErr w:type="gramStart"/>
      <w:r>
        <w:rPr>
          <w:rFonts w:hint="eastAsia"/>
          <w:color w:val="000000"/>
          <w:sz w:val="24"/>
          <w:szCs w:val="24"/>
        </w:rPr>
        <w:t>边栏不</w:t>
      </w:r>
      <w:proofErr w:type="gramEnd"/>
      <w:r>
        <w:rPr>
          <w:rFonts w:hint="eastAsia"/>
          <w:color w:val="000000"/>
          <w:sz w:val="24"/>
          <w:szCs w:val="24"/>
        </w:rPr>
        <w:t>同状态。最右侧下拉菜单主要为修改自己密码，退出登录的功能。侧</w:t>
      </w:r>
      <w:proofErr w:type="gramStart"/>
      <w:r>
        <w:rPr>
          <w:rFonts w:hint="eastAsia"/>
          <w:color w:val="000000"/>
          <w:sz w:val="24"/>
          <w:szCs w:val="24"/>
        </w:rPr>
        <w:t>边栏展开</w:t>
      </w:r>
      <w:proofErr w:type="gramEnd"/>
      <w:r>
        <w:rPr>
          <w:rFonts w:hint="eastAsia"/>
          <w:color w:val="000000"/>
          <w:sz w:val="24"/>
          <w:szCs w:val="24"/>
        </w:rPr>
        <w:t>如图</w:t>
      </w:r>
      <w:r>
        <w:rPr>
          <w:rFonts w:hint="eastAsia"/>
          <w:color w:val="000000"/>
          <w:sz w:val="24"/>
          <w:szCs w:val="24"/>
        </w:rPr>
        <w:t xml:space="preserve">5-2 </w:t>
      </w:r>
      <w:r>
        <w:rPr>
          <w:rFonts w:hint="eastAsia"/>
          <w:color w:val="000000"/>
          <w:sz w:val="24"/>
          <w:szCs w:val="24"/>
        </w:rPr>
        <w:t>页面区域说明图所示</w:t>
      </w:r>
      <w:r>
        <w:rPr>
          <w:rFonts w:hint="eastAsia"/>
          <w:color w:val="000000"/>
          <w:sz w:val="24"/>
          <w:szCs w:val="24"/>
        </w:rPr>
        <w:t>.</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Tag</w:t>
      </w:r>
      <w:r>
        <w:rPr>
          <w:rFonts w:hint="eastAsia"/>
          <w:color w:val="000000"/>
          <w:sz w:val="24"/>
          <w:szCs w:val="24"/>
        </w:rPr>
        <w:t>（标签列表区）：在</w:t>
      </w:r>
      <w:r>
        <w:rPr>
          <w:rFonts w:hint="eastAsia"/>
          <w:color w:val="000000"/>
          <w:sz w:val="24"/>
          <w:szCs w:val="24"/>
        </w:rPr>
        <w:t>Header</w:t>
      </w:r>
      <w:r>
        <w:rPr>
          <w:rFonts w:hint="eastAsia"/>
          <w:color w:val="000000"/>
          <w:sz w:val="24"/>
          <w:szCs w:val="24"/>
        </w:rPr>
        <w:t>下方，记录在平台内访问过的页面信息，并可作为页面路由跳转功能，单击可跳转至不同页面，最右侧按钮可关闭当前除当前页面所在标签外的其他标签。</w:t>
      </w:r>
    </w:p>
    <w:p w:rsidR="004A4CEE" w:rsidRDefault="000F273F">
      <w:pPr>
        <w:adjustRightInd w:val="0"/>
        <w:snapToGrid w:val="0"/>
        <w:spacing w:line="360" w:lineRule="auto"/>
        <w:ind w:firstLineChars="200" w:firstLine="480"/>
        <w:rPr>
          <w:color w:val="000000"/>
          <w:sz w:val="24"/>
          <w:szCs w:val="24"/>
        </w:rPr>
      </w:pPr>
      <w:proofErr w:type="spellStart"/>
      <w:r>
        <w:rPr>
          <w:rFonts w:hint="eastAsia"/>
          <w:color w:val="000000"/>
          <w:sz w:val="24"/>
          <w:szCs w:val="24"/>
        </w:rPr>
        <w:t>Sidbar</w:t>
      </w:r>
      <w:proofErr w:type="spellEnd"/>
      <w:r>
        <w:rPr>
          <w:rFonts w:hint="eastAsia"/>
          <w:color w:val="000000"/>
          <w:sz w:val="24"/>
          <w:szCs w:val="24"/>
        </w:rPr>
        <w:t>（侧边栏）：显示页面所有的路由和页面跳转信息。可通过</w:t>
      </w:r>
      <w:r>
        <w:rPr>
          <w:rFonts w:hint="eastAsia"/>
          <w:color w:val="000000"/>
          <w:sz w:val="24"/>
          <w:szCs w:val="24"/>
        </w:rPr>
        <w:t>Header</w:t>
      </w:r>
      <w:r>
        <w:rPr>
          <w:rFonts w:hint="eastAsia"/>
          <w:color w:val="000000"/>
          <w:sz w:val="24"/>
          <w:szCs w:val="24"/>
        </w:rPr>
        <w:t>的最左侧按钮改变显示样式。</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Content</w:t>
      </w:r>
      <w:r>
        <w:rPr>
          <w:rFonts w:hint="eastAsia"/>
          <w:color w:val="000000"/>
          <w:sz w:val="24"/>
          <w:szCs w:val="24"/>
        </w:rPr>
        <w:t>（内容区）：根据页面的不同路由显示不同的内容。</w:t>
      </w:r>
    </w:p>
    <w:p w:rsidR="004A4CEE" w:rsidRDefault="000F273F">
      <w:pPr>
        <w:adjustRightInd w:val="0"/>
        <w:snapToGrid w:val="0"/>
        <w:spacing w:line="360" w:lineRule="auto"/>
        <w:jc w:val="center"/>
      </w:pPr>
      <w:r>
        <w:rPr>
          <w:noProof/>
        </w:rPr>
        <w:drawing>
          <wp:inline distT="0" distB="0" distL="114300" distR="114300">
            <wp:extent cx="3634105" cy="1623060"/>
            <wp:effectExtent l="0" t="0" r="4445" b="0"/>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50"/>
                    <a:stretch>
                      <a:fillRect/>
                    </a:stretch>
                  </pic:blipFill>
                  <pic:spPr>
                    <a:xfrm>
                      <a:off x="0" y="0"/>
                      <a:ext cx="3645222" cy="1628025"/>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5-2 </w:t>
      </w:r>
      <w:r>
        <w:rPr>
          <w:rFonts w:hint="eastAsia"/>
          <w:szCs w:val="21"/>
        </w:rPr>
        <w:t>页面区域说明</w:t>
      </w:r>
      <w:bookmarkStart w:id="297" w:name="_Toc4071_WPSOffice_Level3"/>
      <w:bookmarkStart w:id="298" w:name="_Toc13989"/>
      <w:bookmarkStart w:id="299" w:name="_Toc511632135"/>
      <w:bookmarkStart w:id="300" w:name="_Toc30042"/>
      <w:bookmarkStart w:id="301" w:name="_Toc11005755"/>
      <w:bookmarkStart w:id="302" w:name="_Toc485497951"/>
      <w:bookmarkStart w:id="303" w:name="_Toc11006453"/>
      <w:bookmarkStart w:id="304" w:name="_Toc511632194"/>
      <w:bookmarkStart w:id="305" w:name="_Toc10450210"/>
    </w:p>
    <w:p w:rsidR="004A4CEE" w:rsidRDefault="000F273F">
      <w:pPr>
        <w:pStyle w:val="2"/>
      </w:pPr>
      <w:bookmarkStart w:id="306" w:name="_Toc485497949"/>
      <w:bookmarkStart w:id="307" w:name="_Toc511632192"/>
      <w:bookmarkStart w:id="308" w:name="_Toc16484"/>
      <w:bookmarkStart w:id="309" w:name="_Toc10450213"/>
      <w:bookmarkStart w:id="310" w:name="_Toc511632133"/>
      <w:bookmarkStart w:id="311" w:name="_Toc14400_WPSOffice_Level3"/>
      <w:bookmarkStart w:id="312" w:name="_Toc11006456"/>
      <w:bookmarkStart w:id="313" w:name="_Toc31223"/>
      <w:bookmarkStart w:id="314" w:name="_Toc11005758"/>
      <w:bookmarkStart w:id="315" w:name="_Toc1841"/>
      <w:r>
        <w:rPr>
          <w:rFonts w:hint="eastAsia"/>
        </w:rPr>
        <w:lastRenderedPageBreak/>
        <w:t xml:space="preserve">5.2 </w:t>
      </w:r>
      <w:bookmarkEnd w:id="306"/>
      <w:r>
        <w:rPr>
          <w:rFonts w:hint="eastAsia"/>
        </w:rPr>
        <w:t>测量中心模块</w:t>
      </w:r>
      <w:bookmarkEnd w:id="307"/>
      <w:bookmarkEnd w:id="308"/>
      <w:bookmarkEnd w:id="309"/>
      <w:bookmarkEnd w:id="310"/>
      <w:bookmarkEnd w:id="311"/>
      <w:bookmarkEnd w:id="312"/>
      <w:bookmarkEnd w:id="313"/>
      <w:bookmarkEnd w:id="314"/>
      <w:bookmarkEnd w:id="315"/>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测量中心主要有温度测量、湿度测量，以水位测量，有毒气体检测，重金属含量测量，位移测量等模块。</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WebSocket</w:t>
      </w:r>
      <w:r>
        <w:rPr>
          <w:rFonts w:hint="eastAsia"/>
          <w:color w:val="000000"/>
          <w:sz w:val="24"/>
          <w:szCs w:val="24"/>
        </w:rPr>
        <w:t>链接：在客户端第一次访问该服务器时，会建立一个长连接，服务器保存所有客户端的会话，当测量值发生变化时，服务器将变化数据推送给所有保持链接的客户端，不需要客户端主动向服务器发送请求。客户</w:t>
      </w:r>
      <w:r>
        <w:rPr>
          <w:rFonts w:hint="eastAsia"/>
          <w:color w:val="000000"/>
          <w:sz w:val="24"/>
          <w:szCs w:val="24"/>
        </w:rPr>
        <w:t>端会通过</w:t>
      </w:r>
      <w:proofErr w:type="spellStart"/>
      <w:r>
        <w:rPr>
          <w:rFonts w:hint="eastAsia"/>
          <w:color w:val="000000"/>
          <w:sz w:val="24"/>
          <w:szCs w:val="24"/>
        </w:rPr>
        <w:t>onmessage</w:t>
      </w:r>
      <w:proofErr w:type="spellEnd"/>
      <w:r>
        <w:rPr>
          <w:rFonts w:hint="eastAsia"/>
          <w:color w:val="000000"/>
          <w:sz w:val="24"/>
          <w:szCs w:val="24"/>
        </w:rPr>
        <w:t>监听数据变化，并根据不同类别信息，分发到不同页面，动态更新图表信息。在传统的客户端轮询请求服务器时，一般会携带较多的无用信息，如</w:t>
      </w:r>
      <w:r>
        <w:rPr>
          <w:rFonts w:hint="eastAsia"/>
          <w:color w:val="000000"/>
          <w:sz w:val="24"/>
          <w:szCs w:val="24"/>
        </w:rPr>
        <w:t>header</w:t>
      </w:r>
      <w:r>
        <w:rPr>
          <w:rFonts w:hint="eastAsia"/>
          <w:color w:val="000000"/>
          <w:sz w:val="24"/>
          <w:szCs w:val="24"/>
        </w:rPr>
        <w:t>等认证信息等，当客户端数量较多时，服务器会在短时间内接收到大量请求，极大的消耗服务器和数据库的资源。在使用</w:t>
      </w:r>
      <w:proofErr w:type="spellStart"/>
      <w:r>
        <w:rPr>
          <w:rFonts w:hint="eastAsia"/>
          <w:color w:val="000000"/>
          <w:sz w:val="24"/>
          <w:szCs w:val="24"/>
        </w:rPr>
        <w:t>webtoken</w:t>
      </w:r>
      <w:proofErr w:type="spellEnd"/>
      <w:r>
        <w:rPr>
          <w:rFonts w:hint="eastAsia"/>
          <w:color w:val="000000"/>
          <w:sz w:val="24"/>
          <w:szCs w:val="24"/>
        </w:rPr>
        <w:t>传输数据时，只传递数据，无需其他冗余信息，极大地减轻服务器的压力。</w:t>
      </w:r>
    </w:p>
    <w:p w:rsidR="004A4CEE" w:rsidRDefault="000F273F">
      <w:pPr>
        <w:adjustRightInd w:val="0"/>
        <w:snapToGrid w:val="0"/>
        <w:spacing w:line="360" w:lineRule="auto"/>
        <w:ind w:firstLineChars="200" w:firstLine="420"/>
        <w:rPr>
          <w:color w:val="000000"/>
          <w:sz w:val="24"/>
          <w:szCs w:val="24"/>
        </w:rPr>
      </w:pPr>
      <w:r>
        <w:rPr>
          <w:noProof/>
        </w:rP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1"/>
                    <a:stretch>
                      <a:fillRect/>
                    </a:stretch>
                  </pic:blipFill>
                  <pic:spPr>
                    <a:xfrm>
                      <a:off x="0" y="0"/>
                      <a:ext cx="5274310" cy="217360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3</w:t>
      </w:r>
      <w:r>
        <w:rPr>
          <w:rFonts w:hint="eastAsia"/>
          <w:szCs w:val="21"/>
        </w:rPr>
        <w:t xml:space="preserve"> </w:t>
      </w:r>
      <w:r>
        <w:rPr>
          <w:rFonts w:hint="eastAsia"/>
          <w:szCs w:val="21"/>
        </w:rPr>
        <w:t>服务器向所有客户端推送数据</w:t>
      </w:r>
    </w:p>
    <w:p w:rsidR="004A4CEE" w:rsidRDefault="000F273F">
      <w:pPr>
        <w:adjustRightInd w:val="0"/>
        <w:snapToGrid w:val="0"/>
        <w:spacing w:line="360" w:lineRule="auto"/>
        <w:ind w:firstLineChars="200" w:firstLine="420"/>
      </w:pPr>
      <w:r>
        <w:rPr>
          <w:noProof/>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2"/>
                    <a:stretch>
                      <a:fillRect/>
                    </a:stretch>
                  </pic:blipFill>
                  <pic:spPr>
                    <a:xfrm>
                      <a:off x="0" y="0"/>
                      <a:ext cx="5269865" cy="2764790"/>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4</w:t>
      </w:r>
      <w:r>
        <w:rPr>
          <w:rFonts w:hint="eastAsia"/>
          <w:szCs w:val="21"/>
        </w:rPr>
        <w:t xml:space="preserve"> </w:t>
      </w:r>
      <w:r>
        <w:rPr>
          <w:rFonts w:hint="eastAsia"/>
          <w:szCs w:val="21"/>
        </w:rPr>
        <w:t>客户端接收消息并分发给不同组件</w:t>
      </w:r>
    </w:p>
    <w:p w:rsidR="004A4CEE" w:rsidRDefault="000F273F">
      <w:pPr>
        <w:adjustRightInd w:val="0"/>
        <w:snapToGrid w:val="0"/>
        <w:spacing w:line="360" w:lineRule="auto"/>
        <w:ind w:firstLineChars="200" w:firstLine="480"/>
      </w:pPr>
      <w:r>
        <w:rPr>
          <w:rFonts w:hint="eastAsia"/>
          <w:color w:val="000000"/>
          <w:sz w:val="24"/>
          <w:szCs w:val="24"/>
        </w:rPr>
        <w:lastRenderedPageBreak/>
        <w:t>报表导出：使用了</w:t>
      </w:r>
      <w:r>
        <w:rPr>
          <w:rFonts w:hint="eastAsia"/>
          <w:color w:val="000000"/>
          <w:sz w:val="24"/>
          <w:szCs w:val="24"/>
        </w:rPr>
        <w:t>POI</w:t>
      </w:r>
      <w:r>
        <w:rPr>
          <w:rFonts w:hint="eastAsia"/>
          <w:color w:val="000000"/>
          <w:sz w:val="24"/>
          <w:szCs w:val="24"/>
        </w:rPr>
        <w:t>的</w:t>
      </w:r>
      <w:r>
        <w:rPr>
          <w:rFonts w:hint="eastAsia"/>
          <w:color w:val="000000"/>
          <w:sz w:val="24"/>
          <w:szCs w:val="24"/>
        </w:rPr>
        <w:t>Java</w:t>
      </w:r>
      <w:r>
        <w:rPr>
          <w:rFonts w:hint="eastAsia"/>
          <w:color w:val="000000"/>
          <w:sz w:val="24"/>
          <w:szCs w:val="24"/>
        </w:rPr>
        <w:t>的</w:t>
      </w:r>
      <w:r>
        <w:rPr>
          <w:rFonts w:hint="eastAsia"/>
          <w:color w:val="000000"/>
          <w:sz w:val="24"/>
          <w:szCs w:val="24"/>
        </w:rPr>
        <w:t>API</w:t>
      </w:r>
      <w:r>
        <w:rPr>
          <w:rFonts w:hint="eastAsia"/>
          <w:color w:val="000000"/>
          <w:sz w:val="24"/>
          <w:szCs w:val="24"/>
        </w:rPr>
        <w:t>进行操作</w:t>
      </w:r>
      <w:r>
        <w:rPr>
          <w:rFonts w:hint="eastAsia"/>
          <w:color w:val="000000"/>
          <w:sz w:val="24"/>
          <w:szCs w:val="24"/>
        </w:rPr>
        <w:t>Excel</w:t>
      </w:r>
      <w:r>
        <w:rPr>
          <w:rFonts w:hint="eastAsia"/>
          <w:color w:val="000000"/>
          <w:sz w:val="24"/>
          <w:szCs w:val="24"/>
        </w:rPr>
        <w:t>，通过读取</w:t>
      </w:r>
      <w:r>
        <w:rPr>
          <w:rFonts w:hint="eastAsia"/>
          <w:color w:val="000000"/>
          <w:sz w:val="24"/>
          <w:szCs w:val="24"/>
        </w:rPr>
        <w:t>后台模板文件，将通过反射获取每个表格的特定数据，将数据写入指定单元格，并一一对应。具体步骤如下：</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将数据与表头信息关联，首先在字段上加</w:t>
      </w:r>
      <w:r>
        <w:rPr>
          <w:rFonts w:hint="eastAsia"/>
          <w:sz w:val="24"/>
          <w:szCs w:val="24"/>
        </w:rPr>
        <w:t>@</w:t>
      </w:r>
      <w:proofErr w:type="spellStart"/>
      <w:r>
        <w:rPr>
          <w:rFonts w:hint="eastAsia"/>
          <w:sz w:val="24"/>
          <w:szCs w:val="24"/>
        </w:rPr>
        <w:t>ApiModelProperty</w:t>
      </w:r>
      <w:proofErr w:type="spellEnd"/>
      <w:r>
        <w:rPr>
          <w:rFonts w:hint="eastAsia"/>
          <w:sz w:val="24"/>
          <w:szCs w:val="24"/>
        </w:rPr>
        <w:t>注解，使其</w:t>
      </w:r>
      <w:r>
        <w:rPr>
          <w:rFonts w:hint="eastAsia"/>
          <w:sz w:val="24"/>
          <w:szCs w:val="24"/>
        </w:rPr>
        <w:t>value</w:t>
      </w:r>
      <w:r>
        <w:rPr>
          <w:rFonts w:hint="eastAsia"/>
          <w:sz w:val="24"/>
          <w:szCs w:val="24"/>
        </w:rPr>
        <w:t>属性的值与导出的模板文件的表</w:t>
      </w:r>
      <w:proofErr w:type="gramStart"/>
      <w:r>
        <w:rPr>
          <w:rFonts w:hint="eastAsia"/>
          <w:sz w:val="24"/>
          <w:szCs w:val="24"/>
        </w:rPr>
        <w:t>头数据</w:t>
      </w:r>
      <w:proofErr w:type="gramEnd"/>
      <w:r>
        <w:rPr>
          <w:rFonts w:hint="eastAsia"/>
          <w:sz w:val="24"/>
          <w:szCs w:val="24"/>
        </w:rPr>
        <w:t>相同。</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通过</w:t>
      </w:r>
      <w:r>
        <w:rPr>
          <w:rFonts w:hint="eastAsia"/>
          <w:sz w:val="24"/>
          <w:szCs w:val="24"/>
        </w:rPr>
        <w:t>java</w:t>
      </w:r>
      <w:r>
        <w:rPr>
          <w:rFonts w:hint="eastAsia"/>
          <w:sz w:val="24"/>
          <w:szCs w:val="24"/>
        </w:rPr>
        <w:t>反射得到</w:t>
      </w:r>
      <w:r>
        <w:rPr>
          <w:rFonts w:hint="eastAsia"/>
          <w:sz w:val="24"/>
          <w:szCs w:val="24"/>
        </w:rPr>
        <w:t>@</w:t>
      </w:r>
      <w:proofErr w:type="spellStart"/>
      <w:r>
        <w:rPr>
          <w:rFonts w:hint="eastAsia"/>
          <w:sz w:val="24"/>
          <w:szCs w:val="24"/>
        </w:rPr>
        <w:t>ApiModelProperty</w:t>
      </w:r>
      <w:proofErr w:type="spellEnd"/>
      <w:r>
        <w:rPr>
          <w:rFonts w:hint="eastAsia"/>
          <w:sz w:val="24"/>
          <w:szCs w:val="24"/>
        </w:rPr>
        <w:t>的</w:t>
      </w:r>
      <w:r>
        <w:rPr>
          <w:rFonts w:hint="eastAsia"/>
          <w:sz w:val="24"/>
          <w:szCs w:val="24"/>
        </w:rPr>
        <w:t>value</w:t>
      </w:r>
      <w:r>
        <w:rPr>
          <w:rFonts w:hint="eastAsia"/>
          <w:sz w:val="24"/>
          <w:szCs w:val="24"/>
        </w:rPr>
        <w:t>注解的值</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读取</w:t>
      </w:r>
      <w:r>
        <w:rPr>
          <w:rFonts w:hint="eastAsia"/>
          <w:sz w:val="24"/>
          <w:szCs w:val="24"/>
        </w:rPr>
        <w:t>Excel</w:t>
      </w:r>
      <w:r>
        <w:rPr>
          <w:rFonts w:hint="eastAsia"/>
          <w:sz w:val="24"/>
          <w:szCs w:val="24"/>
        </w:rPr>
        <w:t>模板文件，读取特定</w:t>
      </w:r>
      <w:r>
        <w:rPr>
          <w:rFonts w:hint="eastAsia"/>
          <w:sz w:val="24"/>
          <w:szCs w:val="24"/>
        </w:rPr>
        <w:t>Excel</w:t>
      </w:r>
      <w:r>
        <w:rPr>
          <w:rFonts w:hint="eastAsia"/>
          <w:sz w:val="24"/>
          <w:szCs w:val="24"/>
        </w:rPr>
        <w:t>的</w:t>
      </w:r>
      <w:r>
        <w:rPr>
          <w:rFonts w:hint="eastAsia"/>
          <w:sz w:val="24"/>
          <w:szCs w:val="24"/>
        </w:rPr>
        <w:t>sheet</w:t>
      </w:r>
      <w:r>
        <w:rPr>
          <w:rFonts w:hint="eastAsia"/>
          <w:sz w:val="24"/>
          <w:szCs w:val="24"/>
        </w:rPr>
        <w:t>页。</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将数据写入对应单元格。</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给单元格写入样式（字体，对齐方式，单元格边框等样式）。</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导出</w:t>
      </w:r>
      <w:r>
        <w:rPr>
          <w:rFonts w:hint="eastAsia"/>
          <w:sz w:val="24"/>
          <w:szCs w:val="24"/>
        </w:rPr>
        <w:t>excel</w:t>
      </w:r>
      <w:r>
        <w:rPr>
          <w:rFonts w:hint="eastAsia"/>
          <w:sz w:val="24"/>
          <w:szCs w:val="24"/>
        </w:rPr>
        <w:t>文件。</w:t>
      </w:r>
    </w:p>
    <w:p w:rsidR="004A4CEE" w:rsidRDefault="000F273F">
      <w:pPr>
        <w:adjustRightInd w:val="0"/>
        <w:snapToGrid w:val="0"/>
        <w:spacing w:line="360" w:lineRule="auto"/>
        <w:rPr>
          <w:rStyle w:val="af0"/>
        </w:rPr>
      </w:pPr>
      <w:r>
        <w:rPr>
          <w:noProof/>
        </w:rP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3"/>
                    <a:stretch>
                      <a:fillRect/>
                    </a:stretch>
                  </pic:blipFill>
                  <pic:spPr>
                    <a:xfrm>
                      <a:off x="0" y="0"/>
                      <a:ext cx="5274310" cy="2537460"/>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5</w:t>
      </w:r>
      <w:r>
        <w:rPr>
          <w:rFonts w:hint="eastAsia"/>
          <w:szCs w:val="21"/>
        </w:rPr>
        <w:t xml:space="preserve"> </w:t>
      </w:r>
      <w:r>
        <w:rPr>
          <w:rFonts w:hint="eastAsia"/>
          <w:szCs w:val="21"/>
        </w:rPr>
        <w:t>在导出字段上加</w:t>
      </w:r>
      <w:r>
        <w:rPr>
          <w:rFonts w:hint="eastAsia"/>
          <w:szCs w:val="21"/>
        </w:rPr>
        <w:t>@</w:t>
      </w:r>
      <w:proofErr w:type="spellStart"/>
      <w:r>
        <w:rPr>
          <w:rFonts w:hint="eastAsia"/>
          <w:szCs w:val="21"/>
        </w:rPr>
        <w:t>ApiModelProperty</w:t>
      </w:r>
      <w:proofErr w:type="spellEnd"/>
      <w:r>
        <w:rPr>
          <w:rFonts w:hint="eastAsia"/>
          <w:szCs w:val="21"/>
        </w:rPr>
        <w:t>注解，并设置</w:t>
      </w:r>
      <w:r>
        <w:rPr>
          <w:rFonts w:hint="eastAsia"/>
          <w:szCs w:val="21"/>
        </w:rPr>
        <w:t>value</w:t>
      </w:r>
      <w:r>
        <w:rPr>
          <w:rFonts w:hint="eastAsia"/>
          <w:szCs w:val="21"/>
        </w:rPr>
        <w:t>属性</w:t>
      </w:r>
    </w:p>
    <w:p w:rsidR="004A4CEE" w:rsidRDefault="004A4CEE">
      <w:pPr>
        <w:adjustRightInd w:val="0"/>
        <w:snapToGrid w:val="0"/>
        <w:spacing w:line="360" w:lineRule="auto"/>
        <w:ind w:firstLineChars="200" w:firstLine="420"/>
        <w:jc w:val="center"/>
        <w:rPr>
          <w:szCs w:val="21"/>
        </w:rPr>
      </w:pPr>
    </w:p>
    <w:p w:rsidR="004A4CEE" w:rsidRDefault="000F273F">
      <w:pPr>
        <w:adjustRightInd w:val="0"/>
        <w:snapToGrid w:val="0"/>
        <w:spacing w:line="360" w:lineRule="auto"/>
        <w:rPr>
          <w:rStyle w:val="af0"/>
        </w:rPr>
      </w:pPr>
      <w:r>
        <w:rPr>
          <w:noProof/>
        </w:rPr>
        <w:drawing>
          <wp:inline distT="0" distB="0" distL="0" distR="0">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4"/>
                    <a:stretch>
                      <a:fillRect/>
                    </a:stretch>
                  </pic:blipFill>
                  <pic:spPr>
                    <a:xfrm>
                      <a:off x="0" y="0"/>
                      <a:ext cx="5274310" cy="243395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6</w:t>
      </w:r>
      <w:r>
        <w:rPr>
          <w:rFonts w:hint="eastAsia"/>
          <w:szCs w:val="21"/>
        </w:rPr>
        <w:t xml:space="preserve"> </w:t>
      </w:r>
      <w:r>
        <w:rPr>
          <w:rFonts w:hint="eastAsia"/>
          <w:szCs w:val="21"/>
        </w:rPr>
        <w:t>通过反射读取注解的</w:t>
      </w:r>
      <w:r>
        <w:rPr>
          <w:rFonts w:hint="eastAsia"/>
          <w:szCs w:val="21"/>
        </w:rPr>
        <w:t>value</w:t>
      </w:r>
      <w:r>
        <w:rPr>
          <w:rFonts w:hint="eastAsia"/>
          <w:szCs w:val="21"/>
        </w:rPr>
        <w:t>属性值</w:t>
      </w:r>
    </w:p>
    <w:p w:rsidR="004A4CEE" w:rsidRDefault="000F273F">
      <w:pPr>
        <w:adjustRightInd w:val="0"/>
        <w:snapToGrid w:val="0"/>
        <w:spacing w:line="360" w:lineRule="auto"/>
        <w:rPr>
          <w:rStyle w:val="af0"/>
        </w:rPr>
      </w:pPr>
      <w:r>
        <w:rPr>
          <w:noProof/>
        </w:rPr>
        <w:lastRenderedPageBreak/>
        <w:drawing>
          <wp:inline distT="0" distB="0" distL="0" distR="0">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5"/>
                    <a:stretch>
                      <a:fillRect/>
                    </a:stretch>
                  </pic:blipFill>
                  <pic:spPr>
                    <a:xfrm>
                      <a:off x="0" y="0"/>
                      <a:ext cx="5274310" cy="94424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7</w:t>
      </w:r>
      <w:r>
        <w:rPr>
          <w:rFonts w:hint="eastAsia"/>
          <w:szCs w:val="21"/>
        </w:rPr>
        <w:t xml:space="preserve"> </w:t>
      </w:r>
      <w:r>
        <w:rPr>
          <w:rFonts w:hint="eastAsia"/>
          <w:szCs w:val="21"/>
        </w:rPr>
        <w:t>读取</w:t>
      </w:r>
      <w:r>
        <w:rPr>
          <w:rFonts w:hint="eastAsia"/>
          <w:szCs w:val="21"/>
        </w:rPr>
        <w:t>Excel</w:t>
      </w:r>
      <w:r>
        <w:rPr>
          <w:rFonts w:hint="eastAsia"/>
          <w:szCs w:val="21"/>
        </w:rPr>
        <w:t>模板</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rsidR="004A4CEE" w:rsidRDefault="000F273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1</w:t>
      </w:r>
      <w:r>
        <w:rPr>
          <w:rStyle w:val="af0"/>
          <w:rFonts w:hint="eastAsia"/>
          <w:i w:val="0"/>
          <w:iCs w:val="0"/>
          <w:sz w:val="24"/>
          <w:szCs w:val="22"/>
        </w:rPr>
        <w:t>）温度测量模块负责展示实时采集来的温度数据。</w:t>
      </w:r>
    </w:p>
    <w:p w:rsidR="004A4CEE" w:rsidRDefault="000F273F">
      <w:pPr>
        <w:adjustRightInd w:val="0"/>
        <w:snapToGrid w:val="0"/>
        <w:spacing w:line="360" w:lineRule="auto"/>
        <w:ind w:firstLineChars="200" w:firstLine="420"/>
        <w:rPr>
          <w:rStyle w:val="af0"/>
        </w:rPr>
      </w:pPr>
      <w:r>
        <w:rPr>
          <w:noProof/>
        </w:rPr>
        <w:drawing>
          <wp:inline distT="0" distB="0" distL="114300" distR="114300">
            <wp:extent cx="5226685" cy="2398395"/>
            <wp:effectExtent l="0" t="0" r="63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56"/>
                    <a:stretch>
                      <a:fillRect/>
                    </a:stretch>
                  </pic:blipFill>
                  <pic:spPr>
                    <a:xfrm>
                      <a:off x="0" y="0"/>
                      <a:ext cx="5226685" cy="2398395"/>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8</w:t>
      </w:r>
      <w:r>
        <w:rPr>
          <w:rFonts w:hint="eastAsia"/>
          <w:szCs w:val="21"/>
        </w:rPr>
        <w:t xml:space="preserve"> </w:t>
      </w:r>
      <w:r>
        <w:rPr>
          <w:rFonts w:hint="eastAsia"/>
          <w:szCs w:val="21"/>
        </w:rPr>
        <w:t>温度测量</w:t>
      </w:r>
    </w:p>
    <w:p w:rsidR="004A4CEE" w:rsidRDefault="000F273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2</w:t>
      </w:r>
      <w:r>
        <w:rPr>
          <w:rStyle w:val="af0"/>
          <w:rFonts w:hint="eastAsia"/>
          <w:i w:val="0"/>
          <w:iCs w:val="0"/>
          <w:sz w:val="24"/>
          <w:szCs w:val="22"/>
        </w:rPr>
        <w:t>）湿度测量模块负责展示实时采集来的湿度数据。</w:t>
      </w:r>
    </w:p>
    <w:p w:rsidR="004A4CEE" w:rsidRDefault="000F273F">
      <w:pPr>
        <w:adjustRightInd w:val="0"/>
        <w:snapToGrid w:val="0"/>
        <w:spacing w:line="360" w:lineRule="auto"/>
        <w:ind w:firstLineChars="200" w:firstLine="420"/>
        <w:jc w:val="center"/>
        <w:rPr>
          <w:rStyle w:val="af0"/>
        </w:rPr>
      </w:pPr>
      <w:r>
        <w:rPr>
          <w:noProof/>
        </w:rPr>
        <w:drawing>
          <wp:inline distT="0" distB="0" distL="114300" distR="114300">
            <wp:extent cx="4359275" cy="1969770"/>
            <wp:effectExtent l="0" t="0" r="14605" b="1143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57"/>
                    <a:stretch>
                      <a:fillRect/>
                    </a:stretch>
                  </pic:blipFill>
                  <pic:spPr>
                    <a:xfrm>
                      <a:off x="0" y="0"/>
                      <a:ext cx="4359275" cy="1969770"/>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9</w:t>
      </w:r>
      <w:r>
        <w:rPr>
          <w:rFonts w:hint="eastAsia"/>
          <w:szCs w:val="21"/>
        </w:rPr>
        <w:t xml:space="preserve"> </w:t>
      </w:r>
      <w:r>
        <w:rPr>
          <w:rFonts w:hint="eastAsia"/>
          <w:szCs w:val="21"/>
        </w:rPr>
        <w:t>湿度测量</w:t>
      </w:r>
    </w:p>
    <w:p w:rsidR="004A4CEE" w:rsidRDefault="000F273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3</w:t>
      </w:r>
      <w:r>
        <w:rPr>
          <w:rStyle w:val="af0"/>
          <w:rFonts w:hint="eastAsia"/>
          <w:i w:val="0"/>
          <w:iCs w:val="0"/>
          <w:sz w:val="24"/>
          <w:szCs w:val="22"/>
        </w:rPr>
        <w:t>）浸润测量模块负责展示坝体水位线高度和尾矿所在地区的近期降雨量和水流量信息，方便管理人员及时开展防洪防汛工作。</w:t>
      </w:r>
    </w:p>
    <w:p w:rsidR="004A4CEE" w:rsidRDefault="000F273F">
      <w:pPr>
        <w:adjustRightInd w:val="0"/>
        <w:snapToGrid w:val="0"/>
        <w:spacing w:line="360" w:lineRule="auto"/>
        <w:jc w:val="center"/>
        <w:rPr>
          <w:rStyle w:val="af0"/>
          <w:szCs w:val="22"/>
        </w:rPr>
      </w:pPr>
      <w:r>
        <w:rPr>
          <w:noProof/>
        </w:rPr>
        <w:lastRenderedPageBreak/>
        <w:drawing>
          <wp:inline distT="0" distB="0" distL="114300" distR="114300">
            <wp:extent cx="4188460" cy="2072005"/>
            <wp:effectExtent l="0" t="0" r="2540" b="63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58"/>
                    <a:stretch>
                      <a:fillRect/>
                    </a:stretch>
                  </pic:blipFill>
                  <pic:spPr>
                    <a:xfrm>
                      <a:off x="0" y="0"/>
                      <a:ext cx="4188460" cy="2072005"/>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10</w:t>
      </w:r>
      <w:r>
        <w:rPr>
          <w:rFonts w:hint="eastAsia"/>
          <w:szCs w:val="21"/>
        </w:rPr>
        <w:t xml:space="preserve"> </w:t>
      </w:r>
      <w:r>
        <w:rPr>
          <w:rFonts w:hint="eastAsia"/>
          <w:szCs w:val="21"/>
        </w:rPr>
        <w:t>浸润测量</w:t>
      </w:r>
    </w:p>
    <w:p w:rsidR="004A4CEE" w:rsidRDefault="000F273F">
      <w:pPr>
        <w:adjustRightInd w:val="0"/>
        <w:snapToGrid w:val="0"/>
        <w:spacing w:line="360" w:lineRule="auto"/>
        <w:ind w:firstLineChars="200" w:firstLine="480"/>
        <w:rPr>
          <w:rStyle w:val="af0"/>
          <w:i w:val="0"/>
          <w:iCs w:val="0"/>
          <w:sz w:val="24"/>
        </w:rPr>
      </w:pPr>
      <w:r>
        <w:rPr>
          <w:rStyle w:val="af0"/>
          <w:rFonts w:hint="eastAsia"/>
          <w:i w:val="0"/>
          <w:iCs w:val="0"/>
          <w:sz w:val="24"/>
        </w:rPr>
        <w:t>（</w:t>
      </w:r>
      <w:r>
        <w:rPr>
          <w:rStyle w:val="af0"/>
          <w:rFonts w:hint="eastAsia"/>
          <w:i w:val="0"/>
          <w:iCs w:val="0"/>
          <w:sz w:val="24"/>
        </w:rPr>
        <w:t>4</w:t>
      </w:r>
      <w:r>
        <w:rPr>
          <w:rStyle w:val="af0"/>
          <w:rFonts w:hint="eastAsia"/>
          <w:i w:val="0"/>
          <w:iCs w:val="0"/>
          <w:sz w:val="24"/>
        </w:rPr>
        <w:t>）金气测量模块负责展示坝体有毒有害气体占比和重金属元素含量，帮助工作人员及时排除危险，避免不必要的人员伤害，可对各个子项设置不同的阈值。</w:t>
      </w:r>
    </w:p>
    <w:p w:rsidR="004A4CEE" w:rsidRDefault="000F273F">
      <w:pPr>
        <w:adjustRightInd w:val="0"/>
        <w:snapToGrid w:val="0"/>
        <w:spacing w:line="360" w:lineRule="auto"/>
        <w:jc w:val="center"/>
        <w:rPr>
          <w:rStyle w:val="af0"/>
          <w:sz w:val="24"/>
        </w:rPr>
      </w:pPr>
      <w:r>
        <w:rPr>
          <w:noProof/>
        </w:rPr>
        <w:drawing>
          <wp:inline distT="0" distB="0" distL="114300" distR="114300">
            <wp:extent cx="4041792" cy="2004060"/>
            <wp:effectExtent l="0" t="0" r="0"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59"/>
                    <a:stretch>
                      <a:fillRect/>
                    </a:stretch>
                  </pic:blipFill>
                  <pic:spPr>
                    <a:xfrm>
                      <a:off x="0" y="0"/>
                      <a:ext cx="4043055" cy="2004686"/>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Pr>
          <w:szCs w:val="21"/>
        </w:rPr>
        <w:t>1</w:t>
      </w:r>
      <w:r>
        <w:rPr>
          <w:rFonts w:hint="eastAsia"/>
          <w:szCs w:val="21"/>
        </w:rPr>
        <w:t xml:space="preserve"> </w:t>
      </w:r>
      <w:r>
        <w:rPr>
          <w:rFonts w:hint="eastAsia"/>
          <w:szCs w:val="21"/>
        </w:rPr>
        <w:t>金气测量</w:t>
      </w:r>
    </w:p>
    <w:p w:rsidR="004A4CEE" w:rsidRDefault="000F273F">
      <w:pPr>
        <w:adjustRightInd w:val="0"/>
        <w:snapToGrid w:val="0"/>
        <w:spacing w:line="360" w:lineRule="auto"/>
        <w:ind w:firstLineChars="200" w:firstLine="480"/>
        <w:rPr>
          <w:rStyle w:val="af0"/>
          <w:i w:val="0"/>
          <w:iCs w:val="0"/>
          <w:sz w:val="24"/>
        </w:rPr>
      </w:pPr>
      <w:r>
        <w:rPr>
          <w:rStyle w:val="af0"/>
          <w:rFonts w:hint="eastAsia"/>
          <w:i w:val="0"/>
          <w:iCs w:val="0"/>
          <w:sz w:val="24"/>
        </w:rPr>
        <w:t>（</w:t>
      </w:r>
      <w:r>
        <w:rPr>
          <w:rStyle w:val="af0"/>
          <w:rFonts w:hint="eastAsia"/>
          <w:i w:val="0"/>
          <w:iCs w:val="0"/>
          <w:sz w:val="24"/>
        </w:rPr>
        <w:t>5</w:t>
      </w:r>
      <w:r>
        <w:rPr>
          <w:rStyle w:val="af0"/>
          <w:rFonts w:hint="eastAsia"/>
          <w:i w:val="0"/>
          <w:iCs w:val="0"/>
          <w:sz w:val="24"/>
        </w:rPr>
        <w:t>）位移测量模块负责展示坝体多个点的坝体位移</w:t>
      </w:r>
      <w:r>
        <w:rPr>
          <w:rStyle w:val="af0"/>
          <w:rFonts w:hint="eastAsia"/>
          <w:i w:val="0"/>
          <w:iCs w:val="0"/>
          <w:sz w:val="24"/>
        </w:rPr>
        <w:t>x</w:t>
      </w:r>
      <w:r>
        <w:rPr>
          <w:rStyle w:val="af0"/>
          <w:rFonts w:hint="eastAsia"/>
          <w:i w:val="0"/>
          <w:iCs w:val="0"/>
          <w:sz w:val="24"/>
        </w:rPr>
        <w:t>，</w:t>
      </w:r>
      <w:r>
        <w:rPr>
          <w:rStyle w:val="af0"/>
          <w:rFonts w:hint="eastAsia"/>
          <w:i w:val="0"/>
          <w:iCs w:val="0"/>
          <w:sz w:val="24"/>
        </w:rPr>
        <w:t>y</w:t>
      </w:r>
      <w:r>
        <w:rPr>
          <w:rStyle w:val="af0"/>
          <w:rFonts w:hint="eastAsia"/>
          <w:i w:val="0"/>
          <w:iCs w:val="0"/>
          <w:sz w:val="24"/>
        </w:rPr>
        <w:t>，</w:t>
      </w:r>
      <w:r>
        <w:rPr>
          <w:rStyle w:val="af0"/>
          <w:rFonts w:hint="eastAsia"/>
          <w:i w:val="0"/>
          <w:iCs w:val="0"/>
          <w:sz w:val="24"/>
        </w:rPr>
        <w:t>z</w:t>
      </w:r>
      <w:r>
        <w:rPr>
          <w:rStyle w:val="af0"/>
          <w:rFonts w:hint="eastAsia"/>
          <w:i w:val="0"/>
          <w:iCs w:val="0"/>
          <w:sz w:val="24"/>
        </w:rPr>
        <w:t>各个轴线上位移的变化情况。数据实时更新，可同时显示本次测量和上次测量的值。</w:t>
      </w:r>
    </w:p>
    <w:p w:rsidR="004A4CEE" w:rsidRDefault="000F273F" w:rsidP="00CC1B9F">
      <w:pPr>
        <w:adjustRightInd w:val="0"/>
        <w:snapToGrid w:val="0"/>
        <w:spacing w:line="360" w:lineRule="auto"/>
        <w:jc w:val="center"/>
        <w:rPr>
          <w:rStyle w:val="af0"/>
          <w:sz w:val="24"/>
        </w:rPr>
      </w:pPr>
      <w:r>
        <w:rPr>
          <w:noProof/>
        </w:rPr>
        <w:drawing>
          <wp:inline distT="0" distB="0" distL="114300" distR="114300">
            <wp:extent cx="4118453" cy="2072640"/>
            <wp:effectExtent l="0" t="0" r="0" b="381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60"/>
                    <a:stretch>
                      <a:fillRect/>
                    </a:stretch>
                  </pic:blipFill>
                  <pic:spPr>
                    <a:xfrm>
                      <a:off x="0" y="0"/>
                      <a:ext cx="4132760" cy="2079840"/>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Pr>
          <w:szCs w:val="21"/>
        </w:rPr>
        <w:t>2</w:t>
      </w:r>
      <w:r>
        <w:rPr>
          <w:rFonts w:hint="eastAsia"/>
          <w:szCs w:val="21"/>
        </w:rPr>
        <w:t xml:space="preserve"> </w:t>
      </w:r>
      <w:r>
        <w:rPr>
          <w:rFonts w:hint="eastAsia"/>
          <w:szCs w:val="21"/>
        </w:rPr>
        <w:t>位移测量</w:t>
      </w:r>
    </w:p>
    <w:p w:rsidR="004A4CEE" w:rsidRDefault="000F273F">
      <w:pPr>
        <w:pStyle w:val="2"/>
      </w:pPr>
      <w:bookmarkStart w:id="316" w:name="_Toc511632136"/>
      <w:bookmarkStart w:id="317" w:name="_Toc11006457"/>
      <w:bookmarkStart w:id="318" w:name="_Toc30053"/>
      <w:bookmarkStart w:id="319" w:name="_Toc19687_WPSOffice_Level3"/>
      <w:bookmarkStart w:id="320" w:name="_Toc12049"/>
      <w:bookmarkStart w:id="321" w:name="_Toc11005759"/>
      <w:bookmarkStart w:id="322" w:name="_Toc485497952"/>
      <w:bookmarkStart w:id="323" w:name="_Toc10450214"/>
      <w:bookmarkStart w:id="324" w:name="_Toc511632195"/>
      <w:bookmarkStart w:id="325" w:name="_Toc10659"/>
      <w:r>
        <w:rPr>
          <w:rFonts w:hint="eastAsia"/>
        </w:rPr>
        <w:lastRenderedPageBreak/>
        <w:t>5.</w:t>
      </w:r>
      <w:r>
        <w:t>3</w:t>
      </w:r>
      <w:r>
        <w:rPr>
          <w:rFonts w:hint="eastAsia"/>
        </w:rPr>
        <w:t>系统管理模块</w:t>
      </w:r>
      <w:bookmarkEnd w:id="316"/>
      <w:bookmarkEnd w:id="317"/>
      <w:bookmarkEnd w:id="318"/>
      <w:bookmarkEnd w:id="319"/>
      <w:bookmarkEnd w:id="320"/>
      <w:bookmarkEnd w:id="321"/>
      <w:bookmarkEnd w:id="322"/>
      <w:bookmarkEnd w:id="323"/>
      <w:bookmarkEnd w:id="324"/>
      <w:bookmarkEnd w:id="325"/>
    </w:p>
    <w:p w:rsidR="004A4CEE" w:rsidRDefault="000F273F">
      <w:pPr>
        <w:adjustRightInd w:val="0"/>
        <w:snapToGrid w:val="0"/>
        <w:spacing w:line="360" w:lineRule="auto"/>
        <w:ind w:firstLineChars="200" w:firstLine="48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p>
    <w:p w:rsidR="004A4CEE" w:rsidRDefault="000F273F">
      <w:pPr>
        <w:widowControl/>
        <w:adjustRightInd w:val="0"/>
        <w:snapToGrid w:val="0"/>
        <w:rPr>
          <w:rStyle w:val="af0"/>
          <w:i w:val="0"/>
          <w:iCs w:val="0"/>
          <w:kern w:val="0"/>
          <w:sz w:val="24"/>
        </w:rPr>
      </w:pPr>
      <w:r>
        <w:rPr>
          <w:noProof/>
        </w:rP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61"/>
                    <a:stretch>
                      <a:fillRect/>
                    </a:stretch>
                  </pic:blipFill>
                  <pic:spPr>
                    <a:xfrm>
                      <a:off x="0" y="0"/>
                      <a:ext cx="5263515" cy="2592070"/>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Pr>
          <w:szCs w:val="21"/>
        </w:rPr>
        <w:t>3</w:t>
      </w:r>
      <w:r>
        <w:rPr>
          <w:rFonts w:hint="eastAsia"/>
          <w:szCs w:val="21"/>
        </w:rPr>
        <w:t xml:space="preserve"> </w:t>
      </w:r>
      <w:r>
        <w:rPr>
          <w:rFonts w:hint="eastAsia"/>
          <w:szCs w:val="21"/>
        </w:rPr>
        <w:t>系统管理页面图</w:t>
      </w:r>
    </w:p>
    <w:p w:rsidR="004A4CEE" w:rsidRDefault="000F273F">
      <w:pPr>
        <w:pStyle w:val="2"/>
      </w:pPr>
      <w:bookmarkStart w:id="326" w:name="_Toc24793"/>
      <w:bookmarkStart w:id="327" w:name="_Toc511632193"/>
      <w:bookmarkStart w:id="328" w:name="_Toc511632134"/>
      <w:bookmarkStart w:id="329" w:name="_Toc11006454"/>
      <w:bookmarkStart w:id="330" w:name="_Toc485497950"/>
      <w:bookmarkStart w:id="331" w:name="_Toc28685_WPSOffice_Level3"/>
      <w:bookmarkStart w:id="332" w:name="_Toc10450211"/>
      <w:bookmarkStart w:id="333" w:name="_Toc11005756"/>
      <w:bookmarkStart w:id="334" w:name="_Toc16503"/>
      <w:bookmarkStart w:id="335" w:name="_Toc8674"/>
      <w:bookmarkEnd w:id="297"/>
      <w:bookmarkEnd w:id="298"/>
      <w:bookmarkEnd w:id="299"/>
      <w:bookmarkEnd w:id="300"/>
      <w:bookmarkEnd w:id="301"/>
      <w:bookmarkEnd w:id="302"/>
      <w:bookmarkEnd w:id="303"/>
      <w:bookmarkEnd w:id="304"/>
      <w:bookmarkEnd w:id="305"/>
      <w:r>
        <w:rPr>
          <w:rFonts w:hint="eastAsia"/>
        </w:rPr>
        <w:t>5.4</w:t>
      </w:r>
      <w:r>
        <w:rPr>
          <w:rFonts w:hint="eastAsia"/>
        </w:rPr>
        <w:t>视频监控模块</w:t>
      </w:r>
      <w:bookmarkEnd w:id="326"/>
      <w:bookmarkEnd w:id="327"/>
      <w:bookmarkEnd w:id="328"/>
      <w:bookmarkEnd w:id="329"/>
      <w:bookmarkEnd w:id="330"/>
      <w:bookmarkEnd w:id="331"/>
      <w:bookmarkEnd w:id="332"/>
      <w:bookmarkEnd w:id="333"/>
      <w:bookmarkEnd w:id="334"/>
      <w:bookmarkEnd w:id="335"/>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视频监控模块的功能主要提供监控功能。帮助企业管理人员实时查看和监控尾矿库的各种信息。</w:t>
      </w:r>
    </w:p>
    <w:p w:rsidR="004A4CEE" w:rsidRDefault="000F273F">
      <w:pPr>
        <w:adjustRightInd w:val="0"/>
        <w:snapToGrid w:val="0"/>
        <w:spacing w:line="360" w:lineRule="auto"/>
        <w:jc w:val="center"/>
      </w:pPr>
      <w:r>
        <w:rPr>
          <w:rFonts w:hint="eastAsia"/>
          <w:noProof/>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62"/>
                    <a:stretch>
                      <a:fillRect/>
                    </a:stretch>
                  </pic:blipFill>
                  <pic:spPr>
                    <a:xfrm>
                      <a:off x="0" y="0"/>
                      <a:ext cx="4572635" cy="2049780"/>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14</w:t>
      </w:r>
      <w:r>
        <w:rPr>
          <w:rFonts w:hint="eastAsia"/>
          <w:szCs w:val="21"/>
        </w:rPr>
        <w:t>视频监控页面图</w:t>
      </w:r>
    </w:p>
    <w:p w:rsidR="004A4CEE" w:rsidRDefault="000F273F">
      <w:pPr>
        <w:pStyle w:val="2"/>
      </w:pPr>
      <w:bookmarkStart w:id="336" w:name="_Toc11005757"/>
      <w:bookmarkStart w:id="337" w:name="_Toc10450212"/>
      <w:bookmarkStart w:id="338" w:name="_Toc23189_WPSOffice_Level3"/>
      <w:bookmarkStart w:id="339" w:name="_Toc11006455"/>
      <w:bookmarkStart w:id="340" w:name="_Toc742"/>
      <w:bookmarkStart w:id="341" w:name="_Toc3861"/>
      <w:r>
        <w:rPr>
          <w:rFonts w:hint="eastAsia"/>
        </w:rPr>
        <w:t xml:space="preserve">5.5 </w:t>
      </w:r>
      <w:r>
        <w:rPr>
          <w:rFonts w:hint="eastAsia"/>
        </w:rPr>
        <w:t>监控地图模块</w:t>
      </w:r>
      <w:bookmarkEnd w:id="336"/>
      <w:bookmarkEnd w:id="337"/>
      <w:bookmarkEnd w:id="338"/>
      <w:bookmarkEnd w:id="339"/>
      <w:bookmarkEnd w:id="340"/>
      <w:bookmarkEnd w:id="341"/>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监控地图模块，根据需求通过调用百度地图</w:t>
      </w:r>
      <w:r>
        <w:rPr>
          <w:rFonts w:hint="eastAsia"/>
          <w:color w:val="000000"/>
          <w:sz w:val="24"/>
          <w:szCs w:val="24"/>
        </w:rPr>
        <w:t>API</w:t>
      </w:r>
      <w:r>
        <w:rPr>
          <w:rFonts w:hint="eastAsia"/>
          <w:color w:val="000000"/>
          <w:sz w:val="24"/>
          <w:szCs w:val="24"/>
        </w:rPr>
        <w:t>实现周围环境的地图监控功能，通过百度地图进行实时定位，可事实展示路况地图和，卫星地图，实时将</w:t>
      </w:r>
      <w:r>
        <w:rPr>
          <w:rFonts w:hint="eastAsia"/>
          <w:color w:val="000000"/>
          <w:sz w:val="24"/>
          <w:szCs w:val="24"/>
        </w:rPr>
        <w:t>GPS</w:t>
      </w:r>
      <w:r>
        <w:rPr>
          <w:rFonts w:hint="eastAsia"/>
          <w:color w:val="000000"/>
          <w:sz w:val="24"/>
          <w:szCs w:val="24"/>
        </w:rPr>
        <w:t>采集到的数据可视化展示给用户，方便在突发情况来临前做战略部署或在</w:t>
      </w:r>
      <w:r>
        <w:rPr>
          <w:rFonts w:hint="eastAsia"/>
          <w:color w:val="000000"/>
          <w:sz w:val="24"/>
          <w:szCs w:val="24"/>
        </w:rPr>
        <w:lastRenderedPageBreak/>
        <w:t>特殊时期做应急指挥，如图</w:t>
      </w:r>
      <w:r>
        <w:rPr>
          <w:rFonts w:hint="eastAsia"/>
          <w:color w:val="000000"/>
          <w:sz w:val="24"/>
          <w:szCs w:val="24"/>
        </w:rPr>
        <w:t>5-6</w:t>
      </w:r>
      <w:r>
        <w:rPr>
          <w:rFonts w:hint="eastAsia"/>
          <w:color w:val="000000"/>
          <w:sz w:val="24"/>
          <w:szCs w:val="24"/>
        </w:rPr>
        <w:t>所示。</w:t>
      </w:r>
    </w:p>
    <w:p w:rsidR="004A4CEE" w:rsidRDefault="000F273F">
      <w:pPr>
        <w:adjustRightInd w:val="0"/>
        <w:snapToGrid w:val="0"/>
        <w:spacing w:line="360" w:lineRule="auto"/>
        <w:jc w:val="center"/>
        <w:rPr>
          <w:rStyle w:val="af0"/>
        </w:rPr>
      </w:pPr>
      <w:bookmarkStart w:id="342" w:name="_GoBack"/>
      <w:r>
        <w:rPr>
          <w:noProof/>
        </w:rPr>
        <w:drawing>
          <wp:inline distT="0" distB="0" distL="114300" distR="114300">
            <wp:extent cx="5340929" cy="2506980"/>
            <wp:effectExtent l="0" t="0" r="0" b="762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63"/>
                    <a:stretch>
                      <a:fillRect/>
                    </a:stretch>
                  </pic:blipFill>
                  <pic:spPr>
                    <a:xfrm>
                      <a:off x="0" y="0"/>
                      <a:ext cx="5354185" cy="2513202"/>
                    </a:xfrm>
                    <a:prstGeom prst="rect">
                      <a:avLst/>
                    </a:prstGeom>
                    <a:noFill/>
                    <a:ln>
                      <a:noFill/>
                    </a:ln>
                  </pic:spPr>
                </pic:pic>
              </a:graphicData>
            </a:graphic>
          </wp:inline>
        </w:drawing>
      </w:r>
      <w:bookmarkEnd w:id="342"/>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15</w:t>
      </w:r>
      <w:r>
        <w:rPr>
          <w:rFonts w:hint="eastAsia"/>
          <w:szCs w:val="21"/>
        </w:rPr>
        <w:t>监控地图页面</w:t>
      </w:r>
    </w:p>
    <w:p w:rsidR="004A4CEE" w:rsidRDefault="000F273F">
      <w:pPr>
        <w:pStyle w:val="2"/>
      </w:pPr>
      <w:bookmarkStart w:id="343" w:name="_Toc10140"/>
      <w:r>
        <w:rPr>
          <w:rFonts w:hint="eastAsia"/>
        </w:rPr>
        <w:t>5.</w:t>
      </w:r>
      <w:r>
        <w:t>6</w:t>
      </w:r>
      <w:r>
        <w:rPr>
          <w:rFonts w:hint="eastAsia"/>
        </w:rPr>
        <w:t>用户管理模块</w:t>
      </w:r>
      <w:bookmarkEnd w:id="343"/>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管理员：查看所有用户信息，可对所有用户执行信息修改，删除禁用等操作。</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普通用户：查看所有用户信息，修改自己的信息，不能修改其他人信息。</w:t>
      </w:r>
    </w:p>
    <w:p w:rsidR="004A4CEE" w:rsidRDefault="000F273F">
      <w:pPr>
        <w:adjustRightInd w:val="0"/>
        <w:snapToGrid w:val="0"/>
        <w:spacing w:line="360" w:lineRule="auto"/>
        <w:jc w:val="center"/>
        <w:rPr>
          <w:rStyle w:val="af0"/>
        </w:rPr>
      </w:pPr>
      <w:r>
        <w:rPr>
          <w:noProof/>
        </w:rPr>
        <w:drawing>
          <wp:inline distT="0" distB="0" distL="114300" distR="114300">
            <wp:extent cx="5133975" cy="2976245"/>
            <wp:effectExtent l="0" t="0" r="1905" b="1079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64"/>
                    <a:stretch>
                      <a:fillRect/>
                    </a:stretch>
                  </pic:blipFill>
                  <pic:spPr>
                    <a:xfrm>
                      <a:off x="0" y="0"/>
                      <a:ext cx="5133975" cy="2976245"/>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16</w:t>
      </w:r>
      <w:r>
        <w:rPr>
          <w:rFonts w:hint="eastAsia"/>
          <w:szCs w:val="21"/>
        </w:rPr>
        <w:t>用户管理页面图</w:t>
      </w:r>
    </w:p>
    <w:p w:rsidR="004A4CEE" w:rsidRDefault="000F273F">
      <w:pPr>
        <w:pStyle w:val="1"/>
      </w:pPr>
      <w:bookmarkStart w:id="344" w:name="_Toc511632196"/>
      <w:bookmarkStart w:id="345" w:name="_Toc482633796"/>
      <w:bookmarkStart w:id="346" w:name="_Toc20918"/>
      <w:bookmarkStart w:id="347" w:name="_Toc29724"/>
      <w:bookmarkStart w:id="348" w:name="_Toc11006458"/>
      <w:bookmarkStart w:id="349" w:name="_Toc511632137"/>
      <w:bookmarkStart w:id="350" w:name="_Toc10450215"/>
      <w:bookmarkStart w:id="351" w:name="_Toc485497953"/>
      <w:bookmarkStart w:id="352" w:name="_Toc11005760"/>
      <w:bookmarkStart w:id="353" w:name="_Toc22483"/>
      <w:r>
        <w:rPr>
          <w:rFonts w:hint="eastAsia"/>
        </w:rPr>
        <w:lastRenderedPageBreak/>
        <w:t xml:space="preserve">6 </w:t>
      </w:r>
      <w:r>
        <w:rPr>
          <w:rFonts w:hint="eastAsia"/>
        </w:rPr>
        <w:t>系统的测试</w:t>
      </w:r>
      <w:bookmarkEnd w:id="344"/>
      <w:bookmarkEnd w:id="345"/>
      <w:bookmarkEnd w:id="346"/>
      <w:bookmarkEnd w:id="347"/>
      <w:bookmarkEnd w:id="348"/>
      <w:bookmarkEnd w:id="349"/>
      <w:bookmarkEnd w:id="350"/>
      <w:bookmarkEnd w:id="351"/>
      <w:bookmarkEnd w:id="352"/>
      <w:bookmarkEnd w:id="353"/>
    </w:p>
    <w:p w:rsidR="004A4CEE" w:rsidRDefault="000F273F">
      <w:pPr>
        <w:adjustRightInd w:val="0"/>
        <w:snapToGrid w:val="0"/>
        <w:spacing w:line="360" w:lineRule="auto"/>
        <w:ind w:firstLineChars="200" w:firstLine="480"/>
        <w:rPr>
          <w:sz w:val="24"/>
          <w:szCs w:val="24"/>
        </w:rPr>
      </w:pPr>
      <w:r>
        <w:rPr>
          <w:rFonts w:hint="eastAsia"/>
          <w:sz w:val="24"/>
          <w:szCs w:val="24"/>
        </w:rPr>
        <w:t>本项目的代码编写历时一个多月时间，为了能使系统达到可以线上部署的要求，就必须对系统进行各种各样的测试和</w:t>
      </w:r>
      <w:r>
        <w:rPr>
          <w:rFonts w:hint="eastAsia"/>
          <w:sz w:val="24"/>
          <w:szCs w:val="24"/>
        </w:rPr>
        <w:t>B</w:t>
      </w:r>
      <w:r>
        <w:rPr>
          <w:sz w:val="24"/>
          <w:szCs w:val="24"/>
        </w:rPr>
        <w:t>UG</w:t>
      </w:r>
      <w:r>
        <w:rPr>
          <w:sz w:val="24"/>
          <w:szCs w:val="24"/>
        </w:rPr>
        <w:t>修改</w:t>
      </w:r>
      <w:r>
        <w:rPr>
          <w:rFonts w:hint="eastAsia"/>
          <w:sz w:val="24"/>
          <w:szCs w:val="24"/>
        </w:rPr>
        <w:t>工作，所以很大一部分时间都用在了测试和完善</w:t>
      </w:r>
      <w:r>
        <w:rPr>
          <w:rFonts w:hint="eastAsia"/>
          <w:sz w:val="24"/>
          <w:szCs w:val="24"/>
        </w:rPr>
        <w:t>bug</w:t>
      </w:r>
      <w:r>
        <w:rPr>
          <w:rFonts w:hint="eastAsia"/>
          <w:sz w:val="24"/>
          <w:szCs w:val="24"/>
        </w:rPr>
        <w:t>中。</w:t>
      </w:r>
    </w:p>
    <w:p w:rsidR="004A4CEE" w:rsidRDefault="000F273F">
      <w:pPr>
        <w:adjustRightInd w:val="0"/>
        <w:snapToGrid w:val="0"/>
        <w:spacing w:line="360" w:lineRule="auto"/>
        <w:ind w:firstLineChars="200" w:firstLine="480"/>
        <w:rPr>
          <w:sz w:val="24"/>
          <w:szCs w:val="24"/>
        </w:rPr>
      </w:pPr>
      <w:r>
        <w:rPr>
          <w:rFonts w:hint="eastAsia"/>
          <w:sz w:val="24"/>
          <w:szCs w:val="24"/>
        </w:rPr>
        <w:t>常用的测试方法有：单元测试、黑白盒测试、压力测试、动态测试等。本项目中使用了单元测试和</w:t>
      </w:r>
      <w:proofErr w:type="spellStart"/>
      <w:r>
        <w:rPr>
          <w:sz w:val="24"/>
          <w:szCs w:val="24"/>
        </w:rPr>
        <w:t>Jmeter</w:t>
      </w:r>
      <w:proofErr w:type="spellEnd"/>
      <w:r>
        <w:rPr>
          <w:rFonts w:hint="eastAsia"/>
          <w:sz w:val="24"/>
          <w:szCs w:val="24"/>
        </w:rPr>
        <w:t>压力测试。</w:t>
      </w:r>
    </w:p>
    <w:p w:rsidR="004A4CEE" w:rsidRDefault="000F273F">
      <w:pPr>
        <w:pStyle w:val="2"/>
        <w:rPr>
          <w:sz w:val="24"/>
          <w:szCs w:val="24"/>
        </w:rPr>
      </w:pPr>
      <w:bookmarkStart w:id="354" w:name="_Toc485497954"/>
      <w:bookmarkStart w:id="355" w:name="_Toc482633797"/>
      <w:bookmarkStart w:id="356" w:name="_Toc21013_WPSOffice_Level1"/>
      <w:bookmarkStart w:id="357" w:name="_Toc11330"/>
      <w:bookmarkStart w:id="358" w:name="_Toc511632197"/>
      <w:bookmarkStart w:id="359" w:name="_Toc511632138"/>
      <w:bookmarkStart w:id="360" w:name="_Toc10450216"/>
      <w:bookmarkStart w:id="361" w:name="_Toc11005761"/>
      <w:bookmarkStart w:id="362" w:name="_Toc12181"/>
      <w:bookmarkStart w:id="363" w:name="_Toc11006459"/>
      <w:bookmarkStart w:id="364" w:name="_Toc19253"/>
      <w:r>
        <w:rPr>
          <w:rFonts w:hint="eastAsia"/>
          <w:sz w:val="24"/>
          <w:szCs w:val="24"/>
        </w:rPr>
        <w:t>6.1</w:t>
      </w:r>
      <w:r>
        <w:rPr>
          <w:rFonts w:hint="eastAsia"/>
          <w:sz w:val="24"/>
          <w:szCs w:val="24"/>
        </w:rPr>
        <w:t>单元测试</w:t>
      </w:r>
      <w:bookmarkEnd w:id="354"/>
      <w:bookmarkEnd w:id="355"/>
      <w:bookmarkEnd w:id="356"/>
      <w:bookmarkEnd w:id="357"/>
      <w:bookmarkEnd w:id="358"/>
      <w:bookmarkEnd w:id="359"/>
      <w:bookmarkEnd w:id="360"/>
      <w:bookmarkEnd w:id="361"/>
      <w:bookmarkEnd w:id="362"/>
      <w:bookmarkEnd w:id="363"/>
      <w:bookmarkEnd w:id="364"/>
    </w:p>
    <w:p w:rsidR="004A4CEE" w:rsidRDefault="000F273F">
      <w:pPr>
        <w:adjustRightInd w:val="0"/>
        <w:snapToGrid w:val="0"/>
        <w:spacing w:line="360" w:lineRule="auto"/>
        <w:ind w:firstLineChars="200" w:firstLine="480"/>
        <w:rPr>
          <w:sz w:val="24"/>
          <w:szCs w:val="24"/>
        </w:rPr>
      </w:pPr>
      <w:r>
        <w:rPr>
          <w:rFonts w:hint="eastAsia"/>
          <w:sz w:val="24"/>
          <w:szCs w:val="24"/>
        </w:rPr>
        <w:t>单元测试（</w:t>
      </w:r>
      <w:r>
        <w:rPr>
          <w:rFonts w:hint="eastAsia"/>
          <w:sz w:val="24"/>
          <w:szCs w:val="24"/>
        </w:rPr>
        <w:t>Unit Testing</w:t>
      </w:r>
      <w:r>
        <w:rPr>
          <w:rFonts w:hint="eastAsia"/>
          <w:sz w:val="24"/>
          <w:szCs w:val="24"/>
        </w:rPr>
        <w:t>），</w:t>
      </w:r>
      <w:r>
        <w:rPr>
          <w:rFonts w:hint="eastAsia"/>
          <w:sz w:val="24"/>
          <w:szCs w:val="24"/>
        </w:rPr>
        <w:t>是最微小的测试方法，最大的特征是单元测试是有程序员来编写的而不是由专业的测试人员编写。</w:t>
      </w:r>
    </w:p>
    <w:p w:rsidR="004A4CEE" w:rsidRDefault="000F273F">
      <w:pPr>
        <w:pStyle w:val="2"/>
        <w:rPr>
          <w:sz w:val="24"/>
          <w:szCs w:val="24"/>
        </w:rPr>
      </w:pPr>
      <w:bookmarkStart w:id="365" w:name="_Toc482633798"/>
      <w:bookmarkStart w:id="366" w:name="_Toc485497955"/>
      <w:bookmarkStart w:id="367" w:name="_Toc11005762"/>
      <w:bookmarkStart w:id="368" w:name="_Toc31834_WPSOffice_Level1"/>
      <w:bookmarkStart w:id="369" w:name="_Toc30563"/>
      <w:bookmarkStart w:id="370" w:name="_Toc10450217"/>
      <w:bookmarkStart w:id="371" w:name="_Toc25857"/>
      <w:bookmarkStart w:id="372" w:name="_Toc511632139"/>
      <w:bookmarkStart w:id="373" w:name="_Toc511632198"/>
      <w:bookmarkStart w:id="374" w:name="_Toc11006460"/>
      <w:bookmarkStart w:id="375" w:name="_Toc20650"/>
      <w:r>
        <w:rPr>
          <w:rFonts w:hint="eastAsia"/>
          <w:sz w:val="24"/>
          <w:szCs w:val="24"/>
        </w:rPr>
        <w:t xml:space="preserve">6.2 </w:t>
      </w:r>
      <w:bookmarkEnd w:id="365"/>
      <w:bookmarkEnd w:id="366"/>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w:t>
      </w:r>
      <w:bookmarkEnd w:id="367"/>
      <w:bookmarkEnd w:id="368"/>
      <w:bookmarkEnd w:id="369"/>
      <w:bookmarkEnd w:id="370"/>
      <w:bookmarkEnd w:id="371"/>
      <w:bookmarkEnd w:id="372"/>
      <w:bookmarkEnd w:id="373"/>
      <w:bookmarkEnd w:id="374"/>
      <w:bookmarkEnd w:id="375"/>
    </w:p>
    <w:p w:rsidR="004A4CEE" w:rsidRDefault="000F273F">
      <w:pPr>
        <w:adjustRightInd w:val="0"/>
        <w:snapToGrid w:val="0"/>
        <w:spacing w:line="360" w:lineRule="auto"/>
        <w:ind w:firstLineChars="200" w:firstLine="480"/>
        <w:rPr>
          <w:sz w:val="24"/>
          <w:szCs w:val="24"/>
        </w:rPr>
      </w:pPr>
      <w:r>
        <w:rPr>
          <w:rFonts w:hint="eastAsia"/>
          <w:sz w:val="24"/>
          <w:szCs w:val="24"/>
        </w:rPr>
        <w:t>压力测试又称负载测试，是一个应用程序能够承担最大的</w:t>
      </w:r>
      <w:proofErr w:type="gramStart"/>
      <w:r>
        <w:rPr>
          <w:rFonts w:hint="eastAsia"/>
          <w:sz w:val="24"/>
          <w:szCs w:val="24"/>
        </w:rPr>
        <w:t>的</w:t>
      </w:r>
      <w:proofErr w:type="gramEnd"/>
      <w:r>
        <w:rPr>
          <w:rFonts w:hint="eastAsia"/>
          <w:sz w:val="24"/>
          <w:szCs w:val="24"/>
        </w:rPr>
        <w:t>负荷量。压力测试与服务器的硬件设备密不可分，所以不同的代码在不同的硬件机器上可能会出现不能的结果。</w:t>
      </w:r>
    </w:p>
    <w:p w:rsidR="004A4CEE" w:rsidRDefault="000F273F">
      <w:pPr>
        <w:adjustRightInd w:val="0"/>
        <w:snapToGrid w:val="0"/>
        <w:spacing w:line="360" w:lineRule="auto"/>
        <w:jc w:val="center"/>
      </w:pPr>
      <w:r>
        <w:rPr>
          <w:noProof/>
        </w:rPr>
        <w:drawing>
          <wp:inline distT="0" distB="0" distL="114300" distR="114300">
            <wp:extent cx="5570220" cy="2665095"/>
            <wp:effectExtent l="0" t="0" r="7620" b="190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65"/>
                    <a:srcRect t="4279"/>
                    <a:stretch>
                      <a:fillRect/>
                    </a:stretch>
                  </pic:blipFill>
                  <pic:spPr>
                    <a:xfrm>
                      <a:off x="0" y="0"/>
                      <a:ext cx="5570220" cy="2665095"/>
                    </a:xfrm>
                    <a:prstGeom prst="rect">
                      <a:avLst/>
                    </a:prstGeom>
                    <a:noFill/>
                    <a:ln w="9525">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6-1 </w:t>
      </w:r>
      <w:proofErr w:type="spellStart"/>
      <w:r>
        <w:rPr>
          <w:rFonts w:hint="eastAsia"/>
          <w:szCs w:val="21"/>
        </w:rPr>
        <w:t>OneAPM</w:t>
      </w:r>
      <w:proofErr w:type="spellEnd"/>
      <w:r>
        <w:rPr>
          <w:rFonts w:hint="eastAsia"/>
          <w:szCs w:val="21"/>
        </w:rPr>
        <w:t xml:space="preserve"> CPT</w:t>
      </w:r>
      <w:proofErr w:type="gramStart"/>
      <w:r>
        <w:rPr>
          <w:rFonts w:hint="eastAsia"/>
          <w:szCs w:val="21"/>
        </w:rPr>
        <w:t>压测节点</w:t>
      </w:r>
      <w:proofErr w:type="gramEnd"/>
    </w:p>
    <w:p w:rsidR="004A4CEE" w:rsidRDefault="000F273F">
      <w:pPr>
        <w:adjustRightInd w:val="0"/>
        <w:snapToGrid w:val="0"/>
        <w:spacing w:line="360" w:lineRule="auto"/>
        <w:ind w:firstLineChars="200" w:firstLine="480"/>
        <w:rPr>
          <w:sz w:val="24"/>
          <w:szCs w:val="24"/>
        </w:rPr>
      </w:pPr>
      <w:r>
        <w:rPr>
          <w:sz w:val="24"/>
          <w:szCs w:val="24"/>
        </w:rPr>
        <w:t>在</w:t>
      </w:r>
      <w:proofErr w:type="gramStart"/>
      <w:r>
        <w:rPr>
          <w:sz w:val="24"/>
          <w:szCs w:val="24"/>
        </w:rPr>
        <w:t>压测过程</w:t>
      </w:r>
      <w:proofErr w:type="gramEnd"/>
      <w:r>
        <w:rPr>
          <w:sz w:val="24"/>
          <w:szCs w:val="24"/>
        </w:rPr>
        <w:t>中，可对事务耗时深入到各应用组件</w:t>
      </w:r>
      <w:r>
        <w:rPr>
          <w:sz w:val="24"/>
          <w:szCs w:val="24"/>
        </w:rPr>
        <w:t xml:space="preserve">, </w:t>
      </w:r>
      <w:r>
        <w:rPr>
          <w:sz w:val="24"/>
          <w:szCs w:val="24"/>
        </w:rPr>
        <w:t>自定义事务深入到执行线</w:t>
      </w:r>
      <w:r>
        <w:rPr>
          <w:sz w:val="24"/>
          <w:szCs w:val="24"/>
        </w:rPr>
        <w:t xml:space="preserve">, </w:t>
      </w:r>
      <w:r>
        <w:rPr>
          <w:sz w:val="24"/>
          <w:szCs w:val="24"/>
        </w:rPr>
        <w:t>数据库监控下钻至</w:t>
      </w:r>
      <w:r>
        <w:rPr>
          <w:sz w:val="24"/>
          <w:szCs w:val="24"/>
        </w:rPr>
        <w:t xml:space="preserve"> SQL </w:t>
      </w:r>
      <w:r>
        <w:rPr>
          <w:sz w:val="24"/>
          <w:szCs w:val="24"/>
        </w:rPr>
        <w:t>执行计划</w:t>
      </w:r>
      <w:r>
        <w:rPr>
          <w:sz w:val="24"/>
          <w:szCs w:val="24"/>
        </w:rPr>
        <w:t xml:space="preserve">, </w:t>
      </w:r>
      <w:r>
        <w:rPr>
          <w:sz w:val="24"/>
          <w:szCs w:val="24"/>
        </w:rPr>
        <w:t>误定位到代码行及错误堆栈信息</w:t>
      </w:r>
      <w:r>
        <w:rPr>
          <w:rFonts w:hint="eastAsia"/>
          <w:sz w:val="24"/>
          <w:szCs w:val="24"/>
        </w:rPr>
        <w:t>，文章的篇幅有限，这里只展示了菜品列表的页面，该页面的</w:t>
      </w:r>
      <w:r>
        <w:rPr>
          <w:rFonts w:hint="eastAsia"/>
          <w:sz w:val="24"/>
          <w:szCs w:val="24"/>
        </w:rPr>
        <w:t>数据量最大，能够更好的体现系统的性能，</w:t>
      </w:r>
      <w:r>
        <w:rPr>
          <w:sz w:val="24"/>
          <w:szCs w:val="24"/>
        </w:rPr>
        <w:t>测试结果图如图</w:t>
      </w:r>
      <w:r>
        <w:rPr>
          <w:rFonts w:hint="eastAsia"/>
          <w:sz w:val="24"/>
          <w:szCs w:val="24"/>
        </w:rPr>
        <w:t>6-2</w:t>
      </w:r>
      <w:r>
        <w:rPr>
          <w:sz w:val="24"/>
          <w:szCs w:val="24"/>
        </w:rPr>
        <w:t>所示。</w:t>
      </w:r>
      <w:proofErr w:type="spellStart"/>
      <w:r>
        <w:rPr>
          <w:rFonts w:hint="eastAsia"/>
          <w:iCs/>
          <w:sz w:val="24"/>
          <w:szCs w:val="24"/>
        </w:rPr>
        <w:t>OneAPM</w:t>
      </w:r>
      <w:proofErr w:type="spellEnd"/>
      <w:r>
        <w:rPr>
          <w:rFonts w:hint="eastAsia"/>
          <w:iCs/>
          <w:sz w:val="24"/>
          <w:szCs w:val="24"/>
        </w:rPr>
        <w:t xml:space="preserve"> CPT </w:t>
      </w:r>
      <w:proofErr w:type="gramStart"/>
      <w:r>
        <w:rPr>
          <w:rFonts w:hint="eastAsia"/>
          <w:iCs/>
          <w:sz w:val="24"/>
          <w:szCs w:val="24"/>
        </w:rPr>
        <w:t>压测节点</w:t>
      </w:r>
      <w:proofErr w:type="gramEnd"/>
      <w:r>
        <w:rPr>
          <w:rFonts w:hint="eastAsia"/>
          <w:iCs/>
          <w:sz w:val="24"/>
          <w:szCs w:val="24"/>
        </w:rPr>
        <w:t>遍布全球</w:t>
      </w:r>
      <w:r>
        <w:rPr>
          <w:rFonts w:hint="eastAsia"/>
          <w:iCs/>
          <w:sz w:val="24"/>
          <w:szCs w:val="24"/>
        </w:rPr>
        <w:t>,</w:t>
      </w:r>
      <w:r>
        <w:rPr>
          <w:rFonts w:hint="eastAsia"/>
          <w:iCs/>
          <w:sz w:val="24"/>
          <w:szCs w:val="24"/>
        </w:rPr>
        <w:t>节点分部图如</w:t>
      </w:r>
      <w:r>
        <w:rPr>
          <w:rFonts w:hint="eastAsia"/>
          <w:iCs/>
          <w:sz w:val="24"/>
          <w:szCs w:val="24"/>
        </w:rPr>
        <w:t>6-2</w:t>
      </w:r>
      <w:r>
        <w:rPr>
          <w:rFonts w:hint="eastAsia"/>
          <w:iCs/>
          <w:sz w:val="24"/>
          <w:szCs w:val="24"/>
        </w:rPr>
        <w:t>所示</w:t>
      </w:r>
    </w:p>
    <w:p w:rsidR="004A4CEE" w:rsidRDefault="000F273F">
      <w:pPr>
        <w:adjustRightInd w:val="0"/>
        <w:snapToGrid w:val="0"/>
        <w:spacing w:line="360" w:lineRule="auto"/>
        <w:ind w:firstLineChars="200" w:firstLine="420"/>
        <w:jc w:val="center"/>
      </w:pPr>
      <w:r>
        <w:rPr>
          <w:noProof/>
        </w:rPr>
        <w:lastRenderedPageBreak/>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66"/>
                    <a:stretch>
                      <a:fillRect/>
                    </a:stretch>
                  </pic:blipFill>
                  <pic:spPr>
                    <a:xfrm>
                      <a:off x="0" y="0"/>
                      <a:ext cx="4998085" cy="2405380"/>
                    </a:xfrm>
                    <a:prstGeom prst="rect">
                      <a:avLst/>
                    </a:prstGeom>
                    <a:noFill/>
                    <a:ln w="9525">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6-2 </w:t>
      </w:r>
      <w:proofErr w:type="spellStart"/>
      <w:r>
        <w:rPr>
          <w:rFonts w:hint="eastAsia"/>
          <w:szCs w:val="21"/>
        </w:rPr>
        <w:t>OneAPM</w:t>
      </w:r>
      <w:proofErr w:type="spellEnd"/>
      <w:r>
        <w:rPr>
          <w:rFonts w:hint="eastAsia"/>
          <w:szCs w:val="21"/>
        </w:rPr>
        <w:t xml:space="preserve"> CPT </w:t>
      </w:r>
      <w:proofErr w:type="gramStart"/>
      <w:r>
        <w:rPr>
          <w:rFonts w:hint="eastAsia"/>
          <w:szCs w:val="21"/>
        </w:rPr>
        <w:t>压测结果</w:t>
      </w:r>
      <w:proofErr w:type="gramEnd"/>
    </w:p>
    <w:p w:rsidR="004A4CEE" w:rsidRDefault="000F273F">
      <w:pPr>
        <w:adjustRightInd w:val="0"/>
        <w:snapToGrid w:val="0"/>
        <w:spacing w:line="360" w:lineRule="auto"/>
        <w:ind w:firstLineChars="200" w:firstLine="480"/>
        <w:rPr>
          <w:iCs/>
          <w:sz w:val="24"/>
          <w:szCs w:val="24"/>
        </w:rPr>
      </w:pPr>
      <w:r>
        <w:rPr>
          <w:rFonts w:hint="eastAsia"/>
          <w:iCs/>
          <w:sz w:val="24"/>
          <w:szCs w:val="24"/>
        </w:rPr>
        <w:t>压力测试结果说明：</w:t>
      </w:r>
    </w:p>
    <w:p w:rsidR="004A4CEE" w:rsidRDefault="000F273F">
      <w:pPr>
        <w:adjustRightInd w:val="0"/>
        <w:snapToGrid w:val="0"/>
        <w:spacing w:line="360" w:lineRule="auto"/>
        <w:rPr>
          <w:iCs/>
          <w:sz w:val="24"/>
          <w:szCs w:val="24"/>
        </w:rPr>
      </w:pPr>
      <w:r>
        <w:rPr>
          <w:rFonts w:hint="eastAsia"/>
          <w:iCs/>
          <w:sz w:val="24"/>
          <w:szCs w:val="24"/>
        </w:rPr>
        <w:tab/>
      </w: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w:t>
      </w:r>
      <w:r>
        <w:rPr>
          <w:rFonts w:hint="eastAsia"/>
          <w:iCs/>
          <w:sz w:val="24"/>
          <w:szCs w:val="24"/>
        </w:rPr>
        <w:t>0.0</w:t>
      </w:r>
      <w:r>
        <w:rPr>
          <w:iCs/>
          <w:sz w:val="24"/>
          <w:szCs w:val="24"/>
        </w:rPr>
        <w:t>3%</w:t>
      </w:r>
      <w:r>
        <w:rPr>
          <w:rFonts w:hint="eastAsia"/>
          <w:iCs/>
          <w:sz w:val="24"/>
          <w:szCs w:val="24"/>
        </w:rPr>
        <w:t>，</w:t>
      </w:r>
      <w:r>
        <w:rPr>
          <w:rFonts w:hint="eastAsia"/>
          <w:iCs/>
          <w:sz w:val="24"/>
          <w:szCs w:val="24"/>
        </w:rPr>
        <w:t>90%</w:t>
      </w:r>
      <w:r>
        <w:rPr>
          <w:rFonts w:hint="eastAsia"/>
          <w:iCs/>
          <w:sz w:val="24"/>
          <w:szCs w:val="24"/>
        </w:rPr>
        <w:t>的线程在</w:t>
      </w:r>
      <w:r>
        <w:rPr>
          <w:rFonts w:hint="eastAsia"/>
          <w:iCs/>
          <w:sz w:val="24"/>
          <w:szCs w:val="24"/>
        </w:rPr>
        <w:t>2</w:t>
      </w:r>
      <w:r>
        <w:rPr>
          <w:rFonts w:hint="eastAsia"/>
          <w:iCs/>
          <w:sz w:val="24"/>
          <w:szCs w:val="24"/>
        </w:rPr>
        <w:t>秒内完成，</w:t>
      </w:r>
      <w:r>
        <w:rPr>
          <w:rFonts w:hint="eastAsia"/>
          <w:iCs/>
          <w:sz w:val="24"/>
          <w:szCs w:val="24"/>
        </w:rPr>
        <w:t>95%</w:t>
      </w:r>
      <w:r>
        <w:rPr>
          <w:rFonts w:hint="eastAsia"/>
          <w:iCs/>
          <w:sz w:val="24"/>
          <w:szCs w:val="24"/>
        </w:rPr>
        <w:t>在</w:t>
      </w:r>
      <w:r>
        <w:rPr>
          <w:rFonts w:hint="eastAsia"/>
          <w:iCs/>
          <w:sz w:val="24"/>
          <w:szCs w:val="24"/>
        </w:rPr>
        <w:t>5</w:t>
      </w:r>
      <w:r>
        <w:rPr>
          <w:rFonts w:hint="eastAsia"/>
          <w:iCs/>
          <w:sz w:val="24"/>
          <w:szCs w:val="24"/>
        </w:rPr>
        <w:t>秒内完成，平均在</w:t>
      </w:r>
      <w:r>
        <w:rPr>
          <w:rFonts w:hint="eastAsia"/>
          <w:iCs/>
          <w:sz w:val="24"/>
          <w:szCs w:val="24"/>
        </w:rPr>
        <w:t>1</w:t>
      </w:r>
      <w:r>
        <w:rPr>
          <w:rFonts w:hint="eastAsia"/>
          <w:iCs/>
          <w:sz w:val="24"/>
          <w:szCs w:val="24"/>
        </w:rPr>
        <w:t>秒内完成，平均每秒内</w:t>
      </w:r>
      <w:r>
        <w:rPr>
          <w:rFonts w:hint="eastAsia"/>
          <w:iCs/>
          <w:sz w:val="24"/>
          <w:szCs w:val="24"/>
        </w:rPr>
        <w:t>8221</w:t>
      </w:r>
      <w:r>
        <w:rPr>
          <w:iCs/>
          <w:sz w:val="24"/>
          <w:szCs w:val="24"/>
        </w:rPr>
        <w:t>.5</w:t>
      </w:r>
      <w:r>
        <w:rPr>
          <w:iCs/>
          <w:sz w:val="24"/>
          <w:szCs w:val="24"/>
        </w:rPr>
        <w:t>次点击</w:t>
      </w:r>
      <w:r>
        <w:rPr>
          <w:rFonts w:hint="eastAsia"/>
          <w:iCs/>
          <w:sz w:val="24"/>
          <w:szCs w:val="24"/>
        </w:rPr>
        <w:t>。测试结果通过，本尾矿库安全管理系统完全可以满足一般企业正常业务使用。</w:t>
      </w:r>
    </w:p>
    <w:p w:rsidR="004A4CEE" w:rsidRDefault="000F273F">
      <w:pPr>
        <w:pStyle w:val="1"/>
      </w:pPr>
      <w:bookmarkStart w:id="376" w:name="_Toc482633799"/>
      <w:bookmarkStart w:id="377" w:name="_Toc28842_WPSOffice_Level1"/>
      <w:bookmarkStart w:id="378" w:name="_Toc11005763"/>
      <w:bookmarkStart w:id="379" w:name="_Toc11006461"/>
      <w:bookmarkStart w:id="380" w:name="_Toc511632199"/>
      <w:bookmarkStart w:id="381" w:name="_Toc13908"/>
      <w:bookmarkStart w:id="382" w:name="_Toc511632140"/>
      <w:bookmarkStart w:id="383" w:name="_Toc18931"/>
      <w:bookmarkStart w:id="384" w:name="_Toc485497956"/>
      <w:bookmarkStart w:id="385" w:name="_Toc10450218"/>
      <w:bookmarkStart w:id="386" w:name="_Toc7788"/>
      <w:r>
        <w:rPr>
          <w:rFonts w:hint="eastAsia"/>
        </w:rPr>
        <w:t>7</w:t>
      </w:r>
      <w:r>
        <w:rPr>
          <w:rFonts w:hint="eastAsia"/>
        </w:rPr>
        <w:t>总结和展望</w:t>
      </w:r>
      <w:bookmarkEnd w:id="376"/>
      <w:bookmarkEnd w:id="377"/>
      <w:bookmarkEnd w:id="378"/>
      <w:bookmarkEnd w:id="379"/>
      <w:bookmarkEnd w:id="380"/>
      <w:bookmarkEnd w:id="381"/>
      <w:bookmarkEnd w:id="382"/>
      <w:bookmarkEnd w:id="383"/>
      <w:bookmarkEnd w:id="384"/>
      <w:bookmarkEnd w:id="385"/>
      <w:bookmarkEnd w:id="386"/>
    </w:p>
    <w:p w:rsidR="004A4CEE" w:rsidRDefault="000F273F">
      <w:pPr>
        <w:adjustRightInd w:val="0"/>
        <w:snapToGrid w:val="0"/>
        <w:spacing w:line="360" w:lineRule="auto"/>
        <w:ind w:firstLineChars="200" w:firstLine="480"/>
        <w:rPr>
          <w:sz w:val="24"/>
          <w:szCs w:val="24"/>
        </w:rPr>
      </w:pPr>
      <w:r>
        <w:rPr>
          <w:rFonts w:hint="eastAsia"/>
          <w:sz w:val="24"/>
          <w:szCs w:val="24"/>
        </w:rPr>
        <w:t>本文遵守程序设计的原则和规范，运用了当前互联网建站的主流技术和资源，最终完成了基于</w:t>
      </w:r>
      <w:r>
        <w:rPr>
          <w:rFonts w:hint="eastAsia"/>
          <w:sz w:val="24"/>
          <w:szCs w:val="24"/>
        </w:rPr>
        <w:t>J2EE</w:t>
      </w:r>
      <w:r>
        <w:rPr>
          <w:rFonts w:hint="eastAsia"/>
          <w:sz w:val="24"/>
          <w:szCs w:val="24"/>
        </w:rPr>
        <w:t>的尾矿库</w:t>
      </w:r>
      <w:proofErr w:type="gramStart"/>
      <w:r>
        <w:rPr>
          <w:rFonts w:hint="eastAsia"/>
          <w:sz w:val="24"/>
          <w:szCs w:val="24"/>
        </w:rPr>
        <w:t>安全云</w:t>
      </w:r>
      <w:proofErr w:type="gramEnd"/>
      <w:r>
        <w:rPr>
          <w:rFonts w:hint="eastAsia"/>
          <w:sz w:val="24"/>
          <w:szCs w:val="24"/>
        </w:rPr>
        <w:t>管理系统。</w:t>
      </w:r>
    </w:p>
    <w:p w:rsidR="004A4CEE" w:rsidRDefault="000F273F">
      <w:pPr>
        <w:adjustRightInd w:val="0"/>
        <w:snapToGrid w:val="0"/>
        <w:spacing w:line="360" w:lineRule="auto"/>
        <w:ind w:firstLineChars="200" w:firstLine="480"/>
        <w:rPr>
          <w:sz w:val="24"/>
          <w:szCs w:val="24"/>
        </w:rPr>
      </w:pPr>
      <w:r>
        <w:rPr>
          <w:rFonts w:hint="eastAsia"/>
          <w:sz w:val="24"/>
          <w:szCs w:val="24"/>
        </w:rPr>
        <w:t>尾矿库</w:t>
      </w:r>
      <w:proofErr w:type="gramStart"/>
      <w:r>
        <w:rPr>
          <w:rFonts w:hint="eastAsia"/>
          <w:sz w:val="24"/>
          <w:szCs w:val="24"/>
        </w:rPr>
        <w:t>安全云</w:t>
      </w:r>
      <w:proofErr w:type="gramEnd"/>
      <w:r>
        <w:rPr>
          <w:rFonts w:hint="eastAsia"/>
          <w:sz w:val="24"/>
          <w:szCs w:val="24"/>
        </w:rPr>
        <w:t>管理系统每一个尾矿企业相关企业都应该配备，每一个网站设计都要有自身的特色，本项目中也体现出来自己的特色，本项目在如下的两个方面有新颖的地方。</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采用数据可视化展示，管理人员不用面对大量的数据，只需要关注可视化变化和系统自动预警即可完成日常的管理工作。</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本系统与传统的管理网站不一样，传统的网站只拥有</w:t>
      </w:r>
      <w:r>
        <w:rPr>
          <w:rFonts w:hint="eastAsia"/>
          <w:sz w:val="24"/>
          <w:szCs w:val="24"/>
        </w:rPr>
        <w:t>web</w:t>
      </w:r>
      <w:r>
        <w:rPr>
          <w:rFonts w:hint="eastAsia"/>
          <w:sz w:val="24"/>
          <w:szCs w:val="24"/>
        </w:rPr>
        <w:t>系统，但是本项目中添加连接硬件设备的接口，可以从任何可以采集数据的硬件端导入相应数据。</w:t>
      </w:r>
    </w:p>
    <w:p w:rsidR="004A4CEE" w:rsidRDefault="000F273F">
      <w:pPr>
        <w:adjustRightInd w:val="0"/>
        <w:snapToGrid w:val="0"/>
        <w:spacing w:line="360" w:lineRule="auto"/>
        <w:ind w:firstLineChars="200" w:firstLine="480"/>
        <w:rPr>
          <w:sz w:val="24"/>
          <w:szCs w:val="24"/>
        </w:rPr>
      </w:pPr>
      <w:r>
        <w:rPr>
          <w:rFonts w:hint="eastAsia"/>
          <w:sz w:val="24"/>
          <w:szCs w:val="24"/>
        </w:rPr>
        <w:t>当然，在上面两个之外，本项目还有许多创新之处，由于文章有限，这里就不一</w:t>
      </w:r>
      <w:proofErr w:type="gramStart"/>
      <w:r>
        <w:rPr>
          <w:rFonts w:hint="eastAsia"/>
          <w:sz w:val="24"/>
          <w:szCs w:val="24"/>
        </w:rPr>
        <w:t>一</w:t>
      </w:r>
      <w:proofErr w:type="gramEnd"/>
      <w:r>
        <w:rPr>
          <w:rFonts w:hint="eastAsia"/>
          <w:sz w:val="24"/>
          <w:szCs w:val="24"/>
        </w:rPr>
        <w:t>举例说明了。</w:t>
      </w:r>
    </w:p>
    <w:p w:rsidR="004A4CEE" w:rsidRDefault="000F273F">
      <w:pPr>
        <w:adjustRightInd w:val="0"/>
        <w:snapToGrid w:val="0"/>
        <w:spacing w:line="360" w:lineRule="auto"/>
        <w:ind w:firstLineChars="200" w:firstLine="48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w:t>
      </w:r>
      <w:r>
        <w:rPr>
          <w:rFonts w:hint="eastAsia"/>
          <w:sz w:val="24"/>
          <w:szCs w:val="24"/>
        </w:rPr>
        <w:lastRenderedPageBreak/>
        <w:t>发流程。但是每一件事情都肯定不是完美的，在这一个多月中我也发现了很多不足的地方，比如：</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网站的某些页面交互不够好看，自己前端技术不够完善。</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由于时间</w:t>
      </w:r>
      <w:r>
        <w:rPr>
          <w:rFonts w:hint="eastAsia"/>
          <w:sz w:val="24"/>
          <w:szCs w:val="24"/>
        </w:rPr>
        <w:t>的问题，里面很多安全性的问题没有十分完善，比如数据传输中的加密问题等。</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测试工作太少，只进行了单元测试和</w:t>
      </w:r>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云压测，没有进行完整测试。</w:t>
      </w:r>
    </w:p>
    <w:p w:rsidR="004A4CEE" w:rsidRDefault="000F273F">
      <w:pPr>
        <w:adjustRightInd w:val="0"/>
        <w:snapToGrid w:val="0"/>
        <w:spacing w:line="360" w:lineRule="auto"/>
        <w:ind w:firstLineChars="200" w:firstLine="48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rsidR="004A4CEE" w:rsidRDefault="004A4CEE">
      <w:pPr>
        <w:adjustRightInd w:val="0"/>
        <w:snapToGrid w:val="0"/>
        <w:spacing w:line="360" w:lineRule="auto"/>
        <w:ind w:firstLineChars="200" w:firstLine="480"/>
        <w:rPr>
          <w:sz w:val="24"/>
          <w:szCs w:val="24"/>
        </w:rPr>
      </w:pPr>
    </w:p>
    <w:p w:rsidR="004A4CEE" w:rsidRDefault="004A4CEE">
      <w:pPr>
        <w:adjustRightInd w:val="0"/>
        <w:snapToGrid w:val="0"/>
        <w:spacing w:line="360" w:lineRule="auto"/>
        <w:ind w:firstLineChars="200" w:firstLine="480"/>
        <w:rPr>
          <w:sz w:val="24"/>
          <w:szCs w:val="24"/>
        </w:rPr>
        <w:sectPr w:rsidR="004A4CEE">
          <w:headerReference w:type="even" r:id="rId67"/>
          <w:headerReference w:type="default" r:id="rId68"/>
          <w:footerReference w:type="even" r:id="rId69"/>
          <w:footerReference w:type="default" r:id="rId70"/>
          <w:headerReference w:type="first" r:id="rId71"/>
          <w:pgSz w:w="11906" w:h="16838"/>
          <w:pgMar w:top="1440" w:right="1800" w:bottom="1440" w:left="1800" w:header="851" w:footer="992" w:gutter="0"/>
          <w:pgNumType w:start="1"/>
          <w:cols w:space="425"/>
          <w:docGrid w:type="lines" w:linePitch="312"/>
        </w:sectPr>
      </w:pPr>
    </w:p>
    <w:p w:rsidR="004A4CEE" w:rsidRDefault="000F273F">
      <w:pPr>
        <w:pStyle w:val="1"/>
        <w:ind w:firstLineChars="200" w:firstLine="600"/>
        <w:jc w:val="center"/>
      </w:pPr>
      <w:bookmarkStart w:id="387" w:name="_Toc19032"/>
      <w:bookmarkStart w:id="388" w:name="_Toc511632141"/>
      <w:bookmarkStart w:id="389" w:name="_Toc485497957"/>
      <w:bookmarkStart w:id="390" w:name="_Toc11006462"/>
      <w:bookmarkStart w:id="391" w:name="_Toc10895_WPSOffice_Level1"/>
      <w:bookmarkStart w:id="392" w:name="_Toc511632200"/>
      <w:bookmarkStart w:id="393" w:name="_Toc11005764"/>
      <w:bookmarkStart w:id="394" w:name="_Toc4484"/>
      <w:bookmarkStart w:id="395" w:name="_Toc15317"/>
      <w:bookmarkStart w:id="396" w:name="_Toc32219"/>
      <w:bookmarkStart w:id="397" w:name="_Toc10450219"/>
      <w:bookmarkStart w:id="398" w:name="_Toc2695"/>
      <w:bookmarkStart w:id="399" w:name="_Toc482633801"/>
      <w:bookmarkStart w:id="400" w:name="_Toc25590"/>
      <w:bookmarkStart w:id="401" w:name="_Toc511632201"/>
      <w:bookmarkStart w:id="402" w:name="_Toc26284"/>
      <w:bookmarkStart w:id="403" w:name="_Toc25887"/>
      <w:bookmarkStart w:id="404" w:name="_Toc25679"/>
      <w:bookmarkStart w:id="405" w:name="_Toc511632142"/>
      <w:bookmarkStart w:id="406" w:name="_Toc485497958"/>
      <w:bookmarkStart w:id="407" w:name="_Toc2265"/>
      <w:bookmarkStart w:id="408" w:name="_Toc482633800"/>
      <w:bookmarkStart w:id="409" w:name="_Toc25943"/>
      <w:r>
        <w:rPr>
          <w:bCs/>
        </w:rPr>
        <w:lastRenderedPageBreak/>
        <w:t>参考文献</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于广明</w:t>
      </w:r>
      <w:r>
        <w:rPr>
          <w:rFonts w:hint="eastAsia"/>
          <w:sz w:val="21"/>
          <w:szCs w:val="21"/>
        </w:rPr>
        <w:t>,</w:t>
      </w:r>
      <w:r>
        <w:rPr>
          <w:rFonts w:hint="eastAsia"/>
          <w:sz w:val="21"/>
          <w:szCs w:val="21"/>
        </w:rPr>
        <w:t>宋传旺</w:t>
      </w:r>
      <w:r>
        <w:rPr>
          <w:rFonts w:hint="eastAsia"/>
          <w:sz w:val="21"/>
          <w:szCs w:val="21"/>
        </w:rPr>
        <w:t>,</w:t>
      </w:r>
      <w:r>
        <w:rPr>
          <w:rFonts w:hint="eastAsia"/>
          <w:sz w:val="21"/>
          <w:szCs w:val="21"/>
        </w:rPr>
        <w:t>潘永战</w:t>
      </w:r>
      <w:r>
        <w:rPr>
          <w:rFonts w:hint="eastAsia"/>
          <w:sz w:val="21"/>
          <w:szCs w:val="21"/>
        </w:rPr>
        <w:t>,</w:t>
      </w:r>
      <w:r>
        <w:rPr>
          <w:rFonts w:hint="eastAsia"/>
          <w:sz w:val="21"/>
          <w:szCs w:val="21"/>
        </w:rPr>
        <w:t>李亮</w:t>
      </w:r>
      <w:r>
        <w:rPr>
          <w:rFonts w:hint="eastAsia"/>
          <w:sz w:val="21"/>
          <w:szCs w:val="21"/>
        </w:rPr>
        <w:t>,</w:t>
      </w:r>
      <w:r>
        <w:rPr>
          <w:rFonts w:hint="eastAsia"/>
          <w:sz w:val="21"/>
          <w:szCs w:val="21"/>
        </w:rPr>
        <w:t>李冉</w:t>
      </w:r>
      <w:r>
        <w:rPr>
          <w:rFonts w:hint="eastAsia"/>
          <w:sz w:val="21"/>
          <w:szCs w:val="21"/>
        </w:rPr>
        <w:t>,</w:t>
      </w:r>
      <w:r>
        <w:rPr>
          <w:rFonts w:hint="eastAsia"/>
          <w:sz w:val="21"/>
          <w:szCs w:val="21"/>
        </w:rPr>
        <w:t>路</w:t>
      </w:r>
      <w:proofErr w:type="gramStart"/>
      <w:r>
        <w:rPr>
          <w:rFonts w:hint="eastAsia"/>
          <w:sz w:val="21"/>
          <w:szCs w:val="21"/>
        </w:rPr>
        <w:t>世</w:t>
      </w:r>
      <w:proofErr w:type="gramEnd"/>
      <w:r>
        <w:rPr>
          <w:rFonts w:hint="eastAsia"/>
          <w:sz w:val="21"/>
          <w:szCs w:val="21"/>
        </w:rPr>
        <w:t>豹</w:t>
      </w:r>
      <w:r>
        <w:rPr>
          <w:rFonts w:hint="eastAsia"/>
          <w:sz w:val="21"/>
          <w:szCs w:val="21"/>
        </w:rPr>
        <w:t>.</w:t>
      </w:r>
      <w:r>
        <w:rPr>
          <w:rFonts w:hint="eastAsia"/>
          <w:sz w:val="21"/>
          <w:szCs w:val="21"/>
        </w:rPr>
        <w:t>尾矿坝安全研究的国外新进展及我国的现状和发展态势</w:t>
      </w:r>
      <w:r>
        <w:rPr>
          <w:rFonts w:hint="eastAsia"/>
          <w:sz w:val="21"/>
          <w:szCs w:val="21"/>
        </w:rPr>
        <w:t>[J].</w:t>
      </w:r>
      <w:r>
        <w:rPr>
          <w:rFonts w:hint="eastAsia"/>
          <w:sz w:val="21"/>
          <w:szCs w:val="21"/>
        </w:rPr>
        <w:t>岩石力学与工程学报</w:t>
      </w:r>
      <w:r>
        <w:rPr>
          <w:rFonts w:hint="eastAsia"/>
          <w:sz w:val="21"/>
          <w:szCs w:val="21"/>
        </w:rPr>
        <w:t>,2014,33(S1):3238-3248.</w:t>
      </w:r>
    </w:p>
    <w:p w:rsidR="004A4CEE" w:rsidRDefault="000F273F">
      <w:pPr>
        <w:pStyle w:val="11"/>
        <w:numPr>
          <w:ilvl w:val="0"/>
          <w:numId w:val="8"/>
        </w:numPr>
        <w:adjustRightInd w:val="0"/>
        <w:snapToGrid w:val="0"/>
        <w:spacing w:line="360" w:lineRule="auto"/>
        <w:ind w:firstLineChars="0"/>
        <w:rPr>
          <w:sz w:val="21"/>
          <w:szCs w:val="21"/>
        </w:rPr>
      </w:pPr>
      <w:proofErr w:type="gramStart"/>
      <w:r>
        <w:rPr>
          <w:rFonts w:hint="eastAsia"/>
          <w:sz w:val="21"/>
          <w:szCs w:val="21"/>
        </w:rPr>
        <w:t>唐利红</w:t>
      </w:r>
      <w:proofErr w:type="gramEnd"/>
      <w:r>
        <w:rPr>
          <w:rFonts w:hint="eastAsia"/>
          <w:sz w:val="21"/>
          <w:szCs w:val="21"/>
        </w:rPr>
        <w:t>.</w:t>
      </w:r>
      <w:r>
        <w:rPr>
          <w:rFonts w:hint="eastAsia"/>
          <w:sz w:val="21"/>
          <w:szCs w:val="21"/>
        </w:rPr>
        <w:t>基于</w:t>
      </w:r>
      <w:r>
        <w:rPr>
          <w:rFonts w:hint="eastAsia"/>
          <w:sz w:val="21"/>
          <w:szCs w:val="21"/>
        </w:rPr>
        <w:t>Spring MVC</w:t>
      </w:r>
      <w:r>
        <w:rPr>
          <w:rFonts w:hint="eastAsia"/>
          <w:sz w:val="21"/>
          <w:szCs w:val="21"/>
        </w:rPr>
        <w:t>及</w:t>
      </w:r>
      <w:proofErr w:type="spellStart"/>
      <w:r>
        <w:rPr>
          <w:rFonts w:hint="eastAsia"/>
          <w:sz w:val="21"/>
          <w:szCs w:val="21"/>
        </w:rPr>
        <w:t>MyBatis</w:t>
      </w:r>
      <w:proofErr w:type="spellEnd"/>
      <w:r>
        <w:rPr>
          <w:rFonts w:hint="eastAsia"/>
          <w:sz w:val="21"/>
          <w:szCs w:val="21"/>
        </w:rPr>
        <w:t>的</w:t>
      </w:r>
      <w:r>
        <w:rPr>
          <w:rFonts w:hint="eastAsia"/>
          <w:sz w:val="21"/>
          <w:szCs w:val="21"/>
        </w:rPr>
        <w:t>Web</w:t>
      </w:r>
      <w:r>
        <w:rPr>
          <w:rFonts w:hint="eastAsia"/>
          <w:sz w:val="21"/>
          <w:szCs w:val="21"/>
        </w:rPr>
        <w:t>应用框架解析</w:t>
      </w:r>
      <w:r>
        <w:rPr>
          <w:rFonts w:hint="eastAsia"/>
          <w:sz w:val="21"/>
          <w:szCs w:val="21"/>
        </w:rPr>
        <w:t>[J].</w:t>
      </w:r>
      <w:r>
        <w:rPr>
          <w:rFonts w:hint="eastAsia"/>
          <w:sz w:val="21"/>
          <w:szCs w:val="21"/>
        </w:rPr>
        <w:t>课程教育研究</w:t>
      </w:r>
      <w:r>
        <w:rPr>
          <w:rFonts w:hint="eastAsia"/>
          <w:sz w:val="21"/>
          <w:szCs w:val="21"/>
        </w:rPr>
        <w:t>,2017(48):230.</w:t>
      </w:r>
    </w:p>
    <w:p w:rsidR="004A4CEE" w:rsidRDefault="000F273F">
      <w:pPr>
        <w:pStyle w:val="11"/>
        <w:numPr>
          <w:ilvl w:val="0"/>
          <w:numId w:val="8"/>
        </w:numPr>
        <w:adjustRightInd w:val="0"/>
        <w:snapToGrid w:val="0"/>
        <w:spacing w:line="360" w:lineRule="auto"/>
        <w:ind w:firstLineChars="0"/>
        <w:rPr>
          <w:sz w:val="21"/>
          <w:szCs w:val="21"/>
        </w:rPr>
      </w:pPr>
      <w:hyperlink r:id="rId72" w:tgtFrame="http://kns.cnki.net/kcms/detail/frame/kcmstarget" w:history="1">
        <w:r>
          <w:rPr>
            <w:sz w:val="21"/>
            <w:szCs w:val="21"/>
          </w:rPr>
          <w:t>基于</w:t>
        </w:r>
        <w:r>
          <w:rPr>
            <w:sz w:val="21"/>
            <w:szCs w:val="21"/>
          </w:rPr>
          <w:t>J2EE</w:t>
        </w:r>
        <w:r>
          <w:rPr>
            <w:sz w:val="21"/>
            <w:szCs w:val="21"/>
          </w:rPr>
          <w:t>的</w:t>
        </w:r>
        <w:r>
          <w:rPr>
            <w:sz w:val="21"/>
            <w:szCs w:val="21"/>
          </w:rPr>
          <w:t>WEB</w:t>
        </w:r>
        <w:r>
          <w:rPr>
            <w:sz w:val="21"/>
            <w:szCs w:val="21"/>
          </w:rPr>
          <w:t>框架的研究和实现</w:t>
        </w:r>
      </w:hyperlink>
      <w:r>
        <w:rPr>
          <w:sz w:val="21"/>
          <w:szCs w:val="21"/>
        </w:rPr>
        <w:t xml:space="preserve">[D]. </w:t>
      </w:r>
      <w:r>
        <w:rPr>
          <w:sz w:val="21"/>
          <w:szCs w:val="21"/>
        </w:rPr>
        <w:t>邹盼霞</w:t>
      </w:r>
      <w:r>
        <w:rPr>
          <w:sz w:val="21"/>
          <w:szCs w:val="21"/>
        </w:rPr>
        <w:t>.</w:t>
      </w:r>
      <w:r>
        <w:rPr>
          <w:sz w:val="21"/>
          <w:szCs w:val="21"/>
        </w:rPr>
        <w:t>东华大学</w:t>
      </w:r>
      <w:r>
        <w:rPr>
          <w:sz w:val="21"/>
          <w:szCs w:val="21"/>
        </w:rPr>
        <w:t> 2006</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秦飞</w:t>
      </w:r>
      <w:r>
        <w:rPr>
          <w:rFonts w:hint="eastAsia"/>
          <w:sz w:val="21"/>
          <w:szCs w:val="21"/>
        </w:rPr>
        <w:t>.</w:t>
      </w:r>
      <w:r>
        <w:rPr>
          <w:rFonts w:hint="eastAsia"/>
          <w:sz w:val="21"/>
          <w:szCs w:val="21"/>
        </w:rPr>
        <w:t>基于</w:t>
      </w:r>
      <w:r>
        <w:rPr>
          <w:rFonts w:hint="eastAsia"/>
          <w:sz w:val="21"/>
          <w:szCs w:val="21"/>
        </w:rPr>
        <w:t>MVC</w:t>
      </w:r>
      <w:r>
        <w:rPr>
          <w:rFonts w:hint="eastAsia"/>
          <w:sz w:val="21"/>
          <w:szCs w:val="21"/>
        </w:rPr>
        <w:t>模式的尾矿库信息化监控系统的分析与设计</w:t>
      </w:r>
      <w:r>
        <w:rPr>
          <w:rFonts w:hint="eastAsia"/>
          <w:sz w:val="21"/>
          <w:szCs w:val="21"/>
        </w:rPr>
        <w:t>[J].</w:t>
      </w:r>
      <w:r>
        <w:rPr>
          <w:rFonts w:hint="eastAsia"/>
          <w:sz w:val="21"/>
          <w:szCs w:val="21"/>
        </w:rPr>
        <w:t>山东工业技术</w:t>
      </w:r>
      <w:r>
        <w:rPr>
          <w:rFonts w:hint="eastAsia"/>
          <w:sz w:val="21"/>
          <w:szCs w:val="21"/>
        </w:rPr>
        <w:t>,2017(24):114.</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康文杰</w:t>
      </w:r>
      <w:r>
        <w:rPr>
          <w:rFonts w:hint="eastAsia"/>
          <w:sz w:val="21"/>
          <w:szCs w:val="21"/>
        </w:rPr>
        <w:t>,</w:t>
      </w:r>
      <w:r>
        <w:rPr>
          <w:rFonts w:hint="eastAsia"/>
          <w:sz w:val="21"/>
          <w:szCs w:val="21"/>
        </w:rPr>
        <w:t>王勇</w:t>
      </w:r>
      <w:r>
        <w:rPr>
          <w:rFonts w:hint="eastAsia"/>
          <w:sz w:val="21"/>
          <w:szCs w:val="21"/>
        </w:rPr>
        <w:t>,</w:t>
      </w:r>
      <w:proofErr w:type="gramStart"/>
      <w:r>
        <w:rPr>
          <w:rFonts w:hint="eastAsia"/>
          <w:sz w:val="21"/>
          <w:szCs w:val="21"/>
        </w:rPr>
        <w:t>俸</w:t>
      </w:r>
      <w:proofErr w:type="gramEnd"/>
      <w:r>
        <w:rPr>
          <w:rFonts w:hint="eastAsia"/>
          <w:sz w:val="21"/>
          <w:szCs w:val="21"/>
        </w:rPr>
        <w:t>皓</w:t>
      </w:r>
      <w:r>
        <w:rPr>
          <w:rFonts w:hint="eastAsia"/>
          <w:sz w:val="21"/>
          <w:szCs w:val="21"/>
        </w:rPr>
        <w:t>.</w:t>
      </w:r>
      <w:r>
        <w:rPr>
          <w:rFonts w:hint="eastAsia"/>
          <w:sz w:val="21"/>
          <w:szCs w:val="21"/>
        </w:rPr>
        <w:t>云平台中</w:t>
      </w:r>
      <w:r>
        <w:rPr>
          <w:rFonts w:hint="eastAsia"/>
          <w:sz w:val="21"/>
          <w:szCs w:val="21"/>
        </w:rPr>
        <w:t>MySQL</w:t>
      </w:r>
      <w:r>
        <w:rPr>
          <w:rFonts w:hint="eastAsia"/>
          <w:sz w:val="21"/>
          <w:szCs w:val="21"/>
        </w:rPr>
        <w:t>数据库高可用性的设计与实现</w:t>
      </w:r>
      <w:r>
        <w:rPr>
          <w:rFonts w:hint="eastAsia"/>
          <w:sz w:val="21"/>
          <w:szCs w:val="21"/>
        </w:rPr>
        <w:t>[J].</w:t>
      </w:r>
      <w:r>
        <w:rPr>
          <w:rFonts w:hint="eastAsia"/>
          <w:sz w:val="21"/>
          <w:szCs w:val="21"/>
        </w:rPr>
        <w:t>计算机工程与设计</w:t>
      </w:r>
      <w:r>
        <w:rPr>
          <w:rFonts w:hint="eastAsia"/>
          <w:sz w:val="21"/>
          <w:szCs w:val="21"/>
        </w:rPr>
        <w:t>,2018,39(01):296-301</w:t>
      </w:r>
    </w:p>
    <w:p w:rsidR="004A4CEE" w:rsidRDefault="000F273F">
      <w:pPr>
        <w:pStyle w:val="11"/>
        <w:numPr>
          <w:ilvl w:val="0"/>
          <w:numId w:val="8"/>
        </w:numPr>
        <w:adjustRightInd w:val="0"/>
        <w:snapToGrid w:val="0"/>
        <w:spacing w:line="360" w:lineRule="auto"/>
        <w:ind w:firstLineChars="0"/>
        <w:rPr>
          <w:sz w:val="21"/>
          <w:szCs w:val="21"/>
        </w:rPr>
      </w:pPr>
      <w:proofErr w:type="gramStart"/>
      <w:r>
        <w:rPr>
          <w:rFonts w:hint="eastAsia"/>
          <w:sz w:val="21"/>
          <w:szCs w:val="21"/>
        </w:rPr>
        <w:t>梁晓弘</w:t>
      </w:r>
      <w:proofErr w:type="gramEnd"/>
      <w:r>
        <w:rPr>
          <w:rFonts w:hint="eastAsia"/>
          <w:sz w:val="21"/>
          <w:szCs w:val="21"/>
        </w:rPr>
        <w:t>,</w:t>
      </w:r>
      <w:r>
        <w:rPr>
          <w:rFonts w:hint="eastAsia"/>
          <w:sz w:val="21"/>
          <w:szCs w:val="21"/>
        </w:rPr>
        <w:t>黄兴荣</w:t>
      </w:r>
      <w:r>
        <w:rPr>
          <w:rFonts w:hint="eastAsia"/>
          <w:sz w:val="21"/>
          <w:szCs w:val="21"/>
        </w:rPr>
        <w:t>.J2EE</w:t>
      </w:r>
      <w:r>
        <w:rPr>
          <w:rFonts w:hint="eastAsia"/>
          <w:sz w:val="21"/>
          <w:szCs w:val="21"/>
        </w:rPr>
        <w:t>架构下基于</w:t>
      </w:r>
      <w:r>
        <w:rPr>
          <w:rFonts w:hint="eastAsia"/>
          <w:sz w:val="21"/>
          <w:szCs w:val="21"/>
        </w:rPr>
        <w:t>Web</w:t>
      </w:r>
      <w:r>
        <w:rPr>
          <w:rFonts w:hint="eastAsia"/>
          <w:sz w:val="21"/>
          <w:szCs w:val="21"/>
        </w:rPr>
        <w:t>的信息管理系统框架研究</w:t>
      </w:r>
      <w:r>
        <w:rPr>
          <w:rFonts w:hint="eastAsia"/>
          <w:sz w:val="21"/>
          <w:szCs w:val="21"/>
        </w:rPr>
        <w:t>[J].</w:t>
      </w:r>
      <w:r>
        <w:rPr>
          <w:rFonts w:hint="eastAsia"/>
          <w:sz w:val="21"/>
          <w:szCs w:val="21"/>
        </w:rPr>
        <w:t>数字技术与应用</w:t>
      </w:r>
      <w:r>
        <w:rPr>
          <w:rFonts w:hint="eastAsia"/>
          <w:sz w:val="21"/>
          <w:szCs w:val="21"/>
        </w:rPr>
        <w:t>,2017(12):86-88.</w:t>
      </w:r>
    </w:p>
    <w:p w:rsidR="004A4CEE" w:rsidRDefault="000F273F">
      <w:pPr>
        <w:pStyle w:val="11"/>
        <w:numPr>
          <w:ilvl w:val="0"/>
          <w:numId w:val="8"/>
        </w:numPr>
        <w:adjustRightInd w:val="0"/>
        <w:snapToGrid w:val="0"/>
        <w:spacing w:line="360" w:lineRule="auto"/>
        <w:ind w:firstLineChars="0"/>
        <w:rPr>
          <w:sz w:val="21"/>
          <w:szCs w:val="21"/>
        </w:rPr>
      </w:pPr>
      <w:proofErr w:type="gramStart"/>
      <w:r>
        <w:rPr>
          <w:rFonts w:hint="eastAsia"/>
          <w:sz w:val="21"/>
          <w:szCs w:val="21"/>
        </w:rPr>
        <w:t>李万锋</w:t>
      </w:r>
      <w:proofErr w:type="gramEnd"/>
      <w:r>
        <w:rPr>
          <w:rFonts w:hint="eastAsia"/>
          <w:sz w:val="21"/>
          <w:szCs w:val="21"/>
        </w:rPr>
        <w:t xml:space="preserve">. </w:t>
      </w:r>
      <w:r>
        <w:rPr>
          <w:rFonts w:hint="eastAsia"/>
          <w:sz w:val="21"/>
          <w:szCs w:val="21"/>
        </w:rPr>
        <w:t>基于</w:t>
      </w:r>
      <w:r>
        <w:rPr>
          <w:rFonts w:hint="eastAsia"/>
          <w:sz w:val="21"/>
          <w:szCs w:val="21"/>
        </w:rPr>
        <w:t>Java EE</w:t>
      </w:r>
      <w:r>
        <w:rPr>
          <w:rFonts w:hint="eastAsia"/>
          <w:sz w:val="21"/>
          <w:szCs w:val="21"/>
        </w:rPr>
        <w:t>的数据可视化平台设计及主要功能实现</w:t>
      </w:r>
      <w:r>
        <w:rPr>
          <w:rFonts w:hint="eastAsia"/>
          <w:sz w:val="21"/>
          <w:szCs w:val="21"/>
        </w:rPr>
        <w:t>[D].</w:t>
      </w:r>
      <w:r>
        <w:rPr>
          <w:rFonts w:hint="eastAsia"/>
          <w:sz w:val="21"/>
          <w:szCs w:val="21"/>
        </w:rPr>
        <w:t>中国科学院大学</w:t>
      </w:r>
      <w:r>
        <w:rPr>
          <w:rFonts w:hint="eastAsia"/>
          <w:sz w:val="21"/>
          <w:szCs w:val="21"/>
        </w:rPr>
        <w:t>(</w:t>
      </w:r>
      <w:r>
        <w:rPr>
          <w:rFonts w:hint="eastAsia"/>
          <w:sz w:val="21"/>
          <w:szCs w:val="21"/>
        </w:rPr>
        <w:t>中国科学院工程管理与信息技术学院</w:t>
      </w:r>
      <w:r>
        <w:rPr>
          <w:rFonts w:hint="eastAsia"/>
          <w:sz w:val="21"/>
          <w:szCs w:val="21"/>
        </w:rPr>
        <w:t>),2017.</w:t>
      </w:r>
    </w:p>
    <w:p w:rsidR="004A4CEE" w:rsidRDefault="000F273F">
      <w:pPr>
        <w:pStyle w:val="11"/>
        <w:numPr>
          <w:ilvl w:val="0"/>
          <w:numId w:val="8"/>
        </w:numPr>
        <w:adjustRightInd w:val="0"/>
        <w:snapToGrid w:val="0"/>
        <w:spacing w:line="360" w:lineRule="auto"/>
        <w:ind w:firstLineChars="0"/>
        <w:rPr>
          <w:sz w:val="21"/>
          <w:szCs w:val="21"/>
        </w:rPr>
      </w:pPr>
      <w:proofErr w:type="gramStart"/>
      <w:r>
        <w:rPr>
          <w:rFonts w:hint="eastAsia"/>
          <w:sz w:val="21"/>
          <w:szCs w:val="21"/>
        </w:rPr>
        <w:t>荣艳冬</w:t>
      </w:r>
      <w:proofErr w:type="gramEnd"/>
      <w:r>
        <w:rPr>
          <w:rFonts w:hint="eastAsia"/>
          <w:sz w:val="21"/>
          <w:szCs w:val="21"/>
        </w:rPr>
        <w:t>.</w:t>
      </w:r>
      <w:r>
        <w:rPr>
          <w:rFonts w:hint="eastAsia"/>
          <w:sz w:val="21"/>
          <w:szCs w:val="21"/>
        </w:rPr>
        <w:t>关于</w:t>
      </w:r>
      <w:proofErr w:type="spellStart"/>
      <w:r>
        <w:rPr>
          <w:rFonts w:hint="eastAsia"/>
          <w:sz w:val="21"/>
          <w:szCs w:val="21"/>
        </w:rPr>
        <w:t>Mybatis</w:t>
      </w:r>
      <w:proofErr w:type="spellEnd"/>
      <w:r>
        <w:rPr>
          <w:rFonts w:hint="eastAsia"/>
          <w:sz w:val="21"/>
          <w:szCs w:val="21"/>
        </w:rPr>
        <w:t>持久层框架的应用研究</w:t>
      </w:r>
      <w:r>
        <w:rPr>
          <w:rFonts w:hint="eastAsia"/>
          <w:sz w:val="21"/>
          <w:szCs w:val="21"/>
        </w:rPr>
        <w:t>[J].</w:t>
      </w:r>
      <w:r>
        <w:rPr>
          <w:rFonts w:hint="eastAsia"/>
          <w:sz w:val="21"/>
          <w:szCs w:val="21"/>
        </w:rPr>
        <w:t>信息安全与技术</w:t>
      </w:r>
      <w:r>
        <w:rPr>
          <w:rFonts w:hint="eastAsia"/>
          <w:sz w:val="21"/>
          <w:szCs w:val="21"/>
        </w:rPr>
        <w:t>,2015,6(12):86-88.</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张宝玉</w:t>
      </w:r>
      <w:r>
        <w:rPr>
          <w:rFonts w:hint="eastAsia"/>
          <w:sz w:val="21"/>
          <w:szCs w:val="21"/>
        </w:rPr>
        <w:t>.</w:t>
      </w:r>
      <w:r>
        <w:rPr>
          <w:rFonts w:hint="eastAsia"/>
          <w:sz w:val="21"/>
          <w:szCs w:val="21"/>
        </w:rPr>
        <w:t>浅析</w:t>
      </w:r>
      <w:r>
        <w:rPr>
          <w:rFonts w:hint="eastAsia"/>
          <w:sz w:val="21"/>
          <w:szCs w:val="21"/>
        </w:rPr>
        <w:t>HTTPS</w:t>
      </w:r>
      <w:r>
        <w:rPr>
          <w:rFonts w:hint="eastAsia"/>
          <w:sz w:val="21"/>
          <w:szCs w:val="21"/>
        </w:rPr>
        <w:t>协议的原理及应用</w:t>
      </w:r>
      <w:r>
        <w:rPr>
          <w:rFonts w:hint="eastAsia"/>
          <w:sz w:val="21"/>
          <w:szCs w:val="21"/>
        </w:rPr>
        <w:t>[J].</w:t>
      </w:r>
      <w:r>
        <w:rPr>
          <w:rFonts w:hint="eastAsia"/>
          <w:sz w:val="21"/>
          <w:szCs w:val="21"/>
        </w:rPr>
        <w:t>网络安全技术与应用</w:t>
      </w:r>
      <w:r>
        <w:rPr>
          <w:rFonts w:hint="eastAsia"/>
          <w:sz w:val="21"/>
          <w:szCs w:val="21"/>
        </w:rPr>
        <w:t>,2016(07):36-37+39.</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James Goodwill. Pure Java</w:t>
      </w:r>
      <w:r>
        <w:rPr>
          <w:rFonts w:hint="eastAsia"/>
          <w:sz w:val="21"/>
          <w:szCs w:val="21"/>
        </w:rPr>
        <w:t xml:space="preserve"> Server Pages .Indianapolis Ind: </w:t>
      </w:r>
      <w:proofErr w:type="spellStart"/>
      <w:r>
        <w:rPr>
          <w:rFonts w:hint="eastAsia"/>
          <w:sz w:val="21"/>
          <w:szCs w:val="21"/>
        </w:rPr>
        <w:t>Sams</w:t>
      </w:r>
      <w:proofErr w:type="spellEnd"/>
      <w:r>
        <w:rPr>
          <w:rFonts w:hint="eastAsia"/>
          <w:sz w:val="21"/>
          <w:szCs w:val="21"/>
        </w:rPr>
        <w:t>, 2015, 54(3)</w:t>
      </w:r>
      <w:r>
        <w:rPr>
          <w:rFonts w:hint="eastAsia"/>
          <w:sz w:val="21"/>
          <w:szCs w:val="21"/>
        </w:rPr>
        <w:t>，</w:t>
      </w:r>
      <w:r>
        <w:rPr>
          <w:rFonts w:hint="eastAsia"/>
          <w:sz w:val="21"/>
          <w:szCs w:val="21"/>
        </w:rPr>
        <w:t>61-63</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rsidR="004A4CEE" w:rsidRDefault="000F273F">
      <w:pPr>
        <w:pStyle w:val="11"/>
        <w:numPr>
          <w:ilvl w:val="0"/>
          <w:numId w:val="8"/>
        </w:numPr>
        <w:adjustRightInd w:val="0"/>
        <w:snapToGrid w:val="0"/>
        <w:spacing w:line="360" w:lineRule="auto"/>
        <w:ind w:firstLineChars="0"/>
        <w:rPr>
          <w:sz w:val="21"/>
          <w:szCs w:val="21"/>
        </w:rPr>
      </w:pPr>
      <w:hyperlink r:id="rId73" w:tgtFrame="http://kns.cnki.net/kcms/detail/frame/kcmstarget" w:history="1">
        <w:r>
          <w:rPr>
            <w:sz w:val="21"/>
            <w:szCs w:val="21"/>
          </w:rPr>
          <w:t>基于</w:t>
        </w:r>
        <w:r>
          <w:rPr>
            <w:sz w:val="21"/>
            <w:szCs w:val="21"/>
          </w:rPr>
          <w:t>Vue.js</w:t>
        </w:r>
        <w:r>
          <w:rPr>
            <w:sz w:val="21"/>
            <w:szCs w:val="21"/>
          </w:rPr>
          <w:t>的</w:t>
        </w:r>
        <w:r>
          <w:rPr>
            <w:sz w:val="21"/>
            <w:szCs w:val="21"/>
          </w:rPr>
          <w:t>Web</w:t>
        </w:r>
        <w:r>
          <w:rPr>
            <w:sz w:val="21"/>
            <w:szCs w:val="21"/>
          </w:rPr>
          <w:t>前端应用研究</w:t>
        </w:r>
      </w:hyperlink>
      <w:r>
        <w:rPr>
          <w:sz w:val="21"/>
          <w:szCs w:val="21"/>
        </w:rPr>
        <w:t xml:space="preserve">[J]. </w:t>
      </w:r>
      <w:r>
        <w:rPr>
          <w:sz w:val="21"/>
          <w:szCs w:val="21"/>
        </w:rPr>
        <w:t>朱二华</w:t>
      </w:r>
      <w:r>
        <w:rPr>
          <w:sz w:val="21"/>
          <w:szCs w:val="21"/>
        </w:rPr>
        <w:t>.  </w:t>
      </w:r>
      <w:r>
        <w:rPr>
          <w:sz w:val="21"/>
          <w:szCs w:val="21"/>
        </w:rPr>
        <w:t>科技与创新</w:t>
      </w:r>
      <w:r>
        <w:rPr>
          <w:sz w:val="21"/>
          <w:szCs w:val="21"/>
        </w:rPr>
        <w:t>. 2017(20)</w:t>
      </w:r>
    </w:p>
    <w:p w:rsidR="004A4CEE" w:rsidRDefault="004A4CEE">
      <w:pPr>
        <w:pStyle w:val="11"/>
        <w:adjustRightInd w:val="0"/>
        <w:snapToGrid w:val="0"/>
        <w:spacing w:line="360" w:lineRule="auto"/>
        <w:ind w:left="420" w:firstLineChars="0" w:firstLine="0"/>
      </w:pPr>
    </w:p>
    <w:p w:rsidR="004A4CEE" w:rsidRDefault="004A4CEE">
      <w:pPr>
        <w:pStyle w:val="11"/>
        <w:adjustRightInd w:val="0"/>
        <w:snapToGrid w:val="0"/>
        <w:spacing w:line="360" w:lineRule="auto"/>
        <w:ind w:left="420" w:firstLineChars="0" w:firstLine="0"/>
        <w:sectPr w:rsidR="004A4CEE">
          <w:pgSz w:w="11906" w:h="16838"/>
          <w:pgMar w:top="1440" w:right="1800" w:bottom="1440" w:left="1800" w:header="851" w:footer="992" w:gutter="0"/>
          <w:cols w:space="425"/>
          <w:docGrid w:type="lines" w:linePitch="312"/>
        </w:sectPr>
      </w:pPr>
    </w:p>
    <w:p w:rsidR="004A4CEE" w:rsidRDefault="000F273F">
      <w:pPr>
        <w:pStyle w:val="1"/>
        <w:jc w:val="center"/>
        <w:rPr>
          <w:bCs/>
        </w:rPr>
      </w:pPr>
      <w:bookmarkStart w:id="410" w:name="_Toc10450220"/>
      <w:bookmarkStart w:id="411" w:name="_Toc10193_WPSOffice_Level1"/>
      <w:bookmarkStart w:id="412" w:name="_Toc11005765"/>
      <w:bookmarkStart w:id="413" w:name="_Toc11006463"/>
      <w:bookmarkStart w:id="414" w:name="_Toc27483"/>
      <w:r>
        <w:rPr>
          <w:bCs/>
        </w:rPr>
        <w:lastRenderedPageBreak/>
        <w:t>致</w:t>
      </w:r>
      <w:r>
        <w:rPr>
          <w:rFonts w:hint="eastAsia"/>
          <w:bCs/>
        </w:rPr>
        <w:t xml:space="preserve"> </w:t>
      </w:r>
      <w:r>
        <w:rPr>
          <w:bCs/>
        </w:rPr>
        <w:t>谢</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rsidR="004A4CEE" w:rsidRDefault="000F273F">
      <w:pPr>
        <w:adjustRightInd w:val="0"/>
        <w:snapToGrid w:val="0"/>
        <w:spacing w:line="360" w:lineRule="auto"/>
        <w:ind w:firstLineChars="200" w:firstLine="480"/>
        <w:rPr>
          <w:rFonts w:ascii="宋体" w:hAnsi="宋体"/>
          <w:sz w:val="24"/>
          <w:szCs w:val="24"/>
        </w:rPr>
      </w:pPr>
      <w:r>
        <w:rPr>
          <w:rFonts w:ascii="宋体" w:hAnsi="宋体"/>
          <w:sz w:val="24"/>
          <w:szCs w:val="24"/>
        </w:rPr>
        <w:t>大学</w:t>
      </w:r>
      <w:r>
        <w:rPr>
          <w:rFonts w:ascii="宋体" w:hAnsi="宋体" w:hint="eastAsia"/>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ascii="宋体" w:hAnsi="宋体" w:hint="eastAsia"/>
          <w:sz w:val="24"/>
          <w:szCs w:val="24"/>
        </w:rPr>
        <w:t>四</w:t>
      </w:r>
      <w:r>
        <w:rPr>
          <w:rFonts w:ascii="宋体" w:hAnsi="宋体"/>
          <w:sz w:val="24"/>
          <w:szCs w:val="24"/>
        </w:rPr>
        <w:t>年学习的默默支持</w:t>
      </w:r>
      <w:r>
        <w:rPr>
          <w:rFonts w:ascii="宋体" w:hAnsi="宋体"/>
          <w:sz w:val="24"/>
          <w:szCs w:val="24"/>
        </w:rPr>
        <w:t>;</w:t>
      </w:r>
      <w:r>
        <w:rPr>
          <w:rFonts w:ascii="宋体" w:hAnsi="宋体"/>
          <w:sz w:val="24"/>
          <w:szCs w:val="24"/>
        </w:rPr>
        <w:t>感谢我的母校</w:t>
      </w:r>
      <w:r>
        <w:rPr>
          <w:rFonts w:ascii="宋体" w:hAnsi="宋体" w:hint="eastAsia"/>
          <w:sz w:val="24"/>
          <w:szCs w:val="24"/>
        </w:rPr>
        <w:t>商洛学院</w:t>
      </w:r>
      <w:r>
        <w:rPr>
          <w:rFonts w:ascii="宋体" w:hAnsi="宋体"/>
          <w:sz w:val="24"/>
          <w:szCs w:val="24"/>
        </w:rPr>
        <w:t>给了我在大学</w:t>
      </w:r>
      <w:r>
        <w:rPr>
          <w:rFonts w:ascii="宋体" w:hAnsi="宋体" w:hint="eastAsia"/>
          <w:sz w:val="24"/>
          <w:szCs w:val="24"/>
        </w:rPr>
        <w:t>四</w:t>
      </w:r>
      <w:r>
        <w:rPr>
          <w:rFonts w:ascii="宋体" w:hAnsi="宋体"/>
          <w:sz w:val="24"/>
          <w:szCs w:val="24"/>
        </w:rPr>
        <w:t>年深造的机会，让我能继续学习和提高</w:t>
      </w:r>
      <w:r>
        <w:rPr>
          <w:rFonts w:ascii="宋体" w:hAnsi="宋体" w:hint="eastAsia"/>
          <w:sz w:val="24"/>
          <w:szCs w:val="24"/>
        </w:rPr>
        <w:t>；</w:t>
      </w:r>
      <w:r>
        <w:rPr>
          <w:rFonts w:ascii="宋体" w:hAnsi="宋体"/>
          <w:sz w:val="24"/>
          <w:szCs w:val="24"/>
        </w:rPr>
        <w:t>感谢</w:t>
      </w:r>
      <w:r>
        <w:rPr>
          <w:rFonts w:ascii="宋体" w:hAnsi="宋体" w:hint="eastAsia"/>
          <w:sz w:val="24"/>
          <w:szCs w:val="24"/>
        </w:rPr>
        <w:t>商洛学院</w:t>
      </w:r>
      <w:r>
        <w:rPr>
          <w:rFonts w:ascii="宋体" w:hAnsi="宋体"/>
          <w:sz w:val="24"/>
          <w:szCs w:val="24"/>
        </w:rPr>
        <w:t>的老师和同学们</w:t>
      </w:r>
      <w:r>
        <w:rPr>
          <w:rFonts w:ascii="宋体" w:hAnsi="宋体" w:hint="eastAsia"/>
          <w:sz w:val="24"/>
          <w:szCs w:val="24"/>
        </w:rPr>
        <w:t>四</w:t>
      </w:r>
      <w:r>
        <w:rPr>
          <w:rFonts w:ascii="宋体" w:hAnsi="宋体"/>
          <w:sz w:val="24"/>
          <w:szCs w:val="24"/>
        </w:rPr>
        <w:t>年来的关心和鼓励。老师们课堂上的激情洋溢，课堂下的谆谆教诲</w:t>
      </w:r>
      <w:r>
        <w:rPr>
          <w:rFonts w:ascii="宋体" w:hAnsi="宋体" w:hint="eastAsia"/>
          <w:sz w:val="24"/>
          <w:szCs w:val="24"/>
        </w:rPr>
        <w:t>；</w:t>
      </w:r>
      <w:r>
        <w:rPr>
          <w:rFonts w:ascii="宋体" w:hAnsi="宋体"/>
          <w:sz w:val="24"/>
          <w:szCs w:val="24"/>
        </w:rPr>
        <w:t>同学们在学习中的认真热情，生活上的热心主动，所有这些都让我的</w:t>
      </w:r>
      <w:r>
        <w:rPr>
          <w:rFonts w:ascii="宋体" w:hAnsi="宋体" w:hint="eastAsia"/>
          <w:sz w:val="24"/>
          <w:szCs w:val="24"/>
        </w:rPr>
        <w:t>四</w:t>
      </w:r>
      <w:r>
        <w:rPr>
          <w:rFonts w:ascii="宋体" w:hAnsi="宋体"/>
          <w:sz w:val="24"/>
          <w:szCs w:val="24"/>
        </w:rPr>
        <w:t>年充满了感动。</w:t>
      </w:r>
    </w:p>
    <w:p w:rsidR="004A4CEE" w:rsidRDefault="000F273F">
      <w:pPr>
        <w:adjustRightInd w:val="0"/>
        <w:snapToGrid w:val="0"/>
        <w:spacing w:line="360" w:lineRule="auto"/>
        <w:ind w:firstLineChars="200" w:firstLine="48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ascii="宋体" w:hAnsi="宋体" w:hint="eastAsia"/>
          <w:sz w:val="24"/>
          <w:szCs w:val="24"/>
        </w:rPr>
        <w:t>王博老师</w:t>
      </w:r>
      <w:r>
        <w:rPr>
          <w:rFonts w:ascii="宋体" w:hAnsi="宋体"/>
          <w:sz w:val="24"/>
          <w:szCs w:val="24"/>
        </w:rPr>
        <w:t>都给予了我悉心的指导。在此谨向</w:t>
      </w:r>
      <w:r>
        <w:rPr>
          <w:rFonts w:ascii="宋体" w:hAnsi="宋体" w:hint="eastAsia"/>
          <w:sz w:val="24"/>
          <w:szCs w:val="24"/>
        </w:rPr>
        <w:t>王博</w:t>
      </w:r>
      <w:r>
        <w:rPr>
          <w:rFonts w:ascii="宋体" w:hAnsi="宋体"/>
          <w:sz w:val="24"/>
          <w:szCs w:val="24"/>
        </w:rPr>
        <w:t>老师致以诚挚的谢意和崇高的敬意。</w:t>
      </w:r>
    </w:p>
    <w:p w:rsidR="004A4CEE" w:rsidRDefault="000F273F">
      <w:pPr>
        <w:adjustRightInd w:val="0"/>
        <w:snapToGrid w:val="0"/>
        <w:spacing w:line="360" w:lineRule="auto"/>
        <w:ind w:firstLineChars="200" w:firstLine="480"/>
        <w:rPr>
          <w:rFonts w:ascii="宋体" w:hAnsi="宋体"/>
          <w:iCs/>
          <w:sz w:val="24"/>
          <w:szCs w:val="24"/>
        </w:rPr>
      </w:pPr>
      <w:r>
        <w:rPr>
          <w:rFonts w:ascii="宋体" w:hAnsi="宋体" w:hint="eastAsia"/>
          <w:sz w:val="24"/>
          <w:szCs w:val="24"/>
        </w:rPr>
        <w:t>四年的大学时光匆匆走过，在此，我再次感谢包括此次论文指导老师王博在内的所有商洛学院的教师，感谢你们四年孜孜不倦的教诲。</w:t>
      </w:r>
    </w:p>
    <w:sectPr w:rsidR="004A4C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73F" w:rsidRDefault="000F273F">
      <w:r>
        <w:separator/>
      </w:r>
    </w:p>
  </w:endnote>
  <w:endnote w:type="continuationSeparator" w:id="0">
    <w:p w:rsidR="000F273F" w:rsidRDefault="000F2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default"/>
    <w:sig w:usb0="00000000" w:usb1="00000000"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decorative"/>
    <w:pitch w:val="default"/>
    <w:sig w:usb0="00000000" w:usb1="00000000" w:usb2="00000010" w:usb3="00000000" w:csb0="00040000" w:csb1="00000000"/>
  </w:font>
  <w:font w:name="仿宋_GB2312">
    <w:altName w:val="仿宋"/>
    <w:charset w:val="86"/>
    <w:family w:val="decorative"/>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81734"/>
    </w:sdtPr>
    <w:sdtEndPr/>
    <w:sdtContent>
      <w:p w:rsidR="004A4CEE" w:rsidRDefault="000F273F">
        <w:pPr>
          <w:pStyle w:val="a9"/>
          <w:jc w:val="center"/>
        </w:pPr>
        <w:r>
          <w:fldChar w:fldCharType="begin"/>
        </w:r>
        <w:r>
          <w:instrText>PAGE   \* MERGEFORMAT</w:instrText>
        </w:r>
        <w:r>
          <w:fldChar w:fldCharType="separate"/>
        </w:r>
        <w:r>
          <w:rPr>
            <w:lang w:val="zh-CN"/>
          </w:rPr>
          <w:t>2</w:t>
        </w:r>
        <w:r>
          <w:fldChar w:fldCharType="end"/>
        </w:r>
      </w:p>
    </w:sdtContent>
  </w:sdt>
  <w:p w:rsidR="004A4CEE" w:rsidRDefault="004A4CEE">
    <w:pPr>
      <w:pStyle w:val="a9"/>
      <w:jc w:val="both"/>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4CEE" w:rsidRDefault="000F273F">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VZgIAABMFAAAOAAAAZHJzL2Uyb0RvYy54bWysVM1uEzEQviPxDpbvdNMWq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1Lzpyw6NH992/3dz/vf3xluANBnY8z4K49kKl/TT3A433EZa6718HmLypi0IPqzY5e&#10;1Scms9H0YDqdQCWhG3/gv3ow9yGmN4osy0LNA/pXaBXri5gG6AjJ0Rydt8aUHhrHupofHb6a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m5/3VWYCAAATBQAADgAAAAAAAAAAAAAAAAAuAgAAZHJzL2Uyb0Rv&#10;Yy54bWxQSwECLQAUAAYACAAAACEAcarRudcAAAAFAQAADwAAAAAAAAAAAAAAAADABAAAZHJzL2Rv&#10;d25yZXYueG1sUEsFBgAAAAAEAAQA8wAAAMQFAAAAAA==&#10;" filled="f" stroked="f" strokeweight=".5pt">
              <v:textbox style="mso-fit-shape-to-text:t" inset="0,0,0,0">
                <w:txbxContent>
                  <w:p w:rsidR="004A4CEE" w:rsidRDefault="000F273F">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4CEE" w:rsidRDefault="000F273F">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30"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fuZgIAABMFAAAOAAAAZHJzL2Uyb0RvYy54bWysVM1uEzEQviPxDpbvdNMWq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hZ05Y9Oj++7f7u5/3P74y3IGgzscZcNceyNS/ph7g8T7iMtfd62DzFxUx6EH1Zkev&#10;6hOT2Wh6MJ1OoJLQjT/wXz2Y+xDTG0WWZaHmAf0rtIr1RUwDdITkaI7OW2NKD41jXc2PDl9NisFO&#10;A+fGIUYuYki2SGljVPZg3HulUX/JOV+UyVOnJrC1wMwIKZVLpdziCeiM0gj7FMMtPpuqMpVPMd5Z&#10;lMjk0s7Yto5CqfdR2s3nMWU94EcGhrozBalf9qXxL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SC2X7mYCAAATBQAADgAAAAAAAAAAAAAAAAAuAgAAZHJzL2Uyb0Rv&#10;Yy54bWxQSwECLQAUAAYACAAAACEAcarRudcAAAAFAQAADwAAAAAAAAAAAAAAAADABAAAZHJzL2Rv&#10;d25yZXYueG1sUEsFBgAAAAAEAAQA8wAAAMQFAAAAAA==&#10;" filled="f" stroked="f" strokeweight=".5pt">
              <v:textbox style="mso-fit-shape-to-text:t" inset="0,0,0,0">
                <w:txbxContent>
                  <w:p w:rsidR="004A4CEE" w:rsidRDefault="000F273F">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4CEE" w:rsidRDefault="000F273F">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1"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CjkeSpkAgAAEwUAAA4AAAAAAAAAAAAAAAAALgIAAGRycy9lMm9Eb2Mu&#10;eG1sUEsBAi0AFAAGAAgAAAAhAHGq0bnXAAAABQEAAA8AAAAAAAAAAAAAAAAAvgQAAGRycy9kb3du&#10;cmV2LnhtbFBLBQYAAAAABAAEAPMAAADCBQAAAAA=&#10;" filled="f" stroked="f" strokeweight=".5pt">
              <v:textbox style="mso-fit-shape-to-text:t" inset="0,0,0,0">
                <w:txbxContent>
                  <w:p w:rsidR="004A4CEE" w:rsidRDefault="000F273F">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jc w:val="center"/>
    </w:pPr>
    <w:r>
      <w:fldChar w:fldCharType="begin"/>
    </w:r>
    <w:r>
      <w:instrText>PAGE   \* MERGEFORMAT</w:instrText>
    </w:r>
    <w:r>
      <w:fldChar w:fldCharType="separate"/>
    </w:r>
    <w:r>
      <w:rPr>
        <w:lang w:val="zh-CN"/>
      </w:rP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654045"/>
    </w:sdtPr>
    <w:sdtEndPr/>
    <w:sdtContent>
      <w:p w:rsidR="004A4CEE" w:rsidRDefault="000F273F">
        <w:pPr>
          <w:pStyle w:val="a9"/>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4A4CEE">
    <w:pPr>
      <w:pStyle w:val="a9"/>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4A4CE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jc w:val="center"/>
    </w:pPr>
    <w:r>
      <w:fldChar w:fldCharType="begin"/>
    </w:r>
    <w:r>
      <w:instrText>PAGE   \* MERGEFORMAT</w:instrText>
    </w:r>
    <w:r>
      <w:fldChar w:fldCharType="separate"/>
    </w:r>
    <w:r>
      <w:rPr>
        <w:lang w:val="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jc w:val="cente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4CEE" w:rsidRDefault="000F273F">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rsidR="004A4CEE" w:rsidRDefault="000F273F">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jc w:val="cente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4CEE" w:rsidRDefault="000F273F">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7"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rsidR="004A4CEE" w:rsidRDefault="000F273F">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9"/>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4CEE" w:rsidRDefault="000F273F">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8"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uEYtBkAgAAEwUAAA4AAAAAAAAAAAAAAAAALgIAAGRycy9lMm9Eb2Mu&#10;eG1sUEsBAi0AFAAGAAgAAAAhAHGq0bnXAAAABQEAAA8AAAAAAAAAAAAAAAAAvgQAAGRycy9kb3du&#10;cmV2LnhtbFBLBQYAAAAABAAEAPMAAADCBQAAAAA=&#10;" filled="f" stroked="f" strokeweight=".5pt">
              <v:textbox style="mso-fit-shape-to-text:t" inset="0,0,0,0">
                <w:txbxContent>
                  <w:p w:rsidR="004A4CEE" w:rsidRDefault="000F273F">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73F" w:rsidRDefault="000F273F">
      <w:r>
        <w:separator/>
      </w:r>
    </w:p>
  </w:footnote>
  <w:footnote w:type="continuationSeparator" w:id="0">
    <w:p w:rsidR="000F273F" w:rsidRDefault="000F27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986614"/>
    </w:sdtPr>
    <w:sdtEndPr/>
    <w:sdtContent>
      <w:p w:rsidR="004A4CEE" w:rsidRDefault="000F273F">
        <w:pPr>
          <w:pStyle w:val="ab"/>
        </w:pPr>
        <w:r>
          <w:fldChar w:fldCharType="begin"/>
        </w:r>
        <w:r>
          <w:instrText>PAGE   \* MERGEFORMAT</w:instrText>
        </w:r>
        <w:r>
          <w:fldChar w:fldCharType="separate"/>
        </w:r>
        <w:r>
          <w:rPr>
            <w:lang w:val="zh-CN"/>
          </w:rPr>
          <w:t>2</w:t>
        </w:r>
        <w:r>
          <w:fldChar w:fldCharType="end"/>
        </w:r>
      </w:p>
    </w:sdtContent>
  </w:sdt>
  <w:p w:rsidR="004A4CEE" w:rsidRDefault="004A4CEE">
    <w:pPr>
      <w:pStyle w:val="ab"/>
      <w:pBdr>
        <w:bottom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4A4CEE">
    <w:pPr>
      <w:pStyle w:val="ab"/>
      <w:pBdr>
        <w:bottom w:val="none" w:sz="0" w:space="0" w:color="auto"/>
      </w:pBdr>
      <w:tabs>
        <w:tab w:val="center" w:pos="4320"/>
        <w:tab w:val="right" w:pos="8640"/>
      </w:tabs>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4A4CE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b"/>
      <w:pBdr>
        <w:bottom w:val="single" w:sz="4" w:space="0" w:color="auto"/>
      </w:pBdr>
    </w:pPr>
    <w:r>
      <w:rPr>
        <w:rFonts w:hint="eastAsia"/>
      </w:rPr>
      <w:t>商洛学院</w:t>
    </w:r>
    <w:r>
      <w:rPr>
        <w:rFonts w:hint="eastAsia"/>
      </w:rPr>
      <w:t>2</w:t>
    </w:r>
    <w:r>
      <w:t>019</w:t>
    </w:r>
    <w:r>
      <w:rPr>
        <w:rFonts w:hint="eastAsia"/>
      </w:rPr>
      <w:t>届本科毕业生论文（设计）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0F273F">
    <w:pPr>
      <w:pStyle w:val="ab"/>
      <w:pBdr>
        <w:bottom w:val="single" w:sz="4" w:space="0" w:color="auto"/>
      </w:pBdr>
    </w:pPr>
    <w:r>
      <w:rPr>
        <w:rFonts w:hint="eastAsia"/>
      </w:rPr>
      <w:t>基于</w:t>
    </w:r>
    <w:r>
      <w:rPr>
        <w:rFonts w:hint="eastAsia"/>
      </w:rPr>
      <w:t>J2EE</w:t>
    </w:r>
    <w:r>
      <w:rPr>
        <w:rFonts w:hint="eastAsia"/>
      </w:rPr>
      <w:t>的尾矿库坝体安全性能检测系统</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EE" w:rsidRDefault="004A4CEE">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39C7"/>
    <w:multiLevelType w:val="singleLevel"/>
    <w:tmpl w:val="02A439C7"/>
    <w:lvl w:ilvl="0">
      <w:start w:val="1"/>
      <w:numFmt w:val="decimal"/>
      <w:suff w:val="nothing"/>
      <w:lvlText w:val="%1．"/>
      <w:lvlJc w:val="left"/>
      <w:pPr>
        <w:ind w:left="0" w:firstLine="400"/>
      </w:pPr>
      <w:rPr>
        <w:rFonts w:hint="default"/>
      </w:rPr>
    </w:lvl>
  </w:abstractNum>
  <w:abstractNum w:abstractNumId="1" w15:restartNumberingAfterBreak="0">
    <w:nsid w:val="0ABC07C8"/>
    <w:multiLevelType w:val="multilevel"/>
    <w:tmpl w:val="0ABC07C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6FE3B3C"/>
    <w:multiLevelType w:val="multilevel"/>
    <w:tmpl w:val="16FE3B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3534FB7"/>
    <w:multiLevelType w:val="multilevel"/>
    <w:tmpl w:val="53534FB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B2DCB78"/>
    <w:multiLevelType w:val="singleLevel"/>
    <w:tmpl w:val="5B2DCB78"/>
    <w:lvl w:ilvl="0">
      <w:start w:val="1"/>
      <w:numFmt w:val="decimal"/>
      <w:suff w:val="nothing"/>
      <w:lvlText w:val="%1．"/>
      <w:lvlJc w:val="left"/>
      <w:pPr>
        <w:ind w:left="0" w:firstLine="400"/>
      </w:pPr>
      <w:rPr>
        <w:rFonts w:hint="default"/>
      </w:rPr>
    </w:lvl>
  </w:abstractNum>
  <w:abstractNum w:abstractNumId="5" w15:restartNumberingAfterBreak="0">
    <w:nsid w:val="5B2DD919"/>
    <w:multiLevelType w:val="multilevel"/>
    <w:tmpl w:val="5B2DD9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FA74601"/>
    <w:multiLevelType w:val="singleLevel"/>
    <w:tmpl w:val="6FA74601"/>
    <w:lvl w:ilvl="0">
      <w:start w:val="1"/>
      <w:numFmt w:val="decimal"/>
      <w:lvlText w:val="%1."/>
      <w:lvlJc w:val="left"/>
      <w:pPr>
        <w:ind w:left="425" w:hanging="425"/>
      </w:pPr>
      <w:rPr>
        <w:rFonts w:hint="default"/>
      </w:rPr>
    </w:lvl>
  </w:abstractNum>
  <w:abstractNum w:abstractNumId="7" w15:restartNumberingAfterBreak="0">
    <w:nsid w:val="74E1193A"/>
    <w:multiLevelType w:val="singleLevel"/>
    <w:tmpl w:val="74E1193A"/>
    <w:lvl w:ilvl="0">
      <w:start w:val="1"/>
      <w:numFmt w:val="decimal"/>
      <w:lvlText w:val="(%1)"/>
      <w:lvlJc w:val="left"/>
      <w:pPr>
        <w:ind w:left="425" w:hanging="425"/>
      </w:pPr>
      <w:rPr>
        <w:rFonts w:hint="default"/>
      </w:rPr>
    </w:lvl>
  </w:abstractNum>
  <w:num w:numId="1">
    <w:abstractNumId w:val="4"/>
  </w:num>
  <w:num w:numId="2">
    <w:abstractNumId w:val="6"/>
  </w:num>
  <w:num w:numId="3">
    <w:abstractNumId w:val="1"/>
  </w:num>
  <w:num w:numId="4">
    <w:abstractNumId w:val="2"/>
  </w:num>
  <w:num w:numId="5">
    <w:abstractNumId w:val="0"/>
  </w:num>
  <w:num w:numId="6">
    <w:abstractNumId w:val="7"/>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evenAndOddHeaders/>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4CE"/>
    <w:rsid w:val="0002048D"/>
    <w:rsid w:val="0002068A"/>
    <w:rsid w:val="000235B8"/>
    <w:rsid w:val="0003090F"/>
    <w:rsid w:val="00035A42"/>
    <w:rsid w:val="0004362B"/>
    <w:rsid w:val="0005259C"/>
    <w:rsid w:val="000564EF"/>
    <w:rsid w:val="000572B8"/>
    <w:rsid w:val="00077FB6"/>
    <w:rsid w:val="000869A0"/>
    <w:rsid w:val="000C6D65"/>
    <w:rsid w:val="000D40F4"/>
    <w:rsid w:val="000D61AD"/>
    <w:rsid w:val="000D6A9D"/>
    <w:rsid w:val="000E3C31"/>
    <w:rsid w:val="000F273F"/>
    <w:rsid w:val="000F4424"/>
    <w:rsid w:val="000F4805"/>
    <w:rsid w:val="000F7D4D"/>
    <w:rsid w:val="00101342"/>
    <w:rsid w:val="00105E8E"/>
    <w:rsid w:val="00110347"/>
    <w:rsid w:val="00136BA8"/>
    <w:rsid w:val="00142703"/>
    <w:rsid w:val="0014462E"/>
    <w:rsid w:val="00144ECA"/>
    <w:rsid w:val="0015131C"/>
    <w:rsid w:val="00194BEE"/>
    <w:rsid w:val="001A0680"/>
    <w:rsid w:val="001B1E88"/>
    <w:rsid w:val="001C7F98"/>
    <w:rsid w:val="001D323E"/>
    <w:rsid w:val="001D6229"/>
    <w:rsid w:val="001D712A"/>
    <w:rsid w:val="001D732E"/>
    <w:rsid w:val="0020220D"/>
    <w:rsid w:val="00207B4F"/>
    <w:rsid w:val="00222F26"/>
    <w:rsid w:val="002231FB"/>
    <w:rsid w:val="002247B2"/>
    <w:rsid w:val="002331A3"/>
    <w:rsid w:val="00235C7A"/>
    <w:rsid w:val="00240B5B"/>
    <w:rsid w:val="00254AA5"/>
    <w:rsid w:val="002730F9"/>
    <w:rsid w:val="00273F92"/>
    <w:rsid w:val="00277758"/>
    <w:rsid w:val="00277BE3"/>
    <w:rsid w:val="002806FE"/>
    <w:rsid w:val="002863CC"/>
    <w:rsid w:val="00296E8F"/>
    <w:rsid w:val="002A41D5"/>
    <w:rsid w:val="002B6BE5"/>
    <w:rsid w:val="002B7244"/>
    <w:rsid w:val="002C0CF3"/>
    <w:rsid w:val="002C1268"/>
    <w:rsid w:val="002E290B"/>
    <w:rsid w:val="002E4B39"/>
    <w:rsid w:val="002E50D5"/>
    <w:rsid w:val="00301A5D"/>
    <w:rsid w:val="00306FFB"/>
    <w:rsid w:val="00307C89"/>
    <w:rsid w:val="00312339"/>
    <w:rsid w:val="00322509"/>
    <w:rsid w:val="003351DC"/>
    <w:rsid w:val="00337FF8"/>
    <w:rsid w:val="00340B55"/>
    <w:rsid w:val="00363709"/>
    <w:rsid w:val="00377B2A"/>
    <w:rsid w:val="003809BA"/>
    <w:rsid w:val="0038593E"/>
    <w:rsid w:val="003867F9"/>
    <w:rsid w:val="00386EC0"/>
    <w:rsid w:val="0039614A"/>
    <w:rsid w:val="003A55C5"/>
    <w:rsid w:val="003B78DC"/>
    <w:rsid w:val="003C704D"/>
    <w:rsid w:val="003D5861"/>
    <w:rsid w:val="003F5373"/>
    <w:rsid w:val="003F585B"/>
    <w:rsid w:val="00422526"/>
    <w:rsid w:val="00434D5A"/>
    <w:rsid w:val="00441451"/>
    <w:rsid w:val="004416D7"/>
    <w:rsid w:val="00447DA8"/>
    <w:rsid w:val="00451105"/>
    <w:rsid w:val="0045639F"/>
    <w:rsid w:val="00460268"/>
    <w:rsid w:val="004617DC"/>
    <w:rsid w:val="00463C68"/>
    <w:rsid w:val="00466E3A"/>
    <w:rsid w:val="00467732"/>
    <w:rsid w:val="004A37D0"/>
    <w:rsid w:val="004A4CEE"/>
    <w:rsid w:val="004B3262"/>
    <w:rsid w:val="004C72AE"/>
    <w:rsid w:val="004D322A"/>
    <w:rsid w:val="004D4FB9"/>
    <w:rsid w:val="004D54D3"/>
    <w:rsid w:val="004D605A"/>
    <w:rsid w:val="004E4455"/>
    <w:rsid w:val="004F1FB1"/>
    <w:rsid w:val="00502998"/>
    <w:rsid w:val="005218F9"/>
    <w:rsid w:val="00521A13"/>
    <w:rsid w:val="005339C1"/>
    <w:rsid w:val="0053590A"/>
    <w:rsid w:val="00554F28"/>
    <w:rsid w:val="0056557F"/>
    <w:rsid w:val="00576C01"/>
    <w:rsid w:val="005813DB"/>
    <w:rsid w:val="005A25F2"/>
    <w:rsid w:val="005B5199"/>
    <w:rsid w:val="005D08B8"/>
    <w:rsid w:val="005D1388"/>
    <w:rsid w:val="005F17E6"/>
    <w:rsid w:val="006056FE"/>
    <w:rsid w:val="00624BCC"/>
    <w:rsid w:val="00636690"/>
    <w:rsid w:val="00636DE3"/>
    <w:rsid w:val="00643F27"/>
    <w:rsid w:val="00655B53"/>
    <w:rsid w:val="00660755"/>
    <w:rsid w:val="00677E34"/>
    <w:rsid w:val="006860CF"/>
    <w:rsid w:val="00696CF3"/>
    <w:rsid w:val="006A1BB9"/>
    <w:rsid w:val="006B2207"/>
    <w:rsid w:val="006B3831"/>
    <w:rsid w:val="006B5103"/>
    <w:rsid w:val="006C19F5"/>
    <w:rsid w:val="006C4C24"/>
    <w:rsid w:val="006E12A6"/>
    <w:rsid w:val="006E234B"/>
    <w:rsid w:val="00700590"/>
    <w:rsid w:val="00702A89"/>
    <w:rsid w:val="00713B0D"/>
    <w:rsid w:val="0073073E"/>
    <w:rsid w:val="0073358F"/>
    <w:rsid w:val="007364CE"/>
    <w:rsid w:val="00737547"/>
    <w:rsid w:val="007656F7"/>
    <w:rsid w:val="00777B02"/>
    <w:rsid w:val="00786823"/>
    <w:rsid w:val="00791E47"/>
    <w:rsid w:val="0079639A"/>
    <w:rsid w:val="007973B4"/>
    <w:rsid w:val="007A3E82"/>
    <w:rsid w:val="007B73E8"/>
    <w:rsid w:val="007D2EA0"/>
    <w:rsid w:val="007E0792"/>
    <w:rsid w:val="007E4F4F"/>
    <w:rsid w:val="007E51A4"/>
    <w:rsid w:val="007E5F2B"/>
    <w:rsid w:val="007F30B9"/>
    <w:rsid w:val="00802C75"/>
    <w:rsid w:val="0080559C"/>
    <w:rsid w:val="008073F4"/>
    <w:rsid w:val="00810EC5"/>
    <w:rsid w:val="008207BA"/>
    <w:rsid w:val="00827B6D"/>
    <w:rsid w:val="00841442"/>
    <w:rsid w:val="00845168"/>
    <w:rsid w:val="0085277C"/>
    <w:rsid w:val="00856B42"/>
    <w:rsid w:val="00856B59"/>
    <w:rsid w:val="008578AC"/>
    <w:rsid w:val="008666B1"/>
    <w:rsid w:val="008670F0"/>
    <w:rsid w:val="00870050"/>
    <w:rsid w:val="00872FE3"/>
    <w:rsid w:val="00875461"/>
    <w:rsid w:val="00877495"/>
    <w:rsid w:val="00880187"/>
    <w:rsid w:val="00897B15"/>
    <w:rsid w:val="00897CF0"/>
    <w:rsid w:val="008A3893"/>
    <w:rsid w:val="008B7572"/>
    <w:rsid w:val="008D3295"/>
    <w:rsid w:val="008D492B"/>
    <w:rsid w:val="008E3DD7"/>
    <w:rsid w:val="008E7B1C"/>
    <w:rsid w:val="009053F0"/>
    <w:rsid w:val="009274D4"/>
    <w:rsid w:val="00932A14"/>
    <w:rsid w:val="00932CCE"/>
    <w:rsid w:val="00947AE2"/>
    <w:rsid w:val="00954DCD"/>
    <w:rsid w:val="00965773"/>
    <w:rsid w:val="00967C5A"/>
    <w:rsid w:val="00970A0B"/>
    <w:rsid w:val="00973BA6"/>
    <w:rsid w:val="00995AD2"/>
    <w:rsid w:val="00996190"/>
    <w:rsid w:val="0099661E"/>
    <w:rsid w:val="009A048A"/>
    <w:rsid w:val="009A3A14"/>
    <w:rsid w:val="009A4AEA"/>
    <w:rsid w:val="009A5661"/>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60827"/>
    <w:rsid w:val="00A902C5"/>
    <w:rsid w:val="00A944F6"/>
    <w:rsid w:val="00AA1584"/>
    <w:rsid w:val="00AA1834"/>
    <w:rsid w:val="00AD2C12"/>
    <w:rsid w:val="00AD3A96"/>
    <w:rsid w:val="00AD59ED"/>
    <w:rsid w:val="00AD75D9"/>
    <w:rsid w:val="00AE50FF"/>
    <w:rsid w:val="00B06DC6"/>
    <w:rsid w:val="00B24516"/>
    <w:rsid w:val="00B33118"/>
    <w:rsid w:val="00B426A4"/>
    <w:rsid w:val="00B42E0D"/>
    <w:rsid w:val="00B53528"/>
    <w:rsid w:val="00B6279D"/>
    <w:rsid w:val="00B6609A"/>
    <w:rsid w:val="00B74337"/>
    <w:rsid w:val="00B87162"/>
    <w:rsid w:val="00B960C3"/>
    <w:rsid w:val="00B97B53"/>
    <w:rsid w:val="00BA7DD6"/>
    <w:rsid w:val="00BB27F3"/>
    <w:rsid w:val="00BB6340"/>
    <w:rsid w:val="00BC1E2D"/>
    <w:rsid w:val="00BC6564"/>
    <w:rsid w:val="00BD215D"/>
    <w:rsid w:val="00BF281D"/>
    <w:rsid w:val="00BF4351"/>
    <w:rsid w:val="00BF634F"/>
    <w:rsid w:val="00C00776"/>
    <w:rsid w:val="00C257A0"/>
    <w:rsid w:val="00C33720"/>
    <w:rsid w:val="00C40234"/>
    <w:rsid w:val="00C52177"/>
    <w:rsid w:val="00C573ED"/>
    <w:rsid w:val="00C61E79"/>
    <w:rsid w:val="00C676B2"/>
    <w:rsid w:val="00C74313"/>
    <w:rsid w:val="00C74D67"/>
    <w:rsid w:val="00C80E63"/>
    <w:rsid w:val="00C87D6F"/>
    <w:rsid w:val="00C915F2"/>
    <w:rsid w:val="00CA18A5"/>
    <w:rsid w:val="00CB68FE"/>
    <w:rsid w:val="00CC1B9F"/>
    <w:rsid w:val="00CD4AEF"/>
    <w:rsid w:val="00CE09E2"/>
    <w:rsid w:val="00CE36C6"/>
    <w:rsid w:val="00CE6BD0"/>
    <w:rsid w:val="00CE6D22"/>
    <w:rsid w:val="00CE7CE6"/>
    <w:rsid w:val="00CF1D24"/>
    <w:rsid w:val="00CF1F06"/>
    <w:rsid w:val="00D02410"/>
    <w:rsid w:val="00D02CD6"/>
    <w:rsid w:val="00D165B3"/>
    <w:rsid w:val="00D21BEB"/>
    <w:rsid w:val="00D3026C"/>
    <w:rsid w:val="00D36BD1"/>
    <w:rsid w:val="00D6755F"/>
    <w:rsid w:val="00D824A3"/>
    <w:rsid w:val="00D8697E"/>
    <w:rsid w:val="00D9083D"/>
    <w:rsid w:val="00D94090"/>
    <w:rsid w:val="00D95AE0"/>
    <w:rsid w:val="00D97137"/>
    <w:rsid w:val="00DA32DE"/>
    <w:rsid w:val="00DA4092"/>
    <w:rsid w:val="00DA448E"/>
    <w:rsid w:val="00DA7700"/>
    <w:rsid w:val="00DB2540"/>
    <w:rsid w:val="00DB26C6"/>
    <w:rsid w:val="00DC1873"/>
    <w:rsid w:val="00DD6B39"/>
    <w:rsid w:val="00DD781D"/>
    <w:rsid w:val="00DE6A23"/>
    <w:rsid w:val="00DE78FD"/>
    <w:rsid w:val="00DF2145"/>
    <w:rsid w:val="00DF63F3"/>
    <w:rsid w:val="00E01317"/>
    <w:rsid w:val="00E14A05"/>
    <w:rsid w:val="00E40CB2"/>
    <w:rsid w:val="00E47849"/>
    <w:rsid w:val="00E63A8D"/>
    <w:rsid w:val="00E67D6D"/>
    <w:rsid w:val="00E73FA2"/>
    <w:rsid w:val="00E87DA8"/>
    <w:rsid w:val="00E91851"/>
    <w:rsid w:val="00E939DF"/>
    <w:rsid w:val="00EA7020"/>
    <w:rsid w:val="00EB0248"/>
    <w:rsid w:val="00EB5555"/>
    <w:rsid w:val="00EC200A"/>
    <w:rsid w:val="00ED19CE"/>
    <w:rsid w:val="00EE4596"/>
    <w:rsid w:val="00EE6266"/>
    <w:rsid w:val="00EE760A"/>
    <w:rsid w:val="00EF05BC"/>
    <w:rsid w:val="00EF39BA"/>
    <w:rsid w:val="00EF624A"/>
    <w:rsid w:val="00F00468"/>
    <w:rsid w:val="00F12F99"/>
    <w:rsid w:val="00F16E69"/>
    <w:rsid w:val="00F22241"/>
    <w:rsid w:val="00F24BC0"/>
    <w:rsid w:val="00F31B13"/>
    <w:rsid w:val="00F333BD"/>
    <w:rsid w:val="00F540AB"/>
    <w:rsid w:val="00F672C4"/>
    <w:rsid w:val="00F92332"/>
    <w:rsid w:val="00FB7588"/>
    <w:rsid w:val="00FC0A0C"/>
    <w:rsid w:val="00FF04CD"/>
    <w:rsid w:val="00FF1F8C"/>
    <w:rsid w:val="00FF78BC"/>
    <w:rsid w:val="014B19EB"/>
    <w:rsid w:val="014C48E9"/>
    <w:rsid w:val="0155000F"/>
    <w:rsid w:val="015F61EE"/>
    <w:rsid w:val="01691048"/>
    <w:rsid w:val="017E5C0B"/>
    <w:rsid w:val="01910577"/>
    <w:rsid w:val="019C54F7"/>
    <w:rsid w:val="019E188D"/>
    <w:rsid w:val="01DF7E15"/>
    <w:rsid w:val="01F474AB"/>
    <w:rsid w:val="026B5B60"/>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72475"/>
    <w:rsid w:val="04B72CB4"/>
    <w:rsid w:val="04D161C2"/>
    <w:rsid w:val="04F7199D"/>
    <w:rsid w:val="05042A92"/>
    <w:rsid w:val="0551283F"/>
    <w:rsid w:val="0554712E"/>
    <w:rsid w:val="056A4410"/>
    <w:rsid w:val="056B084A"/>
    <w:rsid w:val="057D1DEE"/>
    <w:rsid w:val="059F2BD6"/>
    <w:rsid w:val="05BE6FB4"/>
    <w:rsid w:val="05D22D96"/>
    <w:rsid w:val="05F942A4"/>
    <w:rsid w:val="0604477D"/>
    <w:rsid w:val="061E4F00"/>
    <w:rsid w:val="06227A80"/>
    <w:rsid w:val="06245BFC"/>
    <w:rsid w:val="064F59D4"/>
    <w:rsid w:val="066137DC"/>
    <w:rsid w:val="06795AF3"/>
    <w:rsid w:val="06817B7B"/>
    <w:rsid w:val="06872452"/>
    <w:rsid w:val="069220B1"/>
    <w:rsid w:val="06B47F95"/>
    <w:rsid w:val="06D3756A"/>
    <w:rsid w:val="06E31E32"/>
    <w:rsid w:val="06F40FC2"/>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6CF4"/>
    <w:rsid w:val="0AE95775"/>
    <w:rsid w:val="0B092824"/>
    <w:rsid w:val="0B1E0D7E"/>
    <w:rsid w:val="0B2338FA"/>
    <w:rsid w:val="0B3604BC"/>
    <w:rsid w:val="0B464973"/>
    <w:rsid w:val="0B6952AA"/>
    <w:rsid w:val="0B721E68"/>
    <w:rsid w:val="0B7221F4"/>
    <w:rsid w:val="0B900925"/>
    <w:rsid w:val="0B963FE1"/>
    <w:rsid w:val="0BA437AF"/>
    <w:rsid w:val="0BAC2FBF"/>
    <w:rsid w:val="0BED5A35"/>
    <w:rsid w:val="0BF34096"/>
    <w:rsid w:val="0BF368F5"/>
    <w:rsid w:val="0C1678FE"/>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9F7AC2"/>
    <w:rsid w:val="11A13921"/>
    <w:rsid w:val="11A3145B"/>
    <w:rsid w:val="11A643EC"/>
    <w:rsid w:val="11B157A7"/>
    <w:rsid w:val="11FF2FF2"/>
    <w:rsid w:val="11FF49AE"/>
    <w:rsid w:val="121C0704"/>
    <w:rsid w:val="123A7F84"/>
    <w:rsid w:val="124339C4"/>
    <w:rsid w:val="12471F48"/>
    <w:rsid w:val="127553A2"/>
    <w:rsid w:val="128C5842"/>
    <w:rsid w:val="12930BA4"/>
    <w:rsid w:val="12AE38ED"/>
    <w:rsid w:val="12AF1BC6"/>
    <w:rsid w:val="12B5393E"/>
    <w:rsid w:val="12C05370"/>
    <w:rsid w:val="12C27BF4"/>
    <w:rsid w:val="12D44443"/>
    <w:rsid w:val="12D50B48"/>
    <w:rsid w:val="12D90BCD"/>
    <w:rsid w:val="13094F20"/>
    <w:rsid w:val="135A4CD7"/>
    <w:rsid w:val="13653CD5"/>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74764"/>
    <w:rsid w:val="1550349B"/>
    <w:rsid w:val="15576A52"/>
    <w:rsid w:val="15877B55"/>
    <w:rsid w:val="15936EF5"/>
    <w:rsid w:val="1596514C"/>
    <w:rsid w:val="15D90E6E"/>
    <w:rsid w:val="15DE35ED"/>
    <w:rsid w:val="16157B8B"/>
    <w:rsid w:val="161765A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F27AA"/>
    <w:rsid w:val="177C3B03"/>
    <w:rsid w:val="17901B22"/>
    <w:rsid w:val="17A56222"/>
    <w:rsid w:val="17B82316"/>
    <w:rsid w:val="17BB4543"/>
    <w:rsid w:val="17CB5BAC"/>
    <w:rsid w:val="17CF61CB"/>
    <w:rsid w:val="17EE1ED2"/>
    <w:rsid w:val="1813751A"/>
    <w:rsid w:val="18411931"/>
    <w:rsid w:val="18505130"/>
    <w:rsid w:val="1865759F"/>
    <w:rsid w:val="187579F4"/>
    <w:rsid w:val="187D6C45"/>
    <w:rsid w:val="18966102"/>
    <w:rsid w:val="18C3523C"/>
    <w:rsid w:val="18C41709"/>
    <w:rsid w:val="18F35155"/>
    <w:rsid w:val="18F67EE4"/>
    <w:rsid w:val="191023F4"/>
    <w:rsid w:val="19272E4C"/>
    <w:rsid w:val="192E3620"/>
    <w:rsid w:val="194A241D"/>
    <w:rsid w:val="19544ACD"/>
    <w:rsid w:val="19580A54"/>
    <w:rsid w:val="196963CE"/>
    <w:rsid w:val="197B210C"/>
    <w:rsid w:val="19936215"/>
    <w:rsid w:val="1994419F"/>
    <w:rsid w:val="19975F1D"/>
    <w:rsid w:val="19C3724C"/>
    <w:rsid w:val="19E965D0"/>
    <w:rsid w:val="1A0E6C35"/>
    <w:rsid w:val="1A160BD2"/>
    <w:rsid w:val="1A285893"/>
    <w:rsid w:val="1A467FDE"/>
    <w:rsid w:val="1A591565"/>
    <w:rsid w:val="1A701EE9"/>
    <w:rsid w:val="1A765BD2"/>
    <w:rsid w:val="1A7B1139"/>
    <w:rsid w:val="1A825C0C"/>
    <w:rsid w:val="1A907767"/>
    <w:rsid w:val="1AA7546D"/>
    <w:rsid w:val="1AA80B8B"/>
    <w:rsid w:val="1AC66C63"/>
    <w:rsid w:val="1B1D5202"/>
    <w:rsid w:val="1B403B71"/>
    <w:rsid w:val="1B45010A"/>
    <w:rsid w:val="1B8A215A"/>
    <w:rsid w:val="1BC43F41"/>
    <w:rsid w:val="1BCB082D"/>
    <w:rsid w:val="1BEA4CB8"/>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2E17B6"/>
    <w:rsid w:val="1D2E59CF"/>
    <w:rsid w:val="1D303838"/>
    <w:rsid w:val="1D311D69"/>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2C06C8"/>
    <w:rsid w:val="22314934"/>
    <w:rsid w:val="2238134A"/>
    <w:rsid w:val="225205C2"/>
    <w:rsid w:val="226471C1"/>
    <w:rsid w:val="22A34F3F"/>
    <w:rsid w:val="22B9507E"/>
    <w:rsid w:val="22C82FB0"/>
    <w:rsid w:val="22D80B85"/>
    <w:rsid w:val="22FF3276"/>
    <w:rsid w:val="230B5E82"/>
    <w:rsid w:val="230D0D29"/>
    <w:rsid w:val="231173CF"/>
    <w:rsid w:val="233A4709"/>
    <w:rsid w:val="235032F4"/>
    <w:rsid w:val="235D4BE1"/>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F74EE2"/>
    <w:rsid w:val="2508447B"/>
    <w:rsid w:val="250D45A5"/>
    <w:rsid w:val="25116E9C"/>
    <w:rsid w:val="25215254"/>
    <w:rsid w:val="25483097"/>
    <w:rsid w:val="255421C9"/>
    <w:rsid w:val="255E539D"/>
    <w:rsid w:val="2560668C"/>
    <w:rsid w:val="257E4EE8"/>
    <w:rsid w:val="25873AC6"/>
    <w:rsid w:val="258C0FE9"/>
    <w:rsid w:val="25A83CED"/>
    <w:rsid w:val="25B43F09"/>
    <w:rsid w:val="25C23627"/>
    <w:rsid w:val="25C558AA"/>
    <w:rsid w:val="25CB79DF"/>
    <w:rsid w:val="25CE6091"/>
    <w:rsid w:val="25D2692F"/>
    <w:rsid w:val="25E82AA4"/>
    <w:rsid w:val="25F50F1E"/>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DC1364"/>
    <w:rsid w:val="29E66638"/>
    <w:rsid w:val="29F7496B"/>
    <w:rsid w:val="2A0848CC"/>
    <w:rsid w:val="2A1A3868"/>
    <w:rsid w:val="2A290E14"/>
    <w:rsid w:val="2A4854C1"/>
    <w:rsid w:val="2A5457DF"/>
    <w:rsid w:val="2A5F3868"/>
    <w:rsid w:val="2A7C209B"/>
    <w:rsid w:val="2A8A14BE"/>
    <w:rsid w:val="2A94726B"/>
    <w:rsid w:val="2AFA476C"/>
    <w:rsid w:val="2AFE78EB"/>
    <w:rsid w:val="2B070F74"/>
    <w:rsid w:val="2B1C2D0B"/>
    <w:rsid w:val="2B2016C3"/>
    <w:rsid w:val="2B3C7485"/>
    <w:rsid w:val="2B455900"/>
    <w:rsid w:val="2B55779B"/>
    <w:rsid w:val="2B612398"/>
    <w:rsid w:val="2B6E6BB4"/>
    <w:rsid w:val="2BA16535"/>
    <w:rsid w:val="2BDD70CB"/>
    <w:rsid w:val="2BEF353B"/>
    <w:rsid w:val="2C06231E"/>
    <w:rsid w:val="2C075C98"/>
    <w:rsid w:val="2C0C7C50"/>
    <w:rsid w:val="2C0F4639"/>
    <w:rsid w:val="2C2B0E50"/>
    <w:rsid w:val="2C2B7F32"/>
    <w:rsid w:val="2C6E0125"/>
    <w:rsid w:val="2C820862"/>
    <w:rsid w:val="2C9E3317"/>
    <w:rsid w:val="2CA22807"/>
    <w:rsid w:val="2CA73FB9"/>
    <w:rsid w:val="2CE03C39"/>
    <w:rsid w:val="2CE7455A"/>
    <w:rsid w:val="2D257534"/>
    <w:rsid w:val="2D272ADC"/>
    <w:rsid w:val="2D715559"/>
    <w:rsid w:val="2D8E33F8"/>
    <w:rsid w:val="2D9A1FE9"/>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C16FD5"/>
    <w:rsid w:val="2EF107E3"/>
    <w:rsid w:val="2F0207CA"/>
    <w:rsid w:val="2F0D09D6"/>
    <w:rsid w:val="2F117245"/>
    <w:rsid w:val="2F225297"/>
    <w:rsid w:val="2F406E00"/>
    <w:rsid w:val="2F44100C"/>
    <w:rsid w:val="2F4543DB"/>
    <w:rsid w:val="2F61381A"/>
    <w:rsid w:val="2F9207C2"/>
    <w:rsid w:val="2F946BC0"/>
    <w:rsid w:val="2F981325"/>
    <w:rsid w:val="2FA310C5"/>
    <w:rsid w:val="2FB86C7C"/>
    <w:rsid w:val="2FC27B8C"/>
    <w:rsid w:val="2FC30A9C"/>
    <w:rsid w:val="2FC913D9"/>
    <w:rsid w:val="2FD80952"/>
    <w:rsid w:val="2FDF5146"/>
    <w:rsid w:val="301D09A5"/>
    <w:rsid w:val="3034517C"/>
    <w:rsid w:val="30441DEE"/>
    <w:rsid w:val="305F29B5"/>
    <w:rsid w:val="30604C20"/>
    <w:rsid w:val="306F2C04"/>
    <w:rsid w:val="30780A76"/>
    <w:rsid w:val="309B3F9B"/>
    <w:rsid w:val="30D62678"/>
    <w:rsid w:val="30D6721E"/>
    <w:rsid w:val="31015D39"/>
    <w:rsid w:val="31030C58"/>
    <w:rsid w:val="311D24B1"/>
    <w:rsid w:val="312D64FC"/>
    <w:rsid w:val="31311E38"/>
    <w:rsid w:val="313F007D"/>
    <w:rsid w:val="31627DCE"/>
    <w:rsid w:val="31790F2F"/>
    <w:rsid w:val="31854A1B"/>
    <w:rsid w:val="31900EBD"/>
    <w:rsid w:val="319856B1"/>
    <w:rsid w:val="31A35D09"/>
    <w:rsid w:val="31B97C71"/>
    <w:rsid w:val="31D84025"/>
    <w:rsid w:val="31E1443F"/>
    <w:rsid w:val="31F86854"/>
    <w:rsid w:val="32092656"/>
    <w:rsid w:val="320C1EE2"/>
    <w:rsid w:val="320E5BDA"/>
    <w:rsid w:val="320F34F7"/>
    <w:rsid w:val="322532D1"/>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9072EF"/>
    <w:rsid w:val="3397452D"/>
    <w:rsid w:val="33AD6223"/>
    <w:rsid w:val="33D5262C"/>
    <w:rsid w:val="33E25EA4"/>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BC11E0"/>
    <w:rsid w:val="36E7677E"/>
    <w:rsid w:val="36FB19D9"/>
    <w:rsid w:val="371B09C4"/>
    <w:rsid w:val="373A527B"/>
    <w:rsid w:val="3746108C"/>
    <w:rsid w:val="375626E4"/>
    <w:rsid w:val="375E6E3B"/>
    <w:rsid w:val="37676F22"/>
    <w:rsid w:val="376875F2"/>
    <w:rsid w:val="37716F15"/>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669C4"/>
    <w:rsid w:val="3B5E5CA2"/>
    <w:rsid w:val="3B6578E6"/>
    <w:rsid w:val="3B955788"/>
    <w:rsid w:val="3BB61761"/>
    <w:rsid w:val="3BB64DC9"/>
    <w:rsid w:val="3BEC764E"/>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3C2A"/>
    <w:rsid w:val="3E9445B2"/>
    <w:rsid w:val="3EB03482"/>
    <w:rsid w:val="3EB13F8C"/>
    <w:rsid w:val="3ECD7EB1"/>
    <w:rsid w:val="3ECE5B3B"/>
    <w:rsid w:val="3EEB069D"/>
    <w:rsid w:val="3EEF0037"/>
    <w:rsid w:val="3EF4271F"/>
    <w:rsid w:val="3F3D260D"/>
    <w:rsid w:val="3F4A0461"/>
    <w:rsid w:val="3F7074E9"/>
    <w:rsid w:val="3F7C3CE5"/>
    <w:rsid w:val="3F876CED"/>
    <w:rsid w:val="3FAC175D"/>
    <w:rsid w:val="3FAD7BEA"/>
    <w:rsid w:val="3FE1223B"/>
    <w:rsid w:val="3FEA7BB9"/>
    <w:rsid w:val="3FF05EBA"/>
    <w:rsid w:val="3FFB5930"/>
    <w:rsid w:val="400352D5"/>
    <w:rsid w:val="40357085"/>
    <w:rsid w:val="40616EC4"/>
    <w:rsid w:val="40632D9C"/>
    <w:rsid w:val="40685E69"/>
    <w:rsid w:val="4071188A"/>
    <w:rsid w:val="408B4A60"/>
    <w:rsid w:val="40A2787E"/>
    <w:rsid w:val="40A857A2"/>
    <w:rsid w:val="40AF59F1"/>
    <w:rsid w:val="40B05445"/>
    <w:rsid w:val="40C75613"/>
    <w:rsid w:val="40DD0192"/>
    <w:rsid w:val="4103195D"/>
    <w:rsid w:val="411E3B59"/>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52B76CE"/>
    <w:rsid w:val="453220DA"/>
    <w:rsid w:val="45407A7F"/>
    <w:rsid w:val="45771049"/>
    <w:rsid w:val="45A409BC"/>
    <w:rsid w:val="45B72A4E"/>
    <w:rsid w:val="45BB3C93"/>
    <w:rsid w:val="45BC13BB"/>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F36254"/>
    <w:rsid w:val="47FF48E3"/>
    <w:rsid w:val="48024C1D"/>
    <w:rsid w:val="482B34ED"/>
    <w:rsid w:val="483210FB"/>
    <w:rsid w:val="48323026"/>
    <w:rsid w:val="48350F84"/>
    <w:rsid w:val="483F0EE5"/>
    <w:rsid w:val="4852041B"/>
    <w:rsid w:val="485E00DD"/>
    <w:rsid w:val="487C3074"/>
    <w:rsid w:val="487D4C1A"/>
    <w:rsid w:val="488506C0"/>
    <w:rsid w:val="488A0B7C"/>
    <w:rsid w:val="488A519B"/>
    <w:rsid w:val="48933D1A"/>
    <w:rsid w:val="48CD4C76"/>
    <w:rsid w:val="48E0496E"/>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133B75"/>
    <w:rsid w:val="4B2B225A"/>
    <w:rsid w:val="4B363178"/>
    <w:rsid w:val="4B3D0E94"/>
    <w:rsid w:val="4B487488"/>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463794"/>
    <w:rsid w:val="4C543F38"/>
    <w:rsid w:val="4C7E133A"/>
    <w:rsid w:val="4C816B6A"/>
    <w:rsid w:val="4CAB08EE"/>
    <w:rsid w:val="4CB74DEB"/>
    <w:rsid w:val="4CC425AC"/>
    <w:rsid w:val="4CCC4535"/>
    <w:rsid w:val="4CDE3A02"/>
    <w:rsid w:val="4D03425D"/>
    <w:rsid w:val="4D2769BA"/>
    <w:rsid w:val="4D29605C"/>
    <w:rsid w:val="4D431A82"/>
    <w:rsid w:val="4D8E3BB5"/>
    <w:rsid w:val="4D9B51CA"/>
    <w:rsid w:val="4DC075C6"/>
    <w:rsid w:val="4DC33D85"/>
    <w:rsid w:val="4DD602AA"/>
    <w:rsid w:val="4DDE1181"/>
    <w:rsid w:val="4DE1519F"/>
    <w:rsid w:val="4DE761D8"/>
    <w:rsid w:val="4DE949EC"/>
    <w:rsid w:val="4DFB755C"/>
    <w:rsid w:val="4E08397A"/>
    <w:rsid w:val="4E275835"/>
    <w:rsid w:val="4E2E46E0"/>
    <w:rsid w:val="4E323874"/>
    <w:rsid w:val="4E3F6EF3"/>
    <w:rsid w:val="4E493AB5"/>
    <w:rsid w:val="4E605327"/>
    <w:rsid w:val="4E794401"/>
    <w:rsid w:val="4E7F2E01"/>
    <w:rsid w:val="4E9655BB"/>
    <w:rsid w:val="4EA86E2C"/>
    <w:rsid w:val="4EAC6697"/>
    <w:rsid w:val="4EC23F1E"/>
    <w:rsid w:val="4EFA12BC"/>
    <w:rsid w:val="4F651B28"/>
    <w:rsid w:val="4F6F4731"/>
    <w:rsid w:val="4F76008A"/>
    <w:rsid w:val="4F995F42"/>
    <w:rsid w:val="4FA303D4"/>
    <w:rsid w:val="4FEE370A"/>
    <w:rsid w:val="4FEF1310"/>
    <w:rsid w:val="50026635"/>
    <w:rsid w:val="50046632"/>
    <w:rsid w:val="50121A90"/>
    <w:rsid w:val="501767D2"/>
    <w:rsid w:val="502A0EA4"/>
    <w:rsid w:val="502A2582"/>
    <w:rsid w:val="50307B74"/>
    <w:rsid w:val="503C26FE"/>
    <w:rsid w:val="504276D4"/>
    <w:rsid w:val="504C0996"/>
    <w:rsid w:val="506C4D6E"/>
    <w:rsid w:val="509B0108"/>
    <w:rsid w:val="50A70F74"/>
    <w:rsid w:val="50AA4327"/>
    <w:rsid w:val="50B67086"/>
    <w:rsid w:val="50EE3F25"/>
    <w:rsid w:val="50FA5B13"/>
    <w:rsid w:val="50FE0516"/>
    <w:rsid w:val="512A00B9"/>
    <w:rsid w:val="51316ACE"/>
    <w:rsid w:val="516512C2"/>
    <w:rsid w:val="519C5852"/>
    <w:rsid w:val="519D4A31"/>
    <w:rsid w:val="51A368D6"/>
    <w:rsid w:val="51A76E1F"/>
    <w:rsid w:val="51B97C43"/>
    <w:rsid w:val="51DF2C2F"/>
    <w:rsid w:val="52187E01"/>
    <w:rsid w:val="522B598C"/>
    <w:rsid w:val="523E33CE"/>
    <w:rsid w:val="526623D4"/>
    <w:rsid w:val="528076FD"/>
    <w:rsid w:val="52825724"/>
    <w:rsid w:val="528A106D"/>
    <w:rsid w:val="52BC2303"/>
    <w:rsid w:val="53141372"/>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F7792E"/>
    <w:rsid w:val="550149D9"/>
    <w:rsid w:val="550B5E83"/>
    <w:rsid w:val="551F5682"/>
    <w:rsid w:val="552D1D14"/>
    <w:rsid w:val="55356720"/>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71684C"/>
    <w:rsid w:val="577F7708"/>
    <w:rsid w:val="57913B6E"/>
    <w:rsid w:val="57D72609"/>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F029C"/>
    <w:rsid w:val="593340F8"/>
    <w:rsid w:val="593C7CA2"/>
    <w:rsid w:val="59614F1F"/>
    <w:rsid w:val="596569D2"/>
    <w:rsid w:val="597B3EBD"/>
    <w:rsid w:val="59BA396D"/>
    <w:rsid w:val="59C64C46"/>
    <w:rsid w:val="59E23CBD"/>
    <w:rsid w:val="59E44C04"/>
    <w:rsid w:val="5A1359E1"/>
    <w:rsid w:val="5A462106"/>
    <w:rsid w:val="5A825863"/>
    <w:rsid w:val="5AD60785"/>
    <w:rsid w:val="5AE16C86"/>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F163A2"/>
    <w:rsid w:val="5BF970F3"/>
    <w:rsid w:val="5C005FF9"/>
    <w:rsid w:val="5C2B36A4"/>
    <w:rsid w:val="5C2B4076"/>
    <w:rsid w:val="5C3F50BC"/>
    <w:rsid w:val="5C48042E"/>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910226"/>
    <w:rsid w:val="5FB5163B"/>
    <w:rsid w:val="5FBF1508"/>
    <w:rsid w:val="5FCC0710"/>
    <w:rsid w:val="600169C0"/>
    <w:rsid w:val="601555A7"/>
    <w:rsid w:val="601E3A53"/>
    <w:rsid w:val="60232AEC"/>
    <w:rsid w:val="60490E58"/>
    <w:rsid w:val="60494829"/>
    <w:rsid w:val="604D4AE4"/>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B7202"/>
    <w:rsid w:val="63C53383"/>
    <w:rsid w:val="63CD1D5B"/>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307681"/>
    <w:rsid w:val="65403997"/>
    <w:rsid w:val="65585B99"/>
    <w:rsid w:val="65874094"/>
    <w:rsid w:val="659E3133"/>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D572B"/>
    <w:rsid w:val="68950D9E"/>
    <w:rsid w:val="6898408D"/>
    <w:rsid w:val="68C079F4"/>
    <w:rsid w:val="68CA7626"/>
    <w:rsid w:val="68CD55AD"/>
    <w:rsid w:val="68E767DE"/>
    <w:rsid w:val="68F31206"/>
    <w:rsid w:val="68F37B5B"/>
    <w:rsid w:val="68FA31AD"/>
    <w:rsid w:val="690D6FBA"/>
    <w:rsid w:val="695064A1"/>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B0A2AF1"/>
    <w:rsid w:val="6B492E7E"/>
    <w:rsid w:val="6B65350C"/>
    <w:rsid w:val="6B6824F2"/>
    <w:rsid w:val="6B850B6B"/>
    <w:rsid w:val="6B8B7AEA"/>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6447"/>
    <w:rsid w:val="6DCA60E5"/>
    <w:rsid w:val="6DD14A16"/>
    <w:rsid w:val="6DDC7BA0"/>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984ADD"/>
    <w:rsid w:val="6FAE7B8E"/>
    <w:rsid w:val="6FCE76EC"/>
    <w:rsid w:val="701C5647"/>
    <w:rsid w:val="702F3A60"/>
    <w:rsid w:val="70385625"/>
    <w:rsid w:val="70A26029"/>
    <w:rsid w:val="70BD2467"/>
    <w:rsid w:val="70DB536E"/>
    <w:rsid w:val="71193472"/>
    <w:rsid w:val="71370CEB"/>
    <w:rsid w:val="71392316"/>
    <w:rsid w:val="714E7219"/>
    <w:rsid w:val="71733ACF"/>
    <w:rsid w:val="717C3A2F"/>
    <w:rsid w:val="71856019"/>
    <w:rsid w:val="71B4186F"/>
    <w:rsid w:val="71F33817"/>
    <w:rsid w:val="71FA66C3"/>
    <w:rsid w:val="71FD741F"/>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194601"/>
    <w:rsid w:val="7329026A"/>
    <w:rsid w:val="732C47E1"/>
    <w:rsid w:val="73AD442D"/>
    <w:rsid w:val="73B42033"/>
    <w:rsid w:val="74073BCF"/>
    <w:rsid w:val="74107642"/>
    <w:rsid w:val="744A5B05"/>
    <w:rsid w:val="747B7BF4"/>
    <w:rsid w:val="748304C8"/>
    <w:rsid w:val="74BD4906"/>
    <w:rsid w:val="74BF3B3D"/>
    <w:rsid w:val="74FC2C52"/>
    <w:rsid w:val="75213FAF"/>
    <w:rsid w:val="752E38D8"/>
    <w:rsid w:val="754C15D1"/>
    <w:rsid w:val="755D469B"/>
    <w:rsid w:val="758A1982"/>
    <w:rsid w:val="75B3267D"/>
    <w:rsid w:val="75B43F64"/>
    <w:rsid w:val="75B66B42"/>
    <w:rsid w:val="75BE13D7"/>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F5A9A"/>
    <w:rsid w:val="77F61652"/>
    <w:rsid w:val="77FF42B4"/>
    <w:rsid w:val="78030A6B"/>
    <w:rsid w:val="783E0D4E"/>
    <w:rsid w:val="785416DD"/>
    <w:rsid w:val="785A3318"/>
    <w:rsid w:val="78637948"/>
    <w:rsid w:val="78740248"/>
    <w:rsid w:val="788E18B6"/>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8F2717"/>
    <w:rsid w:val="7A9C7E51"/>
    <w:rsid w:val="7AB457E1"/>
    <w:rsid w:val="7AC0127A"/>
    <w:rsid w:val="7AC80AE1"/>
    <w:rsid w:val="7B174420"/>
    <w:rsid w:val="7B4913EA"/>
    <w:rsid w:val="7B804688"/>
    <w:rsid w:val="7B9670EC"/>
    <w:rsid w:val="7BA145F5"/>
    <w:rsid w:val="7BA5508F"/>
    <w:rsid w:val="7BB1256C"/>
    <w:rsid w:val="7BC4655A"/>
    <w:rsid w:val="7BDD3102"/>
    <w:rsid w:val="7BE03C36"/>
    <w:rsid w:val="7BEE6B5C"/>
    <w:rsid w:val="7BF9020C"/>
    <w:rsid w:val="7C0333FA"/>
    <w:rsid w:val="7C107D8D"/>
    <w:rsid w:val="7C3D3E7D"/>
    <w:rsid w:val="7C491508"/>
    <w:rsid w:val="7C5A307A"/>
    <w:rsid w:val="7C5E482A"/>
    <w:rsid w:val="7C6E3816"/>
    <w:rsid w:val="7C83043E"/>
    <w:rsid w:val="7C9E568E"/>
    <w:rsid w:val="7CA978C2"/>
    <w:rsid w:val="7CB07956"/>
    <w:rsid w:val="7CC77624"/>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AD6ED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F3ADE7-CCEE-4C25-8E5B-16266EA02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tabs>
        <w:tab w:val="left" w:pos="3260"/>
      </w:tabs>
      <w:adjustRightInd w:val="0"/>
      <w:snapToGrid w:val="0"/>
      <w:spacing w:beforeLines="50" w:before="156" w:line="360" w:lineRule="auto"/>
      <w:jc w:val="left"/>
      <w:outlineLvl w:val="0"/>
    </w:pPr>
    <w:rPr>
      <w:rFonts w:ascii="Calibri" w:eastAsia="黑体" w:hAnsi="Calibri"/>
      <w:kern w:val="44"/>
      <w:sz w:val="30"/>
      <w:szCs w:val="24"/>
    </w:rPr>
  </w:style>
  <w:style w:type="paragraph" w:styleId="2">
    <w:name w:val="heading 2"/>
    <w:basedOn w:val="a"/>
    <w:next w:val="a"/>
    <w:link w:val="20"/>
    <w:qFormat/>
    <w:pPr>
      <w:keepNext/>
      <w:keepLines/>
      <w:adjustRightInd w:val="0"/>
      <w:snapToGrid w:val="0"/>
      <w:spacing w:line="360" w:lineRule="auto"/>
      <w:outlineLvl w:val="1"/>
    </w:pPr>
    <w:rPr>
      <w:rFonts w:eastAsia="黑体"/>
      <w:bCs/>
      <w:sz w:val="28"/>
      <w:szCs w:val="32"/>
    </w:rPr>
  </w:style>
  <w:style w:type="paragraph" w:styleId="3">
    <w:name w:val="heading 3"/>
    <w:basedOn w:val="a"/>
    <w:next w:val="a"/>
    <w:link w:val="30"/>
    <w:qFormat/>
    <w:pPr>
      <w:keepNext/>
      <w:keepLines/>
      <w:spacing w:line="360" w:lineRule="auto"/>
      <w:outlineLvl w:val="2"/>
    </w:pPr>
    <w:rPr>
      <w:rFonts w:ascii="Calibri" w:eastAsia="黑体" w:hAnsi="Calibri"/>
      <w:bCs/>
      <w:sz w:val="24"/>
      <w:szCs w:val="32"/>
    </w:rPr>
  </w:style>
  <w:style w:type="paragraph" w:styleId="5">
    <w:name w:val="heading 5"/>
    <w:basedOn w:val="a"/>
    <w:next w:val="a"/>
    <w:uiPriority w:val="9"/>
    <w:semiHidden/>
    <w:unhideWhenUsed/>
    <w:qFormat/>
    <w:pPr>
      <w:spacing w:beforeAutospacing="1" w:afterAutospacing="1"/>
      <w:jc w:val="left"/>
      <w:outlineLvl w:val="4"/>
    </w:pPr>
    <w:rPr>
      <w:rFonts w:ascii="宋体" w:hAnsi="宋体" w:hint="eastAsia"/>
      <w:b/>
      <w:kern w:val="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spacing w:line="360" w:lineRule="exact"/>
      <w:ind w:left="538" w:hangingChars="192" w:hanging="538"/>
    </w:pPr>
    <w:rPr>
      <w:rFonts w:ascii="Calibri" w:hAnsi="Calibri"/>
      <w:sz w:val="28"/>
      <w:szCs w:val="24"/>
    </w:rPr>
  </w:style>
  <w:style w:type="paragraph" w:styleId="TOC3">
    <w:name w:val="toc 3"/>
    <w:basedOn w:val="a"/>
    <w:next w:val="a"/>
    <w:uiPriority w:val="39"/>
    <w:unhideWhenUsed/>
    <w:qFormat/>
    <w:pPr>
      <w:ind w:leftChars="400" w:left="840"/>
    </w:pPr>
  </w:style>
  <w:style w:type="paragraph" w:styleId="a5">
    <w:name w:val="Plain Text"/>
    <w:basedOn w:val="a"/>
    <w:link w:val="a6"/>
    <w:uiPriority w:val="99"/>
    <w:qFormat/>
    <w:rPr>
      <w:rFonts w:ascii="宋体" w:hAnsi="Courier New"/>
      <w:szCs w:val="24"/>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ascii="Calibri" w:hAnsi="Calibri"/>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table" w:styleId="ae">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Emphasis"/>
    <w:basedOn w:val="a0"/>
    <w:uiPriority w:val="20"/>
    <w:qFormat/>
    <w:rPr>
      <w:i/>
      <w:iCs/>
    </w:rPr>
  </w:style>
  <w:style w:type="character" w:styleId="af1">
    <w:name w:val="Hyperlink"/>
    <w:basedOn w:val="a0"/>
    <w:uiPriority w:val="99"/>
    <w:unhideWhenUsed/>
    <w:qFormat/>
    <w:rPr>
      <w:color w:val="0000FF"/>
      <w:u w:val="single"/>
    </w:rPr>
  </w:style>
  <w:style w:type="character" w:customStyle="1" w:styleId="a6">
    <w:name w:val="纯文本 字符"/>
    <w:basedOn w:val="a0"/>
    <w:link w:val="a5"/>
    <w:uiPriority w:val="99"/>
    <w:qFormat/>
    <w:rPr>
      <w:rFonts w:ascii="宋体" w:eastAsia="宋体" w:hAnsi="Courier New" w:cs="Times New Roman"/>
      <w:szCs w:val="24"/>
    </w:rPr>
  </w:style>
  <w:style w:type="character" w:customStyle="1" w:styleId="10">
    <w:name w:val="标题 1 字符"/>
    <w:basedOn w:val="a0"/>
    <w:link w:val="1"/>
    <w:qFormat/>
    <w:rPr>
      <w:rFonts w:ascii="Calibri" w:eastAsia="黑体" w:hAnsi="Calibri" w:cs="Times New Roman"/>
      <w:kern w:val="44"/>
      <w:sz w:val="30"/>
      <w:szCs w:val="24"/>
    </w:rPr>
  </w:style>
  <w:style w:type="character" w:customStyle="1" w:styleId="20">
    <w:name w:val="标题 2 字符"/>
    <w:basedOn w:val="a0"/>
    <w:link w:val="2"/>
    <w:qFormat/>
    <w:rPr>
      <w:rFonts w:ascii="Times New Roman" w:eastAsia="黑体" w:hAnsi="Times New Roman" w:cs="Times New Roman"/>
      <w:bCs/>
      <w:sz w:val="28"/>
      <w:szCs w:val="32"/>
    </w:rPr>
  </w:style>
  <w:style w:type="character" w:customStyle="1" w:styleId="30">
    <w:name w:val="标题 3 字符"/>
    <w:basedOn w:val="a0"/>
    <w:link w:val="3"/>
    <w:qFormat/>
    <w:rPr>
      <w:rFonts w:ascii="Calibri" w:eastAsia="黑体" w:hAnsi="Calibri" w:cs="Times New Roman"/>
      <w:bCs/>
      <w:sz w:val="24"/>
      <w:szCs w:val="32"/>
    </w:rPr>
  </w:style>
  <w:style w:type="paragraph" w:customStyle="1" w:styleId="af2">
    <w:name w:val="论文正文"/>
    <w:basedOn w:val="a"/>
    <w:qFormat/>
    <w:pPr>
      <w:spacing w:line="360" w:lineRule="auto"/>
      <w:ind w:firstLineChars="200" w:firstLine="480"/>
    </w:pPr>
    <w:rPr>
      <w:rFonts w:ascii="宋体" w:hAnsi="宋体"/>
      <w:color w:val="000000"/>
      <w:sz w:val="24"/>
      <w:szCs w:val="21"/>
    </w:rPr>
  </w:style>
  <w:style w:type="paragraph" w:customStyle="1" w:styleId="p1">
    <w:name w:val="p1"/>
    <w:basedOn w:val="a"/>
    <w:qFormat/>
    <w:pPr>
      <w:widowControl/>
      <w:jc w:val="left"/>
    </w:pPr>
    <w:rPr>
      <w:rFonts w:ascii="Helvetica Neue" w:hAnsi="Helvetica Neue"/>
      <w:color w:val="000000"/>
      <w:kern w:val="0"/>
      <w:sz w:val="17"/>
      <w:szCs w:val="17"/>
    </w:rPr>
  </w:style>
  <w:style w:type="paragraph" w:customStyle="1" w:styleId="11">
    <w:name w:val="列出段落1"/>
    <w:basedOn w:val="a"/>
    <w:uiPriority w:val="99"/>
    <w:qFormat/>
    <w:pPr>
      <w:widowControl/>
      <w:ind w:firstLineChars="200" w:firstLine="420"/>
      <w:jc w:val="left"/>
    </w:pPr>
    <w:rPr>
      <w:kern w:val="0"/>
      <w:sz w:val="24"/>
      <w:szCs w:val="24"/>
    </w:rPr>
  </w:style>
  <w:style w:type="character" w:customStyle="1" w:styleId="a4">
    <w:name w:val="正文文本缩进 字符"/>
    <w:basedOn w:val="a0"/>
    <w:link w:val="a3"/>
    <w:qFormat/>
    <w:rPr>
      <w:rFonts w:ascii="Calibri" w:eastAsia="宋体" w:hAnsi="Calibri" w:cs="Times New Roman"/>
      <w:sz w:val="28"/>
      <w:szCs w:val="24"/>
    </w:rPr>
  </w:style>
  <w:style w:type="character" w:customStyle="1" w:styleId="opt">
    <w:name w:val="opt"/>
    <w:basedOn w:val="a0"/>
    <w:qFormat/>
  </w:style>
  <w:style w:type="character" w:customStyle="1" w:styleId="a8">
    <w:name w:val="批注框文本 字符"/>
    <w:basedOn w:val="a0"/>
    <w:link w:val="a7"/>
    <w:uiPriority w:val="99"/>
    <w:semiHidden/>
    <w:qFormat/>
    <w:rPr>
      <w:kern w:val="2"/>
      <w:sz w:val="18"/>
      <w:szCs w:val="18"/>
    </w:rPr>
  </w:style>
  <w:style w:type="paragraph" w:customStyle="1" w:styleId="12">
    <w:name w:val="正文文本缩进1"/>
    <w:basedOn w:val="a"/>
    <w:qFormat/>
    <w:pPr>
      <w:spacing w:line="360" w:lineRule="exact"/>
      <w:ind w:left="538" w:hangingChars="192" w:hanging="538"/>
    </w:pPr>
    <w:rPr>
      <w:sz w:val="28"/>
    </w:rPr>
  </w:style>
  <w:style w:type="character" w:customStyle="1" w:styleId="ac">
    <w:name w:val="页眉 字符"/>
    <w:basedOn w:val="a0"/>
    <w:link w:val="ab"/>
    <w:uiPriority w:val="99"/>
    <w:qFormat/>
    <w:rPr>
      <w:rFonts w:ascii="Calibri" w:hAnsi="Calibri"/>
      <w:kern w:val="2"/>
      <w:sz w:val="18"/>
      <w:szCs w:val="18"/>
    </w:rPr>
  </w:style>
  <w:style w:type="character" w:customStyle="1" w:styleId="skip">
    <w:name w:val="skip"/>
    <w:basedOn w:val="a0"/>
    <w:qFormat/>
  </w:style>
  <w:style w:type="character" w:customStyle="1" w:styleId="apple-converted-space">
    <w:name w:val="apple-converted-space"/>
    <w:basedOn w:val="a0"/>
    <w:qFormat/>
  </w:style>
  <w:style w:type="character" w:customStyle="1" w:styleId="aa">
    <w:name w:val="页脚 字符"/>
    <w:basedOn w:val="a0"/>
    <w:link w:val="a9"/>
    <w:uiPriority w:val="99"/>
    <w:qFormat/>
    <w:rPr>
      <w:kern w:val="2"/>
      <w:sz w:val="18"/>
    </w:rPr>
  </w:style>
  <w:style w:type="paragraph" w:customStyle="1" w:styleId="TOC10">
    <w:name w:val="TOC 标题1"/>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20">
    <w:name w:val="TOC 标题2"/>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12.xml"/><Relationship Id="rId21" Type="http://schemas.openxmlformats.org/officeDocument/2006/relationships/footer" Target="footer7.xm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baike.baidu.com/item/%E5%AD%90%E6%9F%A5%E8%AF%A2" TargetMode="External"/><Relationship Id="rId11" Type="http://schemas.openxmlformats.org/officeDocument/2006/relationships/header" Target="header1.xml"/><Relationship Id="rId24" Type="http://schemas.openxmlformats.org/officeDocument/2006/relationships/footer" Target="footer10.xml"/><Relationship Id="rId32" Type="http://schemas.openxmlformats.org/officeDocument/2006/relationships/hyperlink" Target="https://developer.mozilla.org/en-US/docs/Glossary/HTTP" TargetMode="External"/><Relationship Id="rId37" Type="http://schemas.openxmlformats.org/officeDocument/2006/relationships/hyperlink" Target="https://developer.mozilla.org/zh-CN/docs/Web/HTTP/Methods/POST" TargetMode="External"/><Relationship Id="rId40" Type="http://schemas.openxmlformats.org/officeDocument/2006/relationships/hyperlink" Target="https://baike.so.com/doc/7065585-7288495.html"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jpe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png"/><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footer" Target="footer8.xml"/><Relationship Id="rId27" Type="http://schemas.openxmlformats.org/officeDocument/2006/relationships/hyperlink" Target="https://baike.so.com/doc/585215-619452.html" TargetMode="External"/><Relationship Id="rId30" Type="http://schemas.openxmlformats.org/officeDocument/2006/relationships/hyperlink" Target="https://baike.so.com/create/edit/?eid=6840040&amp;sid=7057314&amp;secid=3" TargetMode="External"/><Relationship Id="rId35" Type="http://schemas.openxmlformats.org/officeDocument/2006/relationships/hyperlink" Target="https://developer.mozilla.org/en-US/docs/Web/API/Fetch_API"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hyperlink" Target="http://kns.cnki.net/kcms/detail/detail.aspx?filename=2006056868.nh&amp;dbcode=CMFD&amp;dbname=CMFD2006&amp;v="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11.xml"/><Relationship Id="rId33" Type="http://schemas.openxmlformats.org/officeDocument/2006/relationships/hyperlink" Target="https://developer.mozilla.org/zh-CN/docs/Web/HTML/Element/Img" TargetMode="External"/><Relationship Id="rId38" Type="http://schemas.openxmlformats.org/officeDocument/2006/relationships/hyperlink" Target="https://developer.mozilla.org/zh-CN/docs/Web/HTTP/Methods/OPTIONS"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header" Target="header4.xml"/><Relationship Id="rId20" Type="http://schemas.openxmlformats.org/officeDocument/2006/relationships/hyperlink" Target="javascript:;"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footer" Target="footer14.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9.xml"/><Relationship Id="rId28" Type="http://schemas.openxmlformats.org/officeDocument/2006/relationships/hyperlink" Target="https://baike.so.com/doc/6757325-6971924.html" TargetMode="External"/><Relationship Id="rId36" Type="http://schemas.openxmlformats.org/officeDocument/2006/relationships/hyperlink" Target="https://developer.mozilla.org/zh-CN/docs/Web/HTTP/Methods/GET"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2.png"/><Relationship Id="rId31" Type="http://schemas.openxmlformats.org/officeDocument/2006/relationships/hyperlink" Target="https://developer.mozilla.org/en-US/docs/Glossary/CORS"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jpeg"/><Relationship Id="rId73" Type="http://schemas.openxmlformats.org/officeDocument/2006/relationships/hyperlink" Target="http://kns.cnki.net/kcms/detail/detail.aspx?filename=KJYX201720061&amp;dbcode=CJFQ&amp;dbname=CJFD2017&amp;v="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hyperlink" Target="https://developer.mozilla.org/zh-CN/docs/Web/HTTP/Cookies" TargetMode="External"/><Relationship Id="rId34" Type="http://schemas.openxmlformats.org/officeDocument/2006/relationships/hyperlink" Target="https://developer.mozilla.org/en-US/docs/Glossary/CORS"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594D85-EA6B-43E2-ADF6-3A5D8E49E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3862</Words>
  <Characters>22015</Characters>
  <Application>Microsoft Office Word</Application>
  <DocSecurity>0</DocSecurity>
  <Lines>183</Lines>
  <Paragraphs>51</Paragraphs>
  <ScaleCrop>false</ScaleCrop>
  <Company/>
  <LinksUpToDate>false</LinksUpToDate>
  <CharactersWithSpaces>25826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兴成</dc:creator>
  <cp:lastModifiedBy>李 兴成</cp:lastModifiedBy>
  <cp:revision>614</cp:revision>
  <dcterms:created xsi:type="dcterms:W3CDTF">2019-05-14T00:40:00Z</dcterms:created>
  <dcterms:modified xsi:type="dcterms:W3CDTF">2019-06-09T16:25:00Z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