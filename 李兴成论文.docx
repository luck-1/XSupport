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F634F" w:rsidRDefault="00BF634F">
      <w:pPr>
        <w:spacing w:line="360" w:lineRule="auto"/>
        <w:rPr>
          <w:rFonts w:eastAsia="华文行楷"/>
          <w:color w:val="FFFFFF"/>
          <w:sz w:val="18"/>
          <w:szCs w:val="18"/>
        </w:rPr>
      </w:pPr>
    </w:p>
    <w:tbl>
      <w:tblPr>
        <w:tblW w:w="5148" w:type="dxa"/>
        <w:jc w:val="center"/>
        <w:tblLayout w:type="fixed"/>
        <w:tblLook w:val="04A0" w:firstRow="1" w:lastRow="0" w:firstColumn="1" w:lastColumn="0" w:noHBand="0" w:noVBand="1"/>
      </w:tblPr>
      <w:tblGrid>
        <w:gridCol w:w="1548"/>
        <w:gridCol w:w="3600"/>
      </w:tblGrid>
      <w:tr w:rsidR="00BF634F">
        <w:trPr>
          <w:jc w:val="center"/>
        </w:trPr>
        <w:tc>
          <w:tcPr>
            <w:tcW w:w="1548" w:type="dxa"/>
          </w:tcPr>
          <w:p w:rsidR="00BF634F" w:rsidRDefault="00DA448E">
            <w:pPr>
              <w:spacing w:line="360" w:lineRule="auto"/>
              <w:ind w:firstLineChars="200" w:firstLine="300"/>
              <w:rPr>
                <w:color w:val="000000"/>
                <w:sz w:val="15"/>
                <w:szCs w:val="15"/>
              </w:rPr>
            </w:pPr>
            <w:r>
              <w:rPr>
                <w:noProof/>
                <w:color w:val="000000"/>
                <w:sz w:val="15"/>
              </w:rPr>
              <w:drawing>
                <wp:inline distT="0" distB="0" distL="114300" distR="114300">
                  <wp:extent cx="694055" cy="428625"/>
                  <wp:effectExtent l="0" t="0" r="6985" b="13335"/>
                  <wp:docPr id="20" name="图片 1" descr="学院标识组合（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学院标识组合（方）"/>
                          <pic:cNvPicPr>
                            <a:picLocks noChangeAspect="1"/>
                          </pic:cNvPicPr>
                        </pic:nvPicPr>
                        <pic:blipFill>
                          <a:blip r:embed="rId9"/>
                          <a:srcRect r="-418" b="41699"/>
                          <a:stretch>
                            <a:fillRect/>
                          </a:stretch>
                        </pic:blipFill>
                        <pic:spPr>
                          <a:xfrm>
                            <a:off x="0" y="0"/>
                            <a:ext cx="694055" cy="428625"/>
                          </a:xfrm>
                          <a:prstGeom prst="rect">
                            <a:avLst/>
                          </a:prstGeom>
                          <a:noFill/>
                          <a:ln>
                            <a:noFill/>
                          </a:ln>
                        </pic:spPr>
                      </pic:pic>
                    </a:graphicData>
                  </a:graphic>
                </wp:inline>
              </w:drawing>
            </w:r>
          </w:p>
        </w:tc>
        <w:tc>
          <w:tcPr>
            <w:tcW w:w="3600" w:type="dxa"/>
          </w:tcPr>
          <w:p w:rsidR="00BF634F" w:rsidRDefault="00DA448E">
            <w:pPr>
              <w:spacing w:line="360" w:lineRule="auto"/>
              <w:rPr>
                <w:color w:val="000000"/>
                <w:sz w:val="15"/>
                <w:szCs w:val="15"/>
              </w:rPr>
            </w:pPr>
            <w:r>
              <w:rPr>
                <w:b/>
                <w:bCs/>
                <w:noProof/>
                <w:color w:val="000000"/>
                <w:sz w:val="72"/>
              </w:rPr>
              <w:drawing>
                <wp:inline distT="0" distB="0" distL="114300" distR="114300">
                  <wp:extent cx="2120265" cy="476250"/>
                  <wp:effectExtent l="0" t="0" r="13335" b="11430"/>
                  <wp:docPr id="21" name="图片 2"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descr="校名"/>
                          <pic:cNvPicPr>
                            <a:picLocks noChangeAspect="1"/>
                          </pic:cNvPicPr>
                        </pic:nvPicPr>
                        <pic:blipFill>
                          <a:blip r:embed="rId10">
                            <a:biLevel thresh="50000"/>
                            <a:grayscl/>
                            <a:lum contrast="12000"/>
                          </a:blip>
                          <a:stretch>
                            <a:fillRect/>
                          </a:stretch>
                        </pic:blipFill>
                        <pic:spPr>
                          <a:xfrm>
                            <a:off x="0" y="0"/>
                            <a:ext cx="2120265" cy="476250"/>
                          </a:xfrm>
                          <a:prstGeom prst="rect">
                            <a:avLst/>
                          </a:prstGeom>
                          <a:noFill/>
                          <a:ln>
                            <a:noFill/>
                          </a:ln>
                        </pic:spPr>
                      </pic:pic>
                    </a:graphicData>
                  </a:graphic>
                </wp:inline>
              </w:drawing>
            </w:r>
          </w:p>
        </w:tc>
      </w:tr>
    </w:tbl>
    <w:p w:rsidR="00BF634F" w:rsidRDefault="00DA448E">
      <w:pPr>
        <w:ind w:firstLineChars="200" w:firstLine="420"/>
        <w:jc w:val="center"/>
        <w:rPr>
          <w:color w:val="000000"/>
        </w:rPr>
      </w:pPr>
      <w:r>
        <w:rPr>
          <w:color w:val="000000"/>
        </w:rPr>
        <w:t xml:space="preserve"> </w:t>
      </w:r>
    </w:p>
    <w:p w:rsidR="00BF634F" w:rsidRDefault="00DA448E">
      <w:pPr>
        <w:jc w:val="center"/>
        <w:rPr>
          <w:rFonts w:eastAsia="楷体_GB2312"/>
          <w:b/>
          <w:bCs/>
          <w:sz w:val="72"/>
          <w:szCs w:val="72"/>
        </w:rPr>
      </w:pPr>
      <w:r>
        <w:rPr>
          <w:rFonts w:eastAsia="黑体"/>
          <w:b/>
          <w:bCs/>
          <w:color w:val="000000"/>
          <w:sz w:val="72"/>
          <w:szCs w:val="72"/>
        </w:rPr>
        <w:t>本科生毕业论文（</w:t>
      </w:r>
      <w:r>
        <w:rPr>
          <w:rFonts w:eastAsia="黑体" w:hint="eastAsia"/>
          <w:b/>
          <w:bCs/>
          <w:color w:val="000000"/>
          <w:sz w:val="72"/>
          <w:szCs w:val="72"/>
        </w:rPr>
        <w:t>设计</w:t>
      </w:r>
      <w:r>
        <w:rPr>
          <w:rFonts w:eastAsia="黑体"/>
          <w:b/>
          <w:bCs/>
          <w:color w:val="000000"/>
          <w:sz w:val="72"/>
          <w:szCs w:val="72"/>
        </w:rPr>
        <w:t>）</w:t>
      </w:r>
    </w:p>
    <w:p w:rsidR="00BF634F" w:rsidRDefault="00BF634F">
      <w:pPr>
        <w:ind w:firstLineChars="200" w:firstLine="436"/>
        <w:jc w:val="center"/>
        <w:rPr>
          <w:spacing w:val="4"/>
        </w:rPr>
      </w:pPr>
    </w:p>
    <w:p w:rsidR="00BF634F" w:rsidRDefault="00BF634F">
      <w:pPr>
        <w:spacing w:line="360" w:lineRule="auto"/>
        <w:ind w:firstLineChars="200" w:firstLine="436"/>
        <w:rPr>
          <w:spacing w:val="4"/>
        </w:rPr>
      </w:pPr>
    </w:p>
    <w:p w:rsidR="00BF634F" w:rsidRDefault="00DA448E">
      <w:pPr>
        <w:spacing w:line="360" w:lineRule="auto"/>
        <w:ind w:leftChars="-67" w:rightChars="-230" w:right="-483" w:hangingChars="32" w:hanging="141"/>
        <w:jc w:val="center"/>
        <w:rPr>
          <w:rFonts w:ascii="黑体" w:eastAsia="黑体" w:hAnsi="黑体"/>
          <w:color w:val="000000"/>
          <w:sz w:val="44"/>
          <w:szCs w:val="44"/>
        </w:rPr>
      </w:pPr>
      <w:bookmarkStart w:id="0" w:name="_Hlk10445426"/>
      <w:r>
        <w:rPr>
          <w:rFonts w:ascii="黑体" w:eastAsia="黑体" w:hAnsi="黑体" w:hint="eastAsia"/>
          <w:color w:val="000000"/>
          <w:sz w:val="44"/>
          <w:szCs w:val="44"/>
        </w:rPr>
        <w:t>基于J2EE的尾矿库坝体安全性能检测系统</w:t>
      </w:r>
    </w:p>
    <w:bookmarkEnd w:id="0"/>
    <w:p w:rsidR="00BF634F" w:rsidRDefault="00BF634F">
      <w:pPr>
        <w:spacing w:line="360" w:lineRule="auto"/>
        <w:ind w:leftChars="-67" w:rightChars="-230" w:right="-483" w:hangingChars="32" w:hanging="141"/>
        <w:jc w:val="center"/>
        <w:rPr>
          <w:rFonts w:ascii="黑体" w:eastAsia="黑体" w:hAnsi="黑体"/>
          <w:color w:val="000000"/>
          <w:sz w:val="44"/>
          <w:szCs w:val="44"/>
        </w:rPr>
      </w:pPr>
    </w:p>
    <w:p w:rsidR="00BF634F" w:rsidRDefault="00BF634F">
      <w:pPr>
        <w:widowControl/>
        <w:spacing w:after="120" w:line="134" w:lineRule="atLeast"/>
        <w:ind w:left="-360"/>
      </w:pPr>
    </w:p>
    <w:p w:rsidR="00BF634F" w:rsidRDefault="00DA448E">
      <w:pPr>
        <w:spacing w:line="360" w:lineRule="auto"/>
        <w:jc w:val="center"/>
        <w:rPr>
          <w:b/>
          <w:spacing w:val="4"/>
          <w:sz w:val="44"/>
          <w:szCs w:val="44"/>
        </w:rPr>
      </w:pPr>
      <w:r>
        <w:rPr>
          <w:rFonts w:eastAsia="黑体"/>
          <w:b/>
          <w:sz w:val="44"/>
          <w:szCs w:val="44"/>
        </w:rPr>
        <w:t>Safety performance testing system of tailings dam based on J2EE</w:t>
      </w:r>
    </w:p>
    <w:p w:rsidR="00BF634F" w:rsidRDefault="00BF634F">
      <w:pPr>
        <w:spacing w:line="360" w:lineRule="auto"/>
        <w:rPr>
          <w:b/>
          <w:bCs/>
          <w:spacing w:val="4"/>
          <w:sz w:val="44"/>
          <w:szCs w:val="44"/>
        </w:rPr>
      </w:pPr>
    </w:p>
    <w:p w:rsidR="00BF634F" w:rsidRDefault="00BF634F">
      <w:pPr>
        <w:spacing w:line="360" w:lineRule="auto"/>
        <w:ind w:firstLineChars="200" w:firstLine="899"/>
        <w:rPr>
          <w:b/>
          <w:bCs/>
          <w:spacing w:val="4"/>
          <w:sz w:val="44"/>
          <w:szCs w:val="44"/>
        </w:rPr>
      </w:pPr>
    </w:p>
    <w:p w:rsidR="00BF634F" w:rsidRDefault="00BF634F">
      <w:pPr>
        <w:spacing w:line="360" w:lineRule="auto"/>
        <w:rPr>
          <w:b/>
          <w:bCs/>
          <w:spacing w:val="4"/>
          <w:sz w:val="44"/>
          <w:szCs w:val="44"/>
        </w:rPr>
      </w:pPr>
    </w:p>
    <w:p w:rsidR="00BF634F" w:rsidRDefault="00DA448E">
      <w:pPr>
        <w:tabs>
          <w:tab w:val="left" w:pos="360"/>
        </w:tabs>
        <w:spacing w:line="360" w:lineRule="auto"/>
        <w:rPr>
          <w:rFonts w:eastAsia="黑体"/>
          <w:sz w:val="30"/>
          <w:u w:val="single"/>
        </w:rPr>
      </w:pPr>
      <w:r>
        <w:rPr>
          <w:rFonts w:eastAsia="黑体" w:hint="eastAsia"/>
          <w:sz w:val="30"/>
        </w:rPr>
        <w:t xml:space="preserve">           </w:t>
      </w:r>
      <w:r>
        <w:rPr>
          <w:rFonts w:eastAsia="黑体"/>
          <w:sz w:val="30"/>
        </w:rPr>
        <w:t>专</w:t>
      </w:r>
      <w:r>
        <w:rPr>
          <w:rFonts w:eastAsia="黑体"/>
          <w:sz w:val="30"/>
        </w:rPr>
        <w:t xml:space="preserve">        </w:t>
      </w:r>
      <w:r>
        <w:rPr>
          <w:rFonts w:eastAsia="黑体"/>
          <w:sz w:val="30"/>
        </w:rPr>
        <w:t>业</w:t>
      </w:r>
      <w:r>
        <w:rPr>
          <w:rFonts w:ascii="宋体" w:hAnsi="宋体"/>
          <w:b/>
          <w:sz w:val="30"/>
          <w:u w:val="single"/>
        </w:rPr>
        <w:t xml:space="preserve">      </w:t>
      </w:r>
      <w:r>
        <w:rPr>
          <w:rFonts w:ascii="宋体" w:hAnsi="宋体"/>
          <w:b/>
          <w:sz w:val="32"/>
          <w:szCs w:val="32"/>
          <w:u w:val="single"/>
        </w:rPr>
        <w:t xml:space="preserve">电子信息工程 </w:t>
      </w:r>
      <w:r>
        <w:rPr>
          <w:rFonts w:ascii="宋体" w:hAnsi="宋体"/>
          <w:b/>
          <w:sz w:val="30"/>
          <w:u w:val="single"/>
        </w:rPr>
        <w:t xml:space="preserve">    </w:t>
      </w:r>
      <w:r>
        <w:rPr>
          <w:rFonts w:ascii="宋体" w:hAnsi="宋体"/>
          <w:b/>
          <w:sz w:val="30"/>
          <w:u w:val="single"/>
        </w:rPr>
        <w:tab/>
      </w:r>
    </w:p>
    <w:p w:rsidR="00BF634F" w:rsidRDefault="00DA448E">
      <w:pPr>
        <w:tabs>
          <w:tab w:val="left" w:pos="360"/>
        </w:tabs>
        <w:spacing w:line="360" w:lineRule="auto"/>
        <w:rPr>
          <w:rFonts w:eastAsia="黑体"/>
          <w:sz w:val="30"/>
          <w:u w:val="single"/>
        </w:rPr>
      </w:pPr>
      <w:r>
        <w:rPr>
          <w:rFonts w:eastAsia="黑体"/>
          <w:sz w:val="30"/>
        </w:rPr>
        <w:tab/>
      </w:r>
      <w:r>
        <w:rPr>
          <w:rFonts w:eastAsia="黑体"/>
          <w:sz w:val="30"/>
        </w:rPr>
        <w:tab/>
      </w:r>
      <w:r>
        <w:rPr>
          <w:rFonts w:eastAsia="黑体"/>
          <w:sz w:val="30"/>
        </w:rPr>
        <w:tab/>
      </w:r>
      <w:r>
        <w:rPr>
          <w:rFonts w:eastAsia="黑体"/>
          <w:sz w:val="30"/>
        </w:rPr>
        <w:tab/>
      </w:r>
      <w:r>
        <w:rPr>
          <w:rFonts w:eastAsia="黑体"/>
          <w:sz w:val="30"/>
        </w:rPr>
        <w:tab/>
      </w:r>
      <w:r>
        <w:rPr>
          <w:rFonts w:eastAsia="黑体"/>
          <w:sz w:val="30"/>
        </w:rPr>
        <w:t>姓</w:t>
      </w:r>
      <w:r>
        <w:rPr>
          <w:rFonts w:eastAsia="黑体"/>
          <w:sz w:val="30"/>
        </w:rPr>
        <w:t xml:space="preserve">        </w:t>
      </w:r>
      <w:r>
        <w:rPr>
          <w:rFonts w:eastAsia="黑体"/>
          <w:sz w:val="30"/>
        </w:rPr>
        <w:t>名</w:t>
      </w:r>
      <w:r>
        <w:rPr>
          <w:rFonts w:ascii="宋体" w:hAnsi="宋体"/>
          <w:b/>
          <w:sz w:val="30"/>
          <w:u w:val="single"/>
        </w:rPr>
        <w:t xml:space="preserve">         </w:t>
      </w:r>
      <w:r>
        <w:rPr>
          <w:rFonts w:ascii="宋体" w:hAnsi="宋体" w:hint="eastAsia"/>
          <w:b/>
          <w:sz w:val="32"/>
          <w:szCs w:val="32"/>
          <w:u w:val="single"/>
        </w:rPr>
        <w:t>李兴成</w:t>
      </w:r>
      <w:r>
        <w:rPr>
          <w:rFonts w:ascii="宋体" w:hAnsi="宋体"/>
          <w:b/>
          <w:sz w:val="32"/>
          <w:szCs w:val="32"/>
          <w:u w:val="single"/>
        </w:rPr>
        <w:t xml:space="preserve"> </w:t>
      </w:r>
      <w:r>
        <w:rPr>
          <w:rFonts w:ascii="宋体" w:hAnsi="宋体"/>
          <w:b/>
          <w:sz w:val="30"/>
          <w:u w:val="single"/>
        </w:rPr>
        <w:t xml:space="preserve">        </w:t>
      </w:r>
      <w:r>
        <w:rPr>
          <w:rFonts w:ascii="宋体" w:hAnsi="宋体" w:hint="eastAsia"/>
          <w:b/>
          <w:sz w:val="30"/>
          <w:u w:val="single"/>
        </w:rPr>
        <w:tab/>
      </w:r>
    </w:p>
    <w:p w:rsidR="00BF634F" w:rsidRDefault="00DA448E">
      <w:pPr>
        <w:tabs>
          <w:tab w:val="left" w:pos="360"/>
        </w:tabs>
        <w:spacing w:line="360" w:lineRule="auto"/>
        <w:rPr>
          <w:rFonts w:eastAsia="黑体"/>
          <w:sz w:val="30"/>
          <w:u w:val="single"/>
        </w:rPr>
      </w:pPr>
      <w:r>
        <w:rPr>
          <w:rFonts w:eastAsia="黑体"/>
          <w:sz w:val="30"/>
        </w:rPr>
        <w:t xml:space="preserve">           </w:t>
      </w:r>
      <w:r>
        <w:rPr>
          <w:rFonts w:eastAsia="黑体"/>
          <w:sz w:val="30"/>
        </w:rPr>
        <w:t>学</w:t>
      </w:r>
      <w:r>
        <w:rPr>
          <w:rFonts w:eastAsia="黑体"/>
          <w:sz w:val="30"/>
        </w:rPr>
        <w:t xml:space="preserve">        </w:t>
      </w:r>
      <w:r>
        <w:rPr>
          <w:rFonts w:eastAsia="黑体"/>
          <w:sz w:val="30"/>
        </w:rPr>
        <w:t>号</w:t>
      </w:r>
      <w:r>
        <w:rPr>
          <w:rFonts w:ascii="宋体" w:hAnsi="宋体"/>
          <w:b/>
          <w:sz w:val="30"/>
          <w:u w:val="single"/>
        </w:rPr>
        <w:t xml:space="preserve">      </w:t>
      </w:r>
      <w:r>
        <w:rPr>
          <w:rFonts w:ascii="宋体" w:hAnsi="宋体"/>
          <w:b/>
          <w:sz w:val="32"/>
          <w:szCs w:val="32"/>
          <w:u w:val="single"/>
        </w:rPr>
        <w:t xml:space="preserve">  </w:t>
      </w:r>
      <w:r>
        <w:rPr>
          <w:rFonts w:ascii="宋体" w:hAnsi="宋体" w:hint="eastAsia"/>
          <w:b/>
          <w:sz w:val="32"/>
          <w:szCs w:val="32"/>
          <w:u w:val="single"/>
        </w:rPr>
        <w:t>15033113</w:t>
      </w:r>
      <w:r>
        <w:rPr>
          <w:rFonts w:ascii="宋体" w:hAnsi="宋体"/>
          <w:b/>
          <w:sz w:val="30"/>
          <w:u w:val="single"/>
        </w:rPr>
        <w:t xml:space="preserve">        </w:t>
      </w:r>
      <w:r>
        <w:rPr>
          <w:rFonts w:ascii="宋体" w:hAnsi="宋体" w:hint="eastAsia"/>
          <w:b/>
          <w:sz w:val="30"/>
          <w:u w:val="single"/>
        </w:rPr>
        <w:tab/>
      </w:r>
    </w:p>
    <w:p w:rsidR="00BF634F" w:rsidRDefault="00DA448E">
      <w:pPr>
        <w:tabs>
          <w:tab w:val="left" w:pos="360"/>
        </w:tabs>
        <w:spacing w:line="360" w:lineRule="auto"/>
        <w:rPr>
          <w:rFonts w:eastAsia="黑体"/>
          <w:sz w:val="30"/>
          <w:u w:val="single"/>
        </w:rPr>
      </w:pPr>
      <w:r>
        <w:rPr>
          <w:rFonts w:eastAsia="黑体"/>
          <w:sz w:val="30"/>
        </w:rPr>
        <w:tab/>
      </w:r>
      <w:r>
        <w:rPr>
          <w:rFonts w:eastAsia="黑体"/>
          <w:sz w:val="30"/>
        </w:rPr>
        <w:tab/>
      </w:r>
      <w:r>
        <w:rPr>
          <w:rFonts w:eastAsia="黑体"/>
          <w:sz w:val="30"/>
        </w:rPr>
        <w:tab/>
      </w:r>
      <w:r>
        <w:rPr>
          <w:rFonts w:eastAsia="黑体"/>
          <w:sz w:val="30"/>
        </w:rPr>
        <w:tab/>
      </w:r>
      <w:r>
        <w:rPr>
          <w:rFonts w:eastAsia="黑体"/>
          <w:sz w:val="30"/>
        </w:rPr>
        <w:tab/>
      </w:r>
      <w:r>
        <w:rPr>
          <w:rFonts w:eastAsia="黑体"/>
          <w:sz w:val="30"/>
        </w:rPr>
        <w:t>指</w:t>
      </w:r>
      <w:r>
        <w:rPr>
          <w:rFonts w:eastAsia="黑体"/>
          <w:sz w:val="30"/>
        </w:rPr>
        <w:t xml:space="preserve"> </w:t>
      </w:r>
      <w:r>
        <w:rPr>
          <w:rFonts w:eastAsia="黑体"/>
          <w:sz w:val="30"/>
        </w:rPr>
        <w:t>导</w:t>
      </w:r>
      <w:r>
        <w:rPr>
          <w:rFonts w:eastAsia="黑体"/>
          <w:sz w:val="30"/>
        </w:rPr>
        <w:t xml:space="preserve">  </w:t>
      </w:r>
      <w:r>
        <w:rPr>
          <w:rFonts w:eastAsia="黑体"/>
          <w:sz w:val="30"/>
        </w:rPr>
        <w:t>教</w:t>
      </w:r>
      <w:r>
        <w:rPr>
          <w:rFonts w:eastAsia="黑体"/>
          <w:sz w:val="30"/>
        </w:rPr>
        <w:t xml:space="preserve"> </w:t>
      </w:r>
      <w:r>
        <w:rPr>
          <w:rFonts w:eastAsia="黑体"/>
          <w:sz w:val="30"/>
        </w:rPr>
        <w:t>师</w:t>
      </w:r>
      <w:r>
        <w:rPr>
          <w:rFonts w:ascii="宋体" w:hAnsi="宋体"/>
          <w:b/>
          <w:sz w:val="30"/>
          <w:u w:val="single"/>
        </w:rPr>
        <w:t xml:space="preserve">         </w:t>
      </w:r>
      <w:r>
        <w:rPr>
          <w:rFonts w:ascii="宋体" w:hAnsi="宋体"/>
          <w:b/>
          <w:sz w:val="32"/>
          <w:szCs w:val="32"/>
          <w:u w:val="single"/>
        </w:rPr>
        <w:t>王</w:t>
      </w:r>
      <w:r>
        <w:rPr>
          <w:rFonts w:ascii="宋体" w:hAnsi="宋体" w:hint="eastAsia"/>
          <w:b/>
          <w:sz w:val="32"/>
          <w:szCs w:val="32"/>
          <w:u w:val="single"/>
        </w:rPr>
        <w:t xml:space="preserve"> </w:t>
      </w:r>
      <w:r>
        <w:rPr>
          <w:rFonts w:ascii="宋体" w:hAnsi="宋体"/>
          <w:b/>
          <w:sz w:val="32"/>
          <w:szCs w:val="32"/>
          <w:u w:val="single"/>
        </w:rPr>
        <w:t>博      </w:t>
      </w:r>
      <w:r>
        <w:rPr>
          <w:rFonts w:ascii="宋体" w:hAnsi="宋体" w:hint="eastAsia"/>
          <w:b/>
          <w:sz w:val="32"/>
          <w:szCs w:val="32"/>
          <w:u w:val="single"/>
        </w:rPr>
        <w:t xml:space="preserve"> </w:t>
      </w:r>
    </w:p>
    <w:p w:rsidR="00BF634F" w:rsidRDefault="00DA448E">
      <w:pPr>
        <w:tabs>
          <w:tab w:val="left" w:pos="360"/>
        </w:tabs>
        <w:spacing w:line="360" w:lineRule="auto"/>
        <w:rPr>
          <w:rFonts w:ascii="宋体" w:hAnsi="宋体"/>
          <w:b/>
          <w:sz w:val="30"/>
          <w:u w:val="single"/>
        </w:rPr>
      </w:pPr>
      <w:r>
        <w:rPr>
          <w:rFonts w:eastAsia="黑体"/>
          <w:sz w:val="30"/>
        </w:rPr>
        <w:t xml:space="preserve">           </w:t>
      </w:r>
      <w:r>
        <w:rPr>
          <w:rFonts w:eastAsia="黑体"/>
          <w:sz w:val="30"/>
        </w:rPr>
        <w:t>完</w:t>
      </w:r>
      <w:r>
        <w:rPr>
          <w:rFonts w:eastAsia="黑体"/>
          <w:sz w:val="30"/>
        </w:rPr>
        <w:t xml:space="preserve"> </w:t>
      </w:r>
      <w:r>
        <w:rPr>
          <w:rFonts w:eastAsia="黑体"/>
          <w:sz w:val="30"/>
        </w:rPr>
        <w:t>成</w:t>
      </w:r>
      <w:r>
        <w:rPr>
          <w:rFonts w:eastAsia="黑体"/>
          <w:sz w:val="30"/>
        </w:rPr>
        <w:t xml:space="preserve">  </w:t>
      </w:r>
      <w:r>
        <w:rPr>
          <w:rFonts w:eastAsia="黑体"/>
          <w:sz w:val="30"/>
        </w:rPr>
        <w:t>时</w:t>
      </w:r>
      <w:r>
        <w:rPr>
          <w:rFonts w:eastAsia="黑体"/>
          <w:sz w:val="30"/>
        </w:rPr>
        <w:t xml:space="preserve"> </w:t>
      </w:r>
      <w:r>
        <w:rPr>
          <w:rFonts w:eastAsia="黑体"/>
          <w:sz w:val="30"/>
        </w:rPr>
        <w:t>间</w:t>
      </w:r>
      <w:r>
        <w:rPr>
          <w:rFonts w:ascii="宋体" w:hAnsi="宋体"/>
          <w:b/>
          <w:sz w:val="30"/>
          <w:u w:val="single"/>
        </w:rPr>
        <w:t xml:space="preserve">         </w:t>
      </w:r>
      <w:r>
        <w:rPr>
          <w:rFonts w:ascii="宋体" w:hAnsi="宋体"/>
          <w:b/>
          <w:sz w:val="32"/>
          <w:szCs w:val="32"/>
          <w:u w:val="single"/>
        </w:rPr>
        <w:t>201</w:t>
      </w:r>
      <w:r>
        <w:rPr>
          <w:rFonts w:ascii="宋体" w:hAnsi="宋体" w:hint="eastAsia"/>
          <w:b/>
          <w:sz w:val="32"/>
          <w:szCs w:val="32"/>
          <w:u w:val="single"/>
        </w:rPr>
        <w:t>9</w:t>
      </w:r>
      <w:r>
        <w:rPr>
          <w:rFonts w:ascii="宋体" w:hAnsi="宋体"/>
          <w:b/>
          <w:sz w:val="32"/>
          <w:szCs w:val="32"/>
          <w:u w:val="single"/>
        </w:rPr>
        <w:t xml:space="preserve">.6  </w:t>
      </w:r>
      <w:r>
        <w:rPr>
          <w:rFonts w:ascii="宋体" w:hAnsi="宋体"/>
          <w:b/>
          <w:sz w:val="30"/>
          <w:u w:val="single"/>
        </w:rPr>
        <w:t xml:space="preserve">       </w:t>
      </w:r>
      <w:r>
        <w:rPr>
          <w:rFonts w:ascii="宋体" w:hAnsi="宋体" w:hint="eastAsia"/>
          <w:b/>
          <w:sz w:val="30"/>
          <w:u w:val="single"/>
        </w:rPr>
        <w:tab/>
      </w:r>
    </w:p>
    <w:p w:rsidR="00BF634F" w:rsidRDefault="00BF634F">
      <w:pPr>
        <w:tabs>
          <w:tab w:val="left" w:pos="360"/>
        </w:tabs>
        <w:spacing w:line="360" w:lineRule="auto"/>
        <w:rPr>
          <w:rFonts w:eastAsia="黑体"/>
          <w:color w:val="000000"/>
          <w:sz w:val="44"/>
        </w:rPr>
      </w:pPr>
    </w:p>
    <w:p w:rsidR="00BF634F" w:rsidRDefault="00BF634F">
      <w:pPr>
        <w:tabs>
          <w:tab w:val="left" w:pos="360"/>
        </w:tabs>
        <w:spacing w:line="360" w:lineRule="auto"/>
        <w:rPr>
          <w:rFonts w:eastAsia="黑体"/>
          <w:color w:val="000000"/>
          <w:sz w:val="44"/>
        </w:rPr>
        <w:sectPr w:rsidR="00BF634F">
          <w:headerReference w:type="even" r:id="rId11"/>
          <w:headerReference w:type="default" r:id="rId12"/>
          <w:footerReference w:type="even" r:id="rId13"/>
          <w:footerReference w:type="first" r:id="rId14"/>
          <w:pgSz w:w="11906" w:h="16838"/>
          <w:pgMar w:top="1440" w:right="1800" w:bottom="1440" w:left="1800" w:header="851" w:footer="992" w:gutter="0"/>
          <w:cols w:space="425"/>
          <w:docGrid w:type="lines" w:linePitch="312"/>
        </w:sectPr>
      </w:pPr>
    </w:p>
    <w:p w:rsidR="00BF634F" w:rsidRDefault="00DA448E">
      <w:pPr>
        <w:tabs>
          <w:tab w:val="left" w:pos="360"/>
        </w:tabs>
        <w:spacing w:line="360" w:lineRule="auto"/>
        <w:jc w:val="center"/>
        <w:rPr>
          <w:rFonts w:eastAsia="黑体"/>
          <w:color w:val="000000"/>
          <w:sz w:val="44"/>
        </w:rPr>
      </w:pPr>
      <w:r>
        <w:rPr>
          <w:rFonts w:eastAsia="黑体"/>
          <w:color w:val="000000"/>
          <w:sz w:val="44"/>
        </w:rPr>
        <w:lastRenderedPageBreak/>
        <w:t>独创性声明</w:t>
      </w:r>
    </w:p>
    <w:p w:rsidR="00BF634F" w:rsidRDefault="00DA448E">
      <w:pPr>
        <w:pStyle w:val="12"/>
        <w:spacing w:line="360" w:lineRule="auto"/>
        <w:ind w:left="0" w:firstLineChars="200" w:firstLine="560"/>
        <w:rPr>
          <w:rFonts w:eastAsia="仿宋_GB2312"/>
          <w:color w:val="000000"/>
        </w:rPr>
      </w:pPr>
      <w:r>
        <w:rPr>
          <w:rFonts w:eastAsia="仿宋_GB2312"/>
          <w:color w:val="000000"/>
        </w:rPr>
        <w:t>本人声明所呈交的论文是我个人在导师指导下进行的研究工作及取得的研究成果。尽我所知，除了文中特别加以标注和致谢的地方外，论文中不包括其他人已经发表或撰写过的研究成果，也不包含为获得商洛学院或其他教育机构的学位或证书而使用过的材料。与我一同工作的同志对本研究所做的任何贡献均已在论文中作了明确的说明并表示了谢意。</w:t>
      </w:r>
    </w:p>
    <w:p w:rsidR="00BF634F" w:rsidRDefault="00DA448E">
      <w:pPr>
        <w:spacing w:line="360" w:lineRule="auto"/>
        <w:rPr>
          <w:rFonts w:eastAsia="仿宋_GB2312"/>
          <w:color w:val="000000"/>
          <w:sz w:val="28"/>
        </w:rPr>
      </w:pPr>
      <w:r>
        <w:rPr>
          <w:rFonts w:eastAsia="仿宋_GB2312"/>
          <w:color w:val="000000"/>
          <w:sz w:val="28"/>
        </w:rPr>
        <w:t>学位论文作者签名：</w:t>
      </w:r>
      <w:r>
        <w:rPr>
          <w:rFonts w:eastAsia="仿宋_GB2312"/>
          <w:color w:val="000000"/>
          <w:sz w:val="28"/>
        </w:rPr>
        <w:t>_________________</w:t>
      </w:r>
      <w:r>
        <w:rPr>
          <w:rFonts w:eastAsia="仿宋_GB2312"/>
          <w:color w:val="000000"/>
          <w:sz w:val="28"/>
        </w:rPr>
        <w:tab/>
        <w:t xml:space="preserve">  </w:t>
      </w:r>
      <w:r>
        <w:rPr>
          <w:rFonts w:eastAsia="仿宋_GB2312"/>
          <w:color w:val="000000"/>
          <w:sz w:val="28"/>
        </w:rPr>
        <w:t>日期：</w:t>
      </w:r>
      <w:r>
        <w:rPr>
          <w:rFonts w:eastAsia="仿宋_GB2312"/>
          <w:color w:val="000000"/>
          <w:sz w:val="28"/>
        </w:rPr>
        <w:t>______________</w:t>
      </w:r>
      <w:r>
        <w:rPr>
          <w:rFonts w:eastAsia="仿宋_GB2312" w:hint="eastAsia"/>
          <w:color w:val="000000"/>
          <w:sz w:val="28"/>
        </w:rPr>
        <w:t xml:space="preserve"> </w:t>
      </w:r>
    </w:p>
    <w:p w:rsidR="00BF634F" w:rsidRDefault="00BF634F">
      <w:pPr>
        <w:spacing w:afterLines="150" w:after="468" w:line="360" w:lineRule="auto"/>
        <w:jc w:val="center"/>
        <w:rPr>
          <w:rFonts w:eastAsia="黑体"/>
          <w:color w:val="FF0000"/>
          <w:sz w:val="44"/>
        </w:rPr>
      </w:pPr>
    </w:p>
    <w:p w:rsidR="00BF634F" w:rsidRDefault="00DA448E">
      <w:pPr>
        <w:spacing w:afterLines="150" w:after="468" w:line="360" w:lineRule="auto"/>
        <w:jc w:val="center"/>
        <w:rPr>
          <w:rFonts w:eastAsia="黑体"/>
          <w:color w:val="000000"/>
          <w:sz w:val="44"/>
        </w:rPr>
      </w:pPr>
      <w:r>
        <w:rPr>
          <w:rFonts w:eastAsia="黑体"/>
          <w:color w:val="000000"/>
          <w:sz w:val="44"/>
        </w:rPr>
        <w:t>关于论文使用授权的说明</w:t>
      </w:r>
    </w:p>
    <w:p w:rsidR="00BF634F" w:rsidRDefault="00DA448E">
      <w:pPr>
        <w:pStyle w:val="12"/>
        <w:spacing w:line="360" w:lineRule="auto"/>
        <w:ind w:left="0" w:firstLineChars="200" w:firstLine="560"/>
        <w:rPr>
          <w:rFonts w:eastAsia="仿宋_GB2312"/>
          <w:color w:val="000000"/>
        </w:rPr>
      </w:pPr>
      <w:r>
        <w:rPr>
          <w:rFonts w:eastAsia="仿宋_GB2312"/>
          <w:color w:val="000000"/>
        </w:rPr>
        <w:t>本人完全了解商洛学院有关保留、使用学位论文的规定，即：学校有权保留送交论文的复印件，允许论文被查阅和借阅；学校可以公布论文的全部或部分内容，可以采用影印、缩印或其他复制手段保存论文。</w:t>
      </w:r>
    </w:p>
    <w:p w:rsidR="00BF634F" w:rsidRDefault="00DA448E">
      <w:pPr>
        <w:pStyle w:val="12"/>
        <w:spacing w:line="360" w:lineRule="auto"/>
        <w:ind w:left="0" w:firstLineChars="200" w:firstLine="560"/>
        <w:rPr>
          <w:rFonts w:eastAsia="仿宋_GB2312"/>
          <w:color w:val="000000"/>
        </w:rPr>
      </w:pPr>
      <w:r>
        <w:rPr>
          <w:rFonts w:eastAsia="仿宋_GB2312"/>
          <w:color w:val="000000"/>
        </w:rPr>
        <w:t>□</w:t>
      </w:r>
      <w:r>
        <w:rPr>
          <w:rFonts w:eastAsia="仿宋_GB2312"/>
          <w:color w:val="000000"/>
        </w:rPr>
        <w:t>公开</w:t>
      </w:r>
      <w:r>
        <w:rPr>
          <w:rFonts w:eastAsia="仿宋_GB2312"/>
          <w:color w:val="000000"/>
        </w:rPr>
        <w:tab/>
        <w:t xml:space="preserve">  □</w:t>
      </w:r>
      <w:r>
        <w:rPr>
          <w:rFonts w:eastAsia="仿宋_GB2312"/>
          <w:color w:val="000000"/>
        </w:rPr>
        <w:t>保密（</w:t>
      </w:r>
      <w:r>
        <w:rPr>
          <w:rFonts w:eastAsia="仿宋_GB2312"/>
          <w:color w:val="000000"/>
        </w:rPr>
        <w:t>____</w:t>
      </w:r>
      <w:r>
        <w:rPr>
          <w:rFonts w:eastAsia="仿宋_GB2312"/>
          <w:color w:val="000000"/>
        </w:rPr>
        <w:t>年</w:t>
      </w:r>
      <w:r>
        <w:rPr>
          <w:rFonts w:eastAsia="仿宋_GB2312"/>
          <w:color w:val="000000"/>
        </w:rPr>
        <w:t>____</w:t>
      </w:r>
      <w:r>
        <w:rPr>
          <w:rFonts w:eastAsia="仿宋_GB2312"/>
          <w:color w:val="000000"/>
        </w:rPr>
        <w:t>月）</w:t>
      </w:r>
      <w:r>
        <w:rPr>
          <w:rFonts w:eastAsia="仿宋_GB2312"/>
          <w:color w:val="000000"/>
        </w:rPr>
        <w:t xml:space="preserve">  (</w:t>
      </w:r>
      <w:r>
        <w:rPr>
          <w:rFonts w:eastAsia="仿宋_GB2312"/>
          <w:color w:val="000000"/>
        </w:rPr>
        <w:t>保密的学位论文在解密后应遵守此协议</w:t>
      </w:r>
      <w:r>
        <w:rPr>
          <w:rFonts w:eastAsia="仿宋_GB2312"/>
          <w:color w:val="000000"/>
        </w:rPr>
        <w:t>)</w:t>
      </w:r>
    </w:p>
    <w:p w:rsidR="00BF634F" w:rsidRDefault="00DA448E">
      <w:pPr>
        <w:pStyle w:val="12"/>
        <w:spacing w:line="360" w:lineRule="auto"/>
        <w:ind w:left="0" w:firstLineChars="200" w:firstLine="560"/>
        <w:rPr>
          <w:rFonts w:eastAsia="仿宋_GB2312"/>
          <w:color w:val="000000"/>
        </w:rPr>
      </w:pPr>
      <w:r>
        <w:rPr>
          <w:rFonts w:eastAsia="仿宋_GB2312"/>
          <w:color w:val="000000"/>
        </w:rPr>
        <w:t>签名：</w:t>
      </w:r>
      <w:r>
        <w:rPr>
          <w:rFonts w:eastAsia="仿宋_GB2312"/>
          <w:color w:val="000000"/>
        </w:rPr>
        <w:t xml:space="preserve">              </w:t>
      </w:r>
      <w:r>
        <w:rPr>
          <w:rFonts w:eastAsia="仿宋_GB2312"/>
          <w:color w:val="000000"/>
        </w:rPr>
        <w:t>导师签名：</w:t>
      </w:r>
      <w:r>
        <w:rPr>
          <w:rFonts w:eastAsia="仿宋_GB2312"/>
          <w:color w:val="000000"/>
        </w:rPr>
        <w:t xml:space="preserve">              </w:t>
      </w:r>
      <w:r>
        <w:rPr>
          <w:rFonts w:eastAsia="仿宋_GB2312"/>
          <w:color w:val="000000"/>
        </w:rPr>
        <w:t>日期：</w:t>
      </w:r>
    </w:p>
    <w:p w:rsidR="00BF634F" w:rsidRDefault="00BF634F">
      <w:pPr>
        <w:pStyle w:val="12"/>
        <w:spacing w:line="360" w:lineRule="auto"/>
        <w:ind w:left="0" w:firstLineChars="200" w:firstLine="560"/>
        <w:rPr>
          <w:rFonts w:eastAsia="仿宋_GB2312"/>
          <w:color w:val="000000"/>
        </w:rPr>
      </w:pPr>
    </w:p>
    <w:p w:rsidR="00BF634F" w:rsidRDefault="00BF634F">
      <w:pPr>
        <w:pStyle w:val="12"/>
        <w:spacing w:line="360" w:lineRule="auto"/>
        <w:ind w:left="0" w:firstLineChars="200" w:firstLine="560"/>
        <w:rPr>
          <w:rFonts w:eastAsia="仿宋_GB2312"/>
          <w:color w:val="000000"/>
        </w:rPr>
        <w:sectPr w:rsidR="00BF634F">
          <w:headerReference w:type="even" r:id="rId15"/>
          <w:footerReference w:type="even" r:id="rId16"/>
          <w:footerReference w:type="default" r:id="rId17"/>
          <w:pgSz w:w="11906" w:h="16838"/>
          <w:pgMar w:top="1440" w:right="1800" w:bottom="1440" w:left="1800" w:header="851" w:footer="992" w:gutter="0"/>
          <w:cols w:space="425"/>
          <w:docGrid w:type="lines" w:linePitch="312"/>
        </w:sectPr>
      </w:pPr>
    </w:p>
    <w:p w:rsidR="00BF634F" w:rsidRDefault="00DA448E">
      <w:pPr>
        <w:widowControl/>
        <w:jc w:val="center"/>
        <w:rPr>
          <w:rFonts w:ascii="黑体" w:eastAsia="黑体" w:hAnsi="黑体"/>
          <w:kern w:val="0"/>
          <w:sz w:val="32"/>
          <w:szCs w:val="32"/>
        </w:rPr>
      </w:pPr>
      <w:r>
        <w:rPr>
          <w:rFonts w:ascii="黑体" w:eastAsia="黑体" w:hAnsi="黑体" w:hint="eastAsia"/>
          <w:kern w:val="0"/>
          <w:sz w:val="32"/>
          <w:szCs w:val="32"/>
        </w:rPr>
        <w:lastRenderedPageBreak/>
        <w:t>基于J2EE的尾矿库坝体安全性能检测系统</w:t>
      </w:r>
    </w:p>
    <w:p w:rsidR="00BF634F" w:rsidRPr="0079639A" w:rsidRDefault="00DA448E" w:rsidP="0079639A">
      <w:pPr>
        <w:snapToGrid w:val="0"/>
        <w:spacing w:line="360" w:lineRule="auto"/>
        <w:ind w:firstLineChars="200" w:firstLine="482"/>
        <w:rPr>
          <w:sz w:val="24"/>
          <w:szCs w:val="24"/>
        </w:rPr>
      </w:pPr>
      <w:r>
        <w:rPr>
          <w:rFonts w:hint="eastAsia"/>
          <w:b/>
          <w:sz w:val="24"/>
        </w:rPr>
        <w:t>摘</w:t>
      </w:r>
      <w:r>
        <w:rPr>
          <w:rFonts w:hint="eastAsia"/>
          <w:b/>
          <w:sz w:val="24"/>
        </w:rPr>
        <w:t xml:space="preserve">  </w:t>
      </w:r>
      <w:r>
        <w:rPr>
          <w:rFonts w:hint="eastAsia"/>
          <w:b/>
          <w:sz w:val="24"/>
        </w:rPr>
        <w:t>要：</w:t>
      </w:r>
      <w:r w:rsidRPr="0079639A">
        <w:rPr>
          <w:rFonts w:hint="eastAsia"/>
          <w:sz w:val="24"/>
          <w:szCs w:val="24"/>
        </w:rPr>
        <w:t>随着科技的不断发展，信息化进程不断加快，互联网传输能力不断增强，现如今已逐步发展为将数据和各类软件聚合存储于“网络云”（大型处理中心）中统</w:t>
      </w:r>
      <w:proofErr w:type="gramStart"/>
      <w:r w:rsidRPr="0079639A">
        <w:rPr>
          <w:rFonts w:hint="eastAsia"/>
          <w:sz w:val="24"/>
          <w:szCs w:val="24"/>
        </w:rPr>
        <w:t>一</w:t>
      </w:r>
      <w:proofErr w:type="gramEnd"/>
      <w:r w:rsidRPr="0079639A">
        <w:rPr>
          <w:rFonts w:hint="eastAsia"/>
          <w:sz w:val="24"/>
          <w:szCs w:val="24"/>
        </w:rPr>
        <w:t>处理，用户只需要一个上网终端即可完成一系列的需求。</w:t>
      </w:r>
    </w:p>
    <w:p w:rsidR="00BF634F" w:rsidRDefault="00DA448E" w:rsidP="0079639A">
      <w:pPr>
        <w:snapToGrid w:val="0"/>
        <w:spacing w:line="360" w:lineRule="auto"/>
        <w:ind w:firstLineChars="200" w:firstLine="480"/>
        <w:rPr>
          <w:sz w:val="24"/>
          <w:szCs w:val="24"/>
        </w:rPr>
      </w:pPr>
      <w:r>
        <w:rPr>
          <w:rFonts w:hint="eastAsia"/>
          <w:sz w:val="24"/>
          <w:szCs w:val="24"/>
        </w:rPr>
        <w:t>设计了一套</w:t>
      </w:r>
      <w:r>
        <w:rPr>
          <w:rFonts w:hint="eastAsia"/>
          <w:sz w:val="24"/>
          <w:szCs w:val="24"/>
        </w:rPr>
        <w:t>web</w:t>
      </w:r>
      <w:r>
        <w:rPr>
          <w:rFonts w:hint="eastAsia"/>
          <w:sz w:val="24"/>
          <w:szCs w:val="24"/>
        </w:rPr>
        <w:t>尾矿库</w:t>
      </w:r>
      <w:proofErr w:type="gramStart"/>
      <w:r>
        <w:rPr>
          <w:rFonts w:hint="eastAsia"/>
          <w:sz w:val="24"/>
          <w:szCs w:val="24"/>
        </w:rPr>
        <w:t>安全云</w:t>
      </w:r>
      <w:proofErr w:type="gramEnd"/>
      <w:r>
        <w:rPr>
          <w:rFonts w:hint="eastAsia"/>
          <w:sz w:val="24"/>
          <w:szCs w:val="24"/>
        </w:rPr>
        <w:t>管理系统，为矿区管理者进行尾矿安全性能检测、日常维护等提供决策支持。系统主要实现的功能有：尾矿库温湿度，浸润线，位移，水位，有毒有害气体，重金属元素数据监测，异常报警，视频监控，企业用户管理，系统信息系统异常记录处理，生成报表等功能。平台使用，前后端分离的开发方式，后端主要采用</w:t>
      </w:r>
      <w:r>
        <w:rPr>
          <w:rFonts w:hint="eastAsia"/>
          <w:sz w:val="24"/>
          <w:szCs w:val="24"/>
        </w:rPr>
        <w:t>Java</w:t>
      </w:r>
      <w:r>
        <w:rPr>
          <w:rFonts w:hint="eastAsia"/>
          <w:sz w:val="24"/>
          <w:szCs w:val="24"/>
        </w:rPr>
        <w:t>语言开发，主要应用</w:t>
      </w:r>
      <w:proofErr w:type="spellStart"/>
      <w:r>
        <w:rPr>
          <w:rFonts w:hint="eastAsia"/>
          <w:sz w:val="24"/>
          <w:szCs w:val="24"/>
        </w:rPr>
        <w:t>SpringBoot</w:t>
      </w:r>
      <w:proofErr w:type="spellEnd"/>
      <w:r>
        <w:rPr>
          <w:rFonts w:hint="eastAsia"/>
          <w:sz w:val="24"/>
          <w:szCs w:val="24"/>
        </w:rPr>
        <w:t>框架，使用</w:t>
      </w:r>
      <w:proofErr w:type="spellStart"/>
      <w:r>
        <w:rPr>
          <w:rFonts w:hint="eastAsia"/>
          <w:sz w:val="24"/>
          <w:szCs w:val="24"/>
        </w:rPr>
        <w:t>mysql</w:t>
      </w:r>
      <w:proofErr w:type="spellEnd"/>
      <w:r>
        <w:rPr>
          <w:rFonts w:hint="eastAsia"/>
          <w:sz w:val="24"/>
          <w:szCs w:val="24"/>
        </w:rPr>
        <w:t xml:space="preserve"> + </w:t>
      </w:r>
      <w:proofErr w:type="spellStart"/>
      <w:r>
        <w:rPr>
          <w:rFonts w:hint="eastAsia"/>
          <w:sz w:val="24"/>
          <w:szCs w:val="24"/>
        </w:rPr>
        <w:t>mybatis</w:t>
      </w:r>
      <w:proofErr w:type="spellEnd"/>
      <w:r>
        <w:rPr>
          <w:rFonts w:hint="eastAsia"/>
          <w:sz w:val="24"/>
          <w:szCs w:val="24"/>
        </w:rPr>
        <w:t xml:space="preserve"> + </w:t>
      </w:r>
      <w:proofErr w:type="spellStart"/>
      <w:r>
        <w:rPr>
          <w:rFonts w:hint="eastAsia"/>
          <w:sz w:val="24"/>
          <w:szCs w:val="24"/>
        </w:rPr>
        <w:t>jpa</w:t>
      </w:r>
      <w:proofErr w:type="spellEnd"/>
      <w:r>
        <w:rPr>
          <w:rFonts w:hint="eastAsia"/>
          <w:sz w:val="24"/>
          <w:szCs w:val="24"/>
        </w:rPr>
        <w:t>的方式进行存储数据，使用</w:t>
      </w:r>
      <w:r>
        <w:rPr>
          <w:rFonts w:hint="eastAsia"/>
          <w:sz w:val="24"/>
          <w:szCs w:val="24"/>
        </w:rPr>
        <w:t>POI</w:t>
      </w:r>
      <w:r>
        <w:rPr>
          <w:rFonts w:hint="eastAsia"/>
          <w:sz w:val="24"/>
          <w:szCs w:val="24"/>
        </w:rPr>
        <w:t>技术开发报表功能，前端使用了</w:t>
      </w:r>
      <w:r>
        <w:rPr>
          <w:rFonts w:hint="eastAsia"/>
          <w:sz w:val="24"/>
          <w:szCs w:val="24"/>
        </w:rPr>
        <w:t xml:space="preserve">Vue </w:t>
      </w:r>
      <w:r>
        <w:rPr>
          <w:rFonts w:hint="eastAsia"/>
          <w:sz w:val="24"/>
          <w:szCs w:val="24"/>
        </w:rPr>
        <w:t>、</w:t>
      </w:r>
      <w:r>
        <w:rPr>
          <w:rFonts w:hint="eastAsia"/>
          <w:sz w:val="24"/>
          <w:szCs w:val="24"/>
        </w:rPr>
        <w:t>Element-</w:t>
      </w:r>
      <w:proofErr w:type="spellStart"/>
      <w:r>
        <w:rPr>
          <w:rFonts w:hint="eastAsia"/>
          <w:sz w:val="24"/>
          <w:szCs w:val="24"/>
        </w:rPr>
        <w:t>ui</w:t>
      </w:r>
      <w:proofErr w:type="spellEnd"/>
      <w:r>
        <w:rPr>
          <w:rFonts w:hint="eastAsia"/>
          <w:sz w:val="24"/>
          <w:szCs w:val="24"/>
        </w:rPr>
        <w:t>、</w:t>
      </w:r>
      <w:r>
        <w:rPr>
          <w:rFonts w:hint="eastAsia"/>
          <w:sz w:val="24"/>
          <w:szCs w:val="24"/>
        </w:rPr>
        <w:t xml:space="preserve"> iView</w:t>
      </w:r>
      <w:r>
        <w:rPr>
          <w:rFonts w:hint="eastAsia"/>
          <w:sz w:val="24"/>
          <w:szCs w:val="24"/>
        </w:rPr>
        <w:t>、</w:t>
      </w:r>
      <w:r>
        <w:rPr>
          <w:rFonts w:hint="eastAsia"/>
          <w:sz w:val="24"/>
          <w:szCs w:val="24"/>
        </w:rPr>
        <w:t xml:space="preserve"> </w:t>
      </w:r>
      <w:proofErr w:type="spellStart"/>
      <w:r>
        <w:rPr>
          <w:rFonts w:hint="eastAsia"/>
          <w:sz w:val="24"/>
          <w:szCs w:val="24"/>
        </w:rPr>
        <w:t>axios</w:t>
      </w:r>
      <w:proofErr w:type="spellEnd"/>
      <w:r>
        <w:rPr>
          <w:rFonts w:hint="eastAsia"/>
          <w:sz w:val="24"/>
          <w:szCs w:val="24"/>
        </w:rPr>
        <w:t xml:space="preserve"> </w:t>
      </w:r>
      <w:r>
        <w:rPr>
          <w:rFonts w:hint="eastAsia"/>
          <w:sz w:val="24"/>
          <w:szCs w:val="24"/>
        </w:rPr>
        <w:t>、</w:t>
      </w:r>
      <w:r>
        <w:rPr>
          <w:rFonts w:hint="eastAsia"/>
          <w:sz w:val="24"/>
          <w:szCs w:val="24"/>
        </w:rPr>
        <w:t xml:space="preserve"> </w:t>
      </w:r>
      <w:proofErr w:type="spellStart"/>
      <w:r>
        <w:rPr>
          <w:rFonts w:hint="eastAsia"/>
          <w:sz w:val="24"/>
          <w:szCs w:val="24"/>
        </w:rPr>
        <w:t>Echarts</w:t>
      </w:r>
      <w:proofErr w:type="spellEnd"/>
      <w:r>
        <w:rPr>
          <w:rFonts w:hint="eastAsia"/>
          <w:sz w:val="24"/>
          <w:szCs w:val="24"/>
        </w:rPr>
        <w:t>等前端框架和技术开发用户交互页面。通过这些功能和技术实现一个高效的、稳定的、实用的云管理系统。</w:t>
      </w:r>
    </w:p>
    <w:p w:rsidR="00BF634F" w:rsidRPr="0079639A" w:rsidRDefault="00DA448E">
      <w:pPr>
        <w:spacing w:line="360" w:lineRule="auto"/>
        <w:ind w:leftChars="-67" w:left="-141" w:rightChars="-230" w:right="-483" w:firstLineChars="200" w:firstLine="482"/>
        <w:jc w:val="left"/>
        <w:rPr>
          <w:sz w:val="24"/>
          <w:szCs w:val="24"/>
        </w:rPr>
      </w:pPr>
      <w:r>
        <w:rPr>
          <w:rFonts w:hAnsi="宋体" w:hint="eastAsia"/>
          <w:b/>
          <w:sz w:val="24"/>
        </w:rPr>
        <w:t>关键字</w:t>
      </w:r>
      <w:r>
        <w:rPr>
          <w:rFonts w:hAnsi="宋体" w:hint="eastAsia"/>
          <w:b/>
          <w:sz w:val="24"/>
        </w:rPr>
        <w:t>:</w:t>
      </w:r>
      <w:r>
        <w:rPr>
          <w:rFonts w:hAnsi="宋体"/>
          <w:b/>
          <w:sz w:val="24"/>
        </w:rPr>
        <w:t xml:space="preserve">  </w:t>
      </w:r>
      <w:r w:rsidRPr="0079639A">
        <w:rPr>
          <w:rFonts w:hint="eastAsia"/>
          <w:sz w:val="24"/>
          <w:szCs w:val="24"/>
        </w:rPr>
        <w:t>J2EE</w:t>
      </w:r>
      <w:r w:rsidRPr="0079639A">
        <w:rPr>
          <w:rFonts w:hint="eastAsia"/>
          <w:sz w:val="24"/>
          <w:szCs w:val="24"/>
        </w:rPr>
        <w:t>；尾矿库；数据可视化；安全检测；</w:t>
      </w:r>
    </w:p>
    <w:p w:rsidR="00BF634F" w:rsidRDefault="00DA448E">
      <w:pPr>
        <w:spacing w:line="360" w:lineRule="auto"/>
        <w:ind w:leftChars="-67" w:left="-141" w:rightChars="-230" w:right="-483" w:firstLineChars="200" w:firstLine="360"/>
        <w:jc w:val="left"/>
        <w:rPr>
          <w:rFonts w:ascii="黑体" w:eastAsia="黑体" w:hAnsi="黑体"/>
          <w:color w:val="000000"/>
          <w:sz w:val="18"/>
          <w:szCs w:val="18"/>
        </w:rPr>
      </w:pPr>
      <w:r>
        <w:rPr>
          <w:rFonts w:ascii="黑体" w:eastAsia="黑体" w:hAnsi="黑体"/>
          <w:color w:val="000000"/>
          <w:sz w:val="18"/>
          <w:szCs w:val="18"/>
        </w:rPr>
        <w:t xml:space="preserve"> </w:t>
      </w:r>
    </w:p>
    <w:p w:rsidR="00BF634F" w:rsidRDefault="00BF634F">
      <w:pPr>
        <w:pStyle w:val="a5"/>
        <w:spacing w:line="360" w:lineRule="auto"/>
        <w:ind w:firstLineChars="200" w:firstLine="420"/>
        <w:rPr>
          <w:szCs w:val="20"/>
        </w:rPr>
        <w:sectPr w:rsidR="00BF634F" w:rsidSect="000C6D65">
          <w:footerReference w:type="even" r:id="rId18"/>
          <w:footerReference w:type="default" r:id="rId19"/>
          <w:pgSz w:w="11906" w:h="16838"/>
          <w:pgMar w:top="1440" w:right="1800" w:bottom="1440" w:left="1800" w:header="851" w:footer="992" w:gutter="0"/>
          <w:pgNumType w:fmt="upperRoman" w:start="1"/>
          <w:cols w:space="425"/>
          <w:docGrid w:type="lines" w:linePitch="312"/>
        </w:sectPr>
      </w:pPr>
    </w:p>
    <w:p w:rsidR="00BF634F" w:rsidRDefault="00DA448E">
      <w:pPr>
        <w:spacing w:line="360" w:lineRule="auto"/>
        <w:jc w:val="center"/>
        <w:rPr>
          <w:b/>
          <w:sz w:val="32"/>
          <w:szCs w:val="32"/>
        </w:rPr>
      </w:pPr>
      <w:bookmarkStart w:id="1" w:name="_Toc4569"/>
      <w:bookmarkStart w:id="2" w:name="_Toc8170"/>
      <w:r>
        <w:rPr>
          <w:b/>
          <w:sz w:val="32"/>
          <w:szCs w:val="32"/>
        </w:rPr>
        <w:lastRenderedPageBreak/>
        <w:t>Safety performance testing system of tailings dam based on J2EE</w:t>
      </w:r>
    </w:p>
    <w:p w:rsidR="00BF634F" w:rsidRDefault="00DA448E">
      <w:pPr>
        <w:snapToGrid w:val="0"/>
        <w:spacing w:line="360" w:lineRule="auto"/>
        <w:ind w:firstLineChars="200" w:firstLine="482"/>
        <w:rPr>
          <w:sz w:val="24"/>
          <w:szCs w:val="24"/>
        </w:rPr>
      </w:pPr>
      <w:proofErr w:type="spellStart"/>
      <w:proofErr w:type="gramStart"/>
      <w:r>
        <w:rPr>
          <w:b/>
          <w:kern w:val="0"/>
          <w:sz w:val="24"/>
          <w:szCs w:val="24"/>
        </w:rPr>
        <w:t>Abstract:</w:t>
      </w:r>
      <w:r>
        <w:rPr>
          <w:sz w:val="24"/>
          <w:szCs w:val="24"/>
        </w:rPr>
        <w:t>with</w:t>
      </w:r>
      <w:proofErr w:type="spellEnd"/>
      <w:proofErr w:type="gramEnd"/>
      <w:r>
        <w:rPr>
          <w:sz w:val="24"/>
          <w:szCs w:val="24"/>
        </w:rPr>
        <w:t xml:space="preserve"> the continuous development of science and technology, the information process is accelerating, and the Internet transmission capacity is increasing. Nowadays, it has gradually developed to store data and various kinds of software in the "network cloud" (large processing center) for unified processing. Users only need an Internet terminal to complete a series of requirements.</w:t>
      </w:r>
    </w:p>
    <w:p w:rsidR="00BF634F" w:rsidRDefault="00DA448E" w:rsidP="0079639A">
      <w:pPr>
        <w:snapToGrid w:val="0"/>
        <w:spacing w:line="360" w:lineRule="auto"/>
        <w:ind w:firstLineChars="200" w:firstLine="480"/>
        <w:rPr>
          <w:sz w:val="24"/>
          <w:szCs w:val="24"/>
        </w:rPr>
      </w:pPr>
      <w:r>
        <w:rPr>
          <w:sz w:val="24"/>
          <w:szCs w:val="24"/>
        </w:rPr>
        <w:t xml:space="preserve">A safety cloud management system of web tailings pond is designed to provide decision support for mine managers to conduct safety performance testing and daily maintenance of </w:t>
      </w:r>
      <w:proofErr w:type="spellStart"/>
      <w:r>
        <w:rPr>
          <w:sz w:val="24"/>
          <w:szCs w:val="24"/>
        </w:rPr>
        <w:t>tailings.The</w:t>
      </w:r>
      <w:proofErr w:type="spellEnd"/>
      <w:r>
        <w:rPr>
          <w:sz w:val="24"/>
          <w:szCs w:val="24"/>
        </w:rPr>
        <w:t xml:space="preserve"> main functions of the system are: tailing pond temperature and humidity, infiltration line, displacement, water level, toxic and harmful gas, heavy metal element data monitoring, abnormal alarm, video monitoring, enterprise user management, system information system abnormal record processing, report generation and other </w:t>
      </w:r>
      <w:proofErr w:type="spellStart"/>
      <w:r>
        <w:rPr>
          <w:sz w:val="24"/>
          <w:szCs w:val="24"/>
        </w:rPr>
        <w:t>functions.The</w:t>
      </w:r>
      <w:proofErr w:type="spellEnd"/>
      <w:r>
        <w:rPr>
          <w:sz w:val="24"/>
          <w:szCs w:val="24"/>
        </w:rPr>
        <w:t xml:space="preserve"> platform USES the development mode of separation of front and rear ends. The back-end is mainly developed by Java language, mainly using </w:t>
      </w:r>
      <w:proofErr w:type="spellStart"/>
      <w:r>
        <w:rPr>
          <w:sz w:val="24"/>
          <w:szCs w:val="24"/>
        </w:rPr>
        <w:t>SpringBoot</w:t>
      </w:r>
      <w:proofErr w:type="spellEnd"/>
      <w:r>
        <w:rPr>
          <w:sz w:val="24"/>
          <w:szCs w:val="24"/>
        </w:rPr>
        <w:t xml:space="preserve"> framework, using </w:t>
      </w:r>
      <w:proofErr w:type="spellStart"/>
      <w:r>
        <w:rPr>
          <w:sz w:val="24"/>
          <w:szCs w:val="24"/>
        </w:rPr>
        <w:t>mysql</w:t>
      </w:r>
      <w:proofErr w:type="spellEnd"/>
      <w:r>
        <w:rPr>
          <w:sz w:val="24"/>
          <w:szCs w:val="24"/>
        </w:rPr>
        <w:t xml:space="preserve"> + </w:t>
      </w:r>
      <w:proofErr w:type="spellStart"/>
      <w:r>
        <w:rPr>
          <w:sz w:val="24"/>
          <w:szCs w:val="24"/>
        </w:rPr>
        <w:t>mybatis</w:t>
      </w:r>
      <w:proofErr w:type="spellEnd"/>
      <w:r>
        <w:rPr>
          <w:sz w:val="24"/>
          <w:szCs w:val="24"/>
        </w:rPr>
        <w:t xml:space="preserve"> + </w:t>
      </w:r>
      <w:proofErr w:type="spellStart"/>
      <w:r>
        <w:rPr>
          <w:sz w:val="24"/>
          <w:szCs w:val="24"/>
        </w:rPr>
        <w:t>jpa</w:t>
      </w:r>
      <w:proofErr w:type="spellEnd"/>
      <w:r>
        <w:rPr>
          <w:sz w:val="24"/>
          <w:szCs w:val="24"/>
        </w:rPr>
        <w:t xml:space="preserve"> to store data, using POI technology to develop report function, and front-end using Vue, element-</w:t>
      </w:r>
      <w:proofErr w:type="spellStart"/>
      <w:r>
        <w:rPr>
          <w:sz w:val="24"/>
          <w:szCs w:val="24"/>
        </w:rPr>
        <w:t>ui</w:t>
      </w:r>
      <w:proofErr w:type="spellEnd"/>
      <w:r>
        <w:rPr>
          <w:sz w:val="24"/>
          <w:szCs w:val="24"/>
        </w:rPr>
        <w:t xml:space="preserve">, iView, </w:t>
      </w:r>
      <w:proofErr w:type="spellStart"/>
      <w:r>
        <w:rPr>
          <w:sz w:val="24"/>
          <w:szCs w:val="24"/>
        </w:rPr>
        <w:t>axios</w:t>
      </w:r>
      <w:proofErr w:type="spellEnd"/>
      <w:r>
        <w:rPr>
          <w:sz w:val="24"/>
          <w:szCs w:val="24"/>
        </w:rPr>
        <w:t xml:space="preserve">, </w:t>
      </w:r>
      <w:proofErr w:type="spellStart"/>
      <w:r>
        <w:rPr>
          <w:sz w:val="24"/>
          <w:szCs w:val="24"/>
        </w:rPr>
        <w:t>Echarts</w:t>
      </w:r>
      <w:proofErr w:type="spellEnd"/>
      <w:r>
        <w:rPr>
          <w:sz w:val="24"/>
          <w:szCs w:val="24"/>
        </w:rPr>
        <w:t xml:space="preserve"> and other front-end frameworks and technologies to develop user interactive </w:t>
      </w:r>
      <w:proofErr w:type="spellStart"/>
      <w:proofErr w:type="gramStart"/>
      <w:r>
        <w:rPr>
          <w:sz w:val="24"/>
          <w:szCs w:val="24"/>
        </w:rPr>
        <w:t>pages.Through</w:t>
      </w:r>
      <w:proofErr w:type="spellEnd"/>
      <w:proofErr w:type="gramEnd"/>
      <w:r>
        <w:rPr>
          <w:sz w:val="24"/>
          <w:szCs w:val="24"/>
        </w:rPr>
        <w:t xml:space="preserve"> these functions and technologies to achieve an efficient, stable, practical cloud management system.</w:t>
      </w:r>
    </w:p>
    <w:p w:rsidR="00BF634F" w:rsidRDefault="00DA448E" w:rsidP="0079639A">
      <w:pPr>
        <w:spacing w:line="360" w:lineRule="auto"/>
        <w:ind w:firstLineChars="200" w:firstLine="482"/>
      </w:pPr>
      <w:r>
        <w:rPr>
          <w:b/>
          <w:kern w:val="0"/>
          <w:sz w:val="24"/>
          <w:szCs w:val="24"/>
        </w:rPr>
        <w:t xml:space="preserve">Key words: </w:t>
      </w:r>
      <w:r>
        <w:t>J2EE</w:t>
      </w:r>
      <w:r>
        <w:t>；</w:t>
      </w:r>
      <w:r>
        <w:t>Tailings</w:t>
      </w:r>
      <w:r>
        <w:t>；</w:t>
      </w:r>
      <w:r>
        <w:t>Data visualization</w:t>
      </w:r>
      <w:r>
        <w:t>；</w:t>
      </w:r>
      <w:r>
        <w:fldChar w:fldCharType="begin"/>
      </w:r>
      <w:r>
        <w:instrText xml:space="preserve"> HYPERLINK "javascript:;" </w:instrText>
      </w:r>
      <w:r>
        <w:fldChar w:fldCharType="separate"/>
      </w:r>
      <w:r>
        <w:t>security</w:t>
      </w:r>
      <w:r>
        <w:fldChar w:fldCharType="end"/>
      </w:r>
      <w:r>
        <w:t xml:space="preserve"> </w:t>
      </w:r>
      <w:hyperlink r:id="rId20" w:history="1">
        <w:r>
          <w:t>detection</w:t>
        </w:r>
      </w:hyperlink>
      <w:r>
        <w:rPr>
          <w:rFonts w:hint="eastAsia"/>
        </w:rPr>
        <w:t>；</w:t>
      </w:r>
    </w:p>
    <w:p w:rsidR="008670F0" w:rsidRDefault="008670F0">
      <w:pPr>
        <w:ind w:firstLineChars="200" w:firstLine="420"/>
        <w:rPr>
          <w:rFonts w:hint="eastAsia"/>
        </w:rPr>
      </w:pPr>
    </w:p>
    <w:p w:rsidR="00BF634F" w:rsidRDefault="00BF634F">
      <w:pPr>
        <w:rPr>
          <w:rFonts w:hint="eastAsia"/>
        </w:rPr>
        <w:sectPr w:rsidR="00BF634F">
          <w:footerReference w:type="even" r:id="rId21"/>
          <w:footerReference w:type="default" r:id="rId22"/>
          <w:footerReference w:type="first" r:id="rId23"/>
          <w:pgSz w:w="11906" w:h="16838"/>
          <w:pgMar w:top="1440" w:right="1800" w:bottom="1440" w:left="1800" w:header="851" w:footer="992" w:gutter="0"/>
          <w:pgNumType w:fmt="upperRoman"/>
          <w:cols w:space="425"/>
          <w:titlePg/>
          <w:docGrid w:type="lines" w:linePitch="312"/>
        </w:sectPr>
      </w:pPr>
    </w:p>
    <w:sdt>
      <w:sdtPr>
        <w:rPr>
          <w:lang w:val="zh-CN"/>
        </w:rPr>
        <w:id w:val="1729650268"/>
        <w:docPartObj>
          <w:docPartGallery w:val="Table of Contents"/>
          <w:docPartUnique/>
        </w:docPartObj>
      </w:sdtPr>
      <w:sdtEndPr>
        <w:rPr>
          <w:rFonts w:ascii="Times New Roman" w:eastAsia="宋体" w:hAnsi="Times New Roman" w:cs="Times New Roman"/>
          <w:b/>
          <w:bCs/>
          <w:color w:val="auto"/>
          <w:kern w:val="2"/>
          <w:sz w:val="21"/>
          <w:szCs w:val="20"/>
        </w:rPr>
      </w:sdtEndPr>
      <w:sdtContent>
        <w:p w:rsidR="00897CF0" w:rsidRPr="00D9083D" w:rsidRDefault="00897CF0" w:rsidP="00D9083D">
          <w:pPr>
            <w:pStyle w:val="TOC"/>
            <w:jc w:val="center"/>
            <w:rPr>
              <w:rFonts w:ascii="黑体" w:eastAsia="黑体" w:hAnsi="黑体"/>
              <w:color w:val="auto"/>
              <w:sz w:val="28"/>
              <w:szCs w:val="28"/>
            </w:rPr>
          </w:pPr>
          <w:r w:rsidRPr="00D9083D">
            <w:rPr>
              <w:rFonts w:ascii="黑体" w:eastAsia="黑体" w:hAnsi="黑体"/>
              <w:color w:val="auto"/>
              <w:sz w:val="28"/>
              <w:szCs w:val="28"/>
              <w:lang w:val="zh-CN"/>
            </w:rPr>
            <w:t>目</w:t>
          </w:r>
          <w:r w:rsidR="00D9083D" w:rsidRPr="00D9083D">
            <w:rPr>
              <w:rFonts w:ascii="黑体" w:eastAsia="黑体" w:hAnsi="黑体" w:hint="eastAsia"/>
              <w:color w:val="auto"/>
              <w:sz w:val="28"/>
              <w:szCs w:val="28"/>
              <w:lang w:val="zh-CN"/>
            </w:rPr>
            <w:t xml:space="preserve"> </w:t>
          </w:r>
          <w:r w:rsidR="00D9083D" w:rsidRPr="00D9083D">
            <w:rPr>
              <w:rFonts w:ascii="黑体" w:eastAsia="黑体" w:hAnsi="黑体"/>
              <w:color w:val="auto"/>
              <w:sz w:val="28"/>
              <w:szCs w:val="28"/>
              <w:lang w:val="zh-CN"/>
            </w:rPr>
            <w:t xml:space="preserve"> </w:t>
          </w:r>
          <w:r w:rsidRPr="00D9083D">
            <w:rPr>
              <w:rFonts w:ascii="黑体" w:eastAsia="黑体" w:hAnsi="黑体"/>
              <w:color w:val="auto"/>
              <w:sz w:val="28"/>
              <w:szCs w:val="28"/>
              <w:lang w:val="zh-CN"/>
            </w:rPr>
            <w:t>录</w:t>
          </w:r>
        </w:p>
        <w:p w:rsidR="00CA18A5" w:rsidRPr="00CA18A5" w:rsidRDefault="00897CF0" w:rsidP="00CA18A5">
          <w:pPr>
            <w:pStyle w:val="TOC1"/>
            <w:tabs>
              <w:tab w:val="right" w:leader="dot" w:pos="8296"/>
            </w:tabs>
            <w:spacing w:line="360" w:lineRule="auto"/>
            <w:rPr>
              <w:rFonts w:ascii="宋体" w:hAnsi="宋体" w:cstheme="minorBidi"/>
              <w:noProof/>
              <w:sz w:val="24"/>
              <w:szCs w:val="24"/>
            </w:rPr>
          </w:pPr>
          <w:r>
            <w:fldChar w:fldCharType="begin"/>
          </w:r>
          <w:r>
            <w:instrText xml:space="preserve"> TOC \o "1-3" \h \z \u </w:instrText>
          </w:r>
          <w:r>
            <w:fldChar w:fldCharType="separate"/>
          </w:r>
          <w:hyperlink w:anchor="_Toc11010825" w:history="1">
            <w:r w:rsidR="00CA18A5" w:rsidRPr="00CA18A5">
              <w:rPr>
                <w:rStyle w:val="af1"/>
                <w:rFonts w:ascii="宋体" w:hAnsi="宋体"/>
                <w:noProof/>
                <w:sz w:val="24"/>
                <w:szCs w:val="24"/>
              </w:rPr>
              <w:t>1 绪论</w:t>
            </w:r>
            <w:r w:rsidR="00CA18A5" w:rsidRPr="00CA18A5">
              <w:rPr>
                <w:rFonts w:ascii="宋体" w:hAnsi="宋体"/>
                <w:noProof/>
                <w:webHidden/>
                <w:sz w:val="24"/>
                <w:szCs w:val="24"/>
              </w:rPr>
              <w:tab/>
            </w:r>
            <w:r w:rsidR="00CA18A5" w:rsidRPr="00CA18A5">
              <w:rPr>
                <w:rFonts w:ascii="宋体" w:hAnsi="宋体"/>
                <w:noProof/>
                <w:webHidden/>
                <w:sz w:val="24"/>
                <w:szCs w:val="24"/>
              </w:rPr>
              <w:fldChar w:fldCharType="begin"/>
            </w:r>
            <w:r w:rsidR="00CA18A5" w:rsidRPr="00CA18A5">
              <w:rPr>
                <w:rFonts w:ascii="宋体" w:hAnsi="宋体"/>
                <w:noProof/>
                <w:webHidden/>
                <w:sz w:val="24"/>
                <w:szCs w:val="24"/>
              </w:rPr>
              <w:instrText xml:space="preserve"> PAGEREF _Toc11010825 \h </w:instrText>
            </w:r>
            <w:r w:rsidR="00CA18A5" w:rsidRPr="00CA18A5">
              <w:rPr>
                <w:rFonts w:ascii="宋体" w:hAnsi="宋体"/>
                <w:noProof/>
                <w:webHidden/>
                <w:sz w:val="24"/>
                <w:szCs w:val="24"/>
              </w:rPr>
            </w:r>
            <w:r w:rsidR="00CA18A5" w:rsidRPr="00CA18A5">
              <w:rPr>
                <w:rFonts w:ascii="宋体" w:hAnsi="宋体"/>
                <w:noProof/>
                <w:webHidden/>
                <w:sz w:val="24"/>
                <w:szCs w:val="24"/>
              </w:rPr>
              <w:fldChar w:fldCharType="separate"/>
            </w:r>
            <w:r w:rsidR="00CA18A5" w:rsidRPr="00CA18A5">
              <w:rPr>
                <w:rFonts w:ascii="宋体" w:hAnsi="宋体"/>
                <w:noProof/>
                <w:webHidden/>
                <w:sz w:val="24"/>
                <w:szCs w:val="24"/>
              </w:rPr>
              <w:t>1</w:t>
            </w:r>
            <w:r w:rsidR="00CA18A5" w:rsidRPr="00CA18A5">
              <w:rPr>
                <w:rFonts w:ascii="宋体" w:hAnsi="宋体"/>
                <w:noProof/>
                <w:webHidden/>
                <w:sz w:val="24"/>
                <w:szCs w:val="24"/>
              </w:rPr>
              <w:fldChar w:fldCharType="end"/>
            </w:r>
          </w:hyperlink>
        </w:p>
        <w:p w:rsidR="00CA18A5" w:rsidRPr="00CA18A5" w:rsidRDefault="00CA18A5" w:rsidP="00CA18A5">
          <w:pPr>
            <w:pStyle w:val="TOC2"/>
            <w:tabs>
              <w:tab w:val="right" w:leader="dot" w:pos="8296"/>
            </w:tabs>
            <w:spacing w:line="360" w:lineRule="auto"/>
            <w:rPr>
              <w:rFonts w:ascii="宋体" w:hAnsi="宋体" w:cstheme="minorBidi"/>
              <w:noProof/>
              <w:sz w:val="24"/>
              <w:szCs w:val="24"/>
            </w:rPr>
          </w:pPr>
          <w:hyperlink w:anchor="_Toc11010826" w:history="1">
            <w:r w:rsidRPr="00CA18A5">
              <w:rPr>
                <w:rStyle w:val="af1"/>
                <w:rFonts w:ascii="宋体" w:hAnsi="宋体"/>
                <w:noProof/>
                <w:sz w:val="24"/>
                <w:szCs w:val="24"/>
              </w:rPr>
              <w:t>1.1 选题背景及意义</w:t>
            </w:r>
            <w:r w:rsidRPr="00CA18A5">
              <w:rPr>
                <w:rFonts w:ascii="宋体" w:hAnsi="宋体"/>
                <w:noProof/>
                <w:webHidden/>
                <w:sz w:val="24"/>
                <w:szCs w:val="24"/>
              </w:rPr>
              <w:tab/>
            </w:r>
            <w:r w:rsidRPr="00CA18A5">
              <w:rPr>
                <w:rFonts w:ascii="宋体" w:hAnsi="宋体"/>
                <w:noProof/>
                <w:webHidden/>
                <w:sz w:val="24"/>
                <w:szCs w:val="24"/>
              </w:rPr>
              <w:fldChar w:fldCharType="begin"/>
            </w:r>
            <w:r w:rsidRPr="00CA18A5">
              <w:rPr>
                <w:rFonts w:ascii="宋体" w:hAnsi="宋体"/>
                <w:noProof/>
                <w:webHidden/>
                <w:sz w:val="24"/>
                <w:szCs w:val="24"/>
              </w:rPr>
              <w:instrText xml:space="preserve"> PAGEREF _Toc11010826 \h </w:instrText>
            </w:r>
            <w:r w:rsidRPr="00CA18A5">
              <w:rPr>
                <w:rFonts w:ascii="宋体" w:hAnsi="宋体"/>
                <w:noProof/>
                <w:webHidden/>
                <w:sz w:val="24"/>
                <w:szCs w:val="24"/>
              </w:rPr>
            </w:r>
            <w:r w:rsidRPr="00CA18A5">
              <w:rPr>
                <w:rFonts w:ascii="宋体" w:hAnsi="宋体"/>
                <w:noProof/>
                <w:webHidden/>
                <w:sz w:val="24"/>
                <w:szCs w:val="24"/>
              </w:rPr>
              <w:fldChar w:fldCharType="separate"/>
            </w:r>
            <w:r w:rsidRPr="00CA18A5">
              <w:rPr>
                <w:rFonts w:ascii="宋体" w:hAnsi="宋体"/>
                <w:noProof/>
                <w:webHidden/>
                <w:sz w:val="24"/>
                <w:szCs w:val="24"/>
              </w:rPr>
              <w:t>1</w:t>
            </w:r>
            <w:r w:rsidRPr="00CA18A5">
              <w:rPr>
                <w:rFonts w:ascii="宋体" w:hAnsi="宋体"/>
                <w:noProof/>
                <w:webHidden/>
                <w:sz w:val="24"/>
                <w:szCs w:val="24"/>
              </w:rPr>
              <w:fldChar w:fldCharType="end"/>
            </w:r>
          </w:hyperlink>
        </w:p>
        <w:p w:rsidR="00CA18A5" w:rsidRPr="00CA18A5" w:rsidRDefault="00CA18A5" w:rsidP="00CA18A5">
          <w:pPr>
            <w:pStyle w:val="TOC2"/>
            <w:tabs>
              <w:tab w:val="right" w:leader="dot" w:pos="8296"/>
            </w:tabs>
            <w:spacing w:line="360" w:lineRule="auto"/>
            <w:rPr>
              <w:rFonts w:ascii="宋体" w:hAnsi="宋体" w:cstheme="minorBidi"/>
              <w:noProof/>
              <w:sz w:val="24"/>
              <w:szCs w:val="24"/>
            </w:rPr>
          </w:pPr>
          <w:hyperlink w:anchor="_Toc11010827" w:history="1">
            <w:r w:rsidRPr="00CA18A5">
              <w:rPr>
                <w:rStyle w:val="af1"/>
                <w:rFonts w:ascii="宋体" w:hAnsi="宋体"/>
                <w:noProof/>
                <w:sz w:val="24"/>
                <w:szCs w:val="24"/>
              </w:rPr>
              <w:t>1.2 尾矿库管理系统概述</w:t>
            </w:r>
            <w:r w:rsidRPr="00CA18A5">
              <w:rPr>
                <w:rFonts w:ascii="宋体" w:hAnsi="宋体"/>
                <w:noProof/>
                <w:webHidden/>
                <w:sz w:val="24"/>
                <w:szCs w:val="24"/>
              </w:rPr>
              <w:tab/>
            </w:r>
            <w:r w:rsidRPr="00CA18A5">
              <w:rPr>
                <w:rFonts w:ascii="宋体" w:hAnsi="宋体"/>
                <w:noProof/>
                <w:webHidden/>
                <w:sz w:val="24"/>
                <w:szCs w:val="24"/>
              </w:rPr>
              <w:fldChar w:fldCharType="begin"/>
            </w:r>
            <w:r w:rsidRPr="00CA18A5">
              <w:rPr>
                <w:rFonts w:ascii="宋体" w:hAnsi="宋体"/>
                <w:noProof/>
                <w:webHidden/>
                <w:sz w:val="24"/>
                <w:szCs w:val="24"/>
              </w:rPr>
              <w:instrText xml:space="preserve"> PAGEREF _Toc11010827 \h </w:instrText>
            </w:r>
            <w:r w:rsidRPr="00CA18A5">
              <w:rPr>
                <w:rFonts w:ascii="宋体" w:hAnsi="宋体"/>
                <w:noProof/>
                <w:webHidden/>
                <w:sz w:val="24"/>
                <w:szCs w:val="24"/>
              </w:rPr>
            </w:r>
            <w:r w:rsidRPr="00CA18A5">
              <w:rPr>
                <w:rFonts w:ascii="宋体" w:hAnsi="宋体"/>
                <w:noProof/>
                <w:webHidden/>
                <w:sz w:val="24"/>
                <w:szCs w:val="24"/>
              </w:rPr>
              <w:fldChar w:fldCharType="separate"/>
            </w:r>
            <w:r w:rsidRPr="00CA18A5">
              <w:rPr>
                <w:rFonts w:ascii="宋体" w:hAnsi="宋体"/>
                <w:noProof/>
                <w:webHidden/>
                <w:sz w:val="24"/>
                <w:szCs w:val="24"/>
              </w:rPr>
              <w:t>1</w:t>
            </w:r>
            <w:r w:rsidRPr="00CA18A5">
              <w:rPr>
                <w:rFonts w:ascii="宋体" w:hAnsi="宋体"/>
                <w:noProof/>
                <w:webHidden/>
                <w:sz w:val="24"/>
                <w:szCs w:val="24"/>
              </w:rPr>
              <w:fldChar w:fldCharType="end"/>
            </w:r>
          </w:hyperlink>
        </w:p>
        <w:p w:rsidR="00CA18A5" w:rsidRPr="00CA18A5" w:rsidRDefault="00CA18A5" w:rsidP="00CA18A5">
          <w:pPr>
            <w:pStyle w:val="TOC2"/>
            <w:tabs>
              <w:tab w:val="right" w:leader="dot" w:pos="8296"/>
            </w:tabs>
            <w:spacing w:line="360" w:lineRule="auto"/>
            <w:rPr>
              <w:rFonts w:ascii="宋体" w:hAnsi="宋体" w:cstheme="minorBidi"/>
              <w:noProof/>
              <w:sz w:val="24"/>
              <w:szCs w:val="24"/>
            </w:rPr>
          </w:pPr>
          <w:hyperlink w:anchor="_Toc11010828" w:history="1">
            <w:r w:rsidRPr="00CA18A5">
              <w:rPr>
                <w:rStyle w:val="af1"/>
                <w:rFonts w:ascii="宋体" w:hAnsi="宋体"/>
                <w:noProof/>
                <w:sz w:val="24"/>
                <w:szCs w:val="24"/>
              </w:rPr>
              <w:t>1.3.国内外研究现状</w:t>
            </w:r>
            <w:r w:rsidRPr="00CA18A5">
              <w:rPr>
                <w:rFonts w:ascii="宋体" w:hAnsi="宋体"/>
                <w:noProof/>
                <w:webHidden/>
                <w:sz w:val="24"/>
                <w:szCs w:val="24"/>
              </w:rPr>
              <w:tab/>
            </w:r>
            <w:r w:rsidRPr="00CA18A5">
              <w:rPr>
                <w:rFonts w:ascii="宋体" w:hAnsi="宋体"/>
                <w:noProof/>
                <w:webHidden/>
                <w:sz w:val="24"/>
                <w:szCs w:val="24"/>
              </w:rPr>
              <w:fldChar w:fldCharType="begin"/>
            </w:r>
            <w:r w:rsidRPr="00CA18A5">
              <w:rPr>
                <w:rFonts w:ascii="宋体" w:hAnsi="宋体"/>
                <w:noProof/>
                <w:webHidden/>
                <w:sz w:val="24"/>
                <w:szCs w:val="24"/>
              </w:rPr>
              <w:instrText xml:space="preserve"> PAGEREF _Toc11010828 \h </w:instrText>
            </w:r>
            <w:r w:rsidRPr="00CA18A5">
              <w:rPr>
                <w:rFonts w:ascii="宋体" w:hAnsi="宋体"/>
                <w:noProof/>
                <w:webHidden/>
                <w:sz w:val="24"/>
                <w:szCs w:val="24"/>
              </w:rPr>
            </w:r>
            <w:r w:rsidRPr="00CA18A5">
              <w:rPr>
                <w:rFonts w:ascii="宋体" w:hAnsi="宋体"/>
                <w:noProof/>
                <w:webHidden/>
                <w:sz w:val="24"/>
                <w:szCs w:val="24"/>
              </w:rPr>
              <w:fldChar w:fldCharType="separate"/>
            </w:r>
            <w:r w:rsidRPr="00CA18A5">
              <w:rPr>
                <w:rFonts w:ascii="宋体" w:hAnsi="宋体"/>
                <w:noProof/>
                <w:webHidden/>
                <w:sz w:val="24"/>
                <w:szCs w:val="24"/>
              </w:rPr>
              <w:t>1</w:t>
            </w:r>
            <w:r w:rsidRPr="00CA18A5">
              <w:rPr>
                <w:rFonts w:ascii="宋体" w:hAnsi="宋体"/>
                <w:noProof/>
                <w:webHidden/>
                <w:sz w:val="24"/>
                <w:szCs w:val="24"/>
              </w:rPr>
              <w:fldChar w:fldCharType="end"/>
            </w:r>
          </w:hyperlink>
        </w:p>
        <w:p w:rsidR="00CA18A5" w:rsidRPr="00CA18A5" w:rsidRDefault="00CA18A5" w:rsidP="00CA18A5">
          <w:pPr>
            <w:pStyle w:val="TOC2"/>
            <w:tabs>
              <w:tab w:val="right" w:leader="dot" w:pos="8296"/>
            </w:tabs>
            <w:spacing w:line="360" w:lineRule="auto"/>
            <w:rPr>
              <w:rFonts w:ascii="宋体" w:hAnsi="宋体" w:cstheme="minorBidi"/>
              <w:noProof/>
              <w:sz w:val="24"/>
              <w:szCs w:val="24"/>
            </w:rPr>
          </w:pPr>
          <w:hyperlink w:anchor="_Toc11010829" w:history="1">
            <w:r w:rsidRPr="00CA18A5">
              <w:rPr>
                <w:rStyle w:val="af1"/>
                <w:rFonts w:ascii="宋体" w:hAnsi="宋体"/>
                <w:noProof/>
                <w:sz w:val="24"/>
                <w:szCs w:val="24"/>
              </w:rPr>
              <w:t>1.4 基于J2EE的尾矿库安全云管理系统的特点</w:t>
            </w:r>
            <w:r w:rsidRPr="00CA18A5">
              <w:rPr>
                <w:rFonts w:ascii="宋体" w:hAnsi="宋体"/>
                <w:noProof/>
                <w:webHidden/>
                <w:sz w:val="24"/>
                <w:szCs w:val="24"/>
              </w:rPr>
              <w:tab/>
            </w:r>
            <w:r w:rsidRPr="00CA18A5">
              <w:rPr>
                <w:rFonts w:ascii="宋体" w:hAnsi="宋体"/>
                <w:noProof/>
                <w:webHidden/>
                <w:sz w:val="24"/>
                <w:szCs w:val="24"/>
              </w:rPr>
              <w:fldChar w:fldCharType="begin"/>
            </w:r>
            <w:r w:rsidRPr="00CA18A5">
              <w:rPr>
                <w:rFonts w:ascii="宋体" w:hAnsi="宋体"/>
                <w:noProof/>
                <w:webHidden/>
                <w:sz w:val="24"/>
                <w:szCs w:val="24"/>
              </w:rPr>
              <w:instrText xml:space="preserve"> PAGEREF _Toc11010829 \h </w:instrText>
            </w:r>
            <w:r w:rsidRPr="00CA18A5">
              <w:rPr>
                <w:rFonts w:ascii="宋体" w:hAnsi="宋体"/>
                <w:noProof/>
                <w:webHidden/>
                <w:sz w:val="24"/>
                <w:szCs w:val="24"/>
              </w:rPr>
            </w:r>
            <w:r w:rsidRPr="00CA18A5">
              <w:rPr>
                <w:rFonts w:ascii="宋体" w:hAnsi="宋体"/>
                <w:noProof/>
                <w:webHidden/>
                <w:sz w:val="24"/>
                <w:szCs w:val="24"/>
              </w:rPr>
              <w:fldChar w:fldCharType="separate"/>
            </w:r>
            <w:r w:rsidRPr="00CA18A5">
              <w:rPr>
                <w:rFonts w:ascii="宋体" w:hAnsi="宋体"/>
                <w:noProof/>
                <w:webHidden/>
                <w:sz w:val="24"/>
                <w:szCs w:val="24"/>
              </w:rPr>
              <w:t>2</w:t>
            </w:r>
            <w:r w:rsidRPr="00CA18A5">
              <w:rPr>
                <w:rFonts w:ascii="宋体" w:hAnsi="宋体"/>
                <w:noProof/>
                <w:webHidden/>
                <w:sz w:val="24"/>
                <w:szCs w:val="24"/>
              </w:rPr>
              <w:fldChar w:fldCharType="end"/>
            </w:r>
          </w:hyperlink>
        </w:p>
        <w:p w:rsidR="00CA18A5" w:rsidRPr="00CA18A5" w:rsidRDefault="00CA18A5" w:rsidP="00CA18A5">
          <w:pPr>
            <w:pStyle w:val="TOC2"/>
            <w:tabs>
              <w:tab w:val="right" w:leader="dot" w:pos="8296"/>
            </w:tabs>
            <w:spacing w:line="360" w:lineRule="auto"/>
            <w:rPr>
              <w:rFonts w:ascii="宋体" w:hAnsi="宋体" w:cstheme="minorBidi"/>
              <w:noProof/>
              <w:sz w:val="24"/>
              <w:szCs w:val="24"/>
            </w:rPr>
          </w:pPr>
          <w:hyperlink w:anchor="_Toc11010830" w:history="1">
            <w:r w:rsidRPr="00CA18A5">
              <w:rPr>
                <w:rStyle w:val="af1"/>
                <w:rFonts w:ascii="宋体" w:hAnsi="宋体"/>
                <w:noProof/>
                <w:sz w:val="24"/>
                <w:szCs w:val="24"/>
              </w:rPr>
              <w:t>1.5 本课题要解决的问题</w:t>
            </w:r>
            <w:r w:rsidRPr="00CA18A5">
              <w:rPr>
                <w:rFonts w:ascii="宋体" w:hAnsi="宋体"/>
                <w:noProof/>
                <w:webHidden/>
                <w:sz w:val="24"/>
                <w:szCs w:val="24"/>
              </w:rPr>
              <w:tab/>
            </w:r>
            <w:r w:rsidRPr="00CA18A5">
              <w:rPr>
                <w:rFonts w:ascii="宋体" w:hAnsi="宋体"/>
                <w:noProof/>
                <w:webHidden/>
                <w:sz w:val="24"/>
                <w:szCs w:val="24"/>
              </w:rPr>
              <w:fldChar w:fldCharType="begin"/>
            </w:r>
            <w:r w:rsidRPr="00CA18A5">
              <w:rPr>
                <w:rFonts w:ascii="宋体" w:hAnsi="宋体"/>
                <w:noProof/>
                <w:webHidden/>
                <w:sz w:val="24"/>
                <w:szCs w:val="24"/>
              </w:rPr>
              <w:instrText xml:space="preserve"> PAGEREF _Toc11010830 \h </w:instrText>
            </w:r>
            <w:r w:rsidRPr="00CA18A5">
              <w:rPr>
                <w:rFonts w:ascii="宋体" w:hAnsi="宋体"/>
                <w:noProof/>
                <w:webHidden/>
                <w:sz w:val="24"/>
                <w:szCs w:val="24"/>
              </w:rPr>
            </w:r>
            <w:r w:rsidRPr="00CA18A5">
              <w:rPr>
                <w:rFonts w:ascii="宋体" w:hAnsi="宋体"/>
                <w:noProof/>
                <w:webHidden/>
                <w:sz w:val="24"/>
                <w:szCs w:val="24"/>
              </w:rPr>
              <w:fldChar w:fldCharType="separate"/>
            </w:r>
            <w:r w:rsidRPr="00CA18A5">
              <w:rPr>
                <w:rFonts w:ascii="宋体" w:hAnsi="宋体"/>
                <w:noProof/>
                <w:webHidden/>
                <w:sz w:val="24"/>
                <w:szCs w:val="24"/>
              </w:rPr>
              <w:t>2</w:t>
            </w:r>
            <w:r w:rsidRPr="00CA18A5">
              <w:rPr>
                <w:rFonts w:ascii="宋体" w:hAnsi="宋体"/>
                <w:noProof/>
                <w:webHidden/>
                <w:sz w:val="24"/>
                <w:szCs w:val="24"/>
              </w:rPr>
              <w:fldChar w:fldCharType="end"/>
            </w:r>
          </w:hyperlink>
        </w:p>
        <w:p w:rsidR="00CA18A5" w:rsidRPr="00CA18A5" w:rsidRDefault="00CA18A5" w:rsidP="00CA18A5">
          <w:pPr>
            <w:pStyle w:val="TOC1"/>
            <w:tabs>
              <w:tab w:val="right" w:leader="dot" w:pos="8296"/>
            </w:tabs>
            <w:spacing w:line="360" w:lineRule="auto"/>
            <w:rPr>
              <w:rFonts w:ascii="宋体" w:hAnsi="宋体" w:cstheme="minorBidi"/>
              <w:noProof/>
              <w:sz w:val="24"/>
              <w:szCs w:val="24"/>
            </w:rPr>
          </w:pPr>
          <w:hyperlink w:anchor="_Toc11010831" w:history="1">
            <w:r w:rsidRPr="00CA18A5">
              <w:rPr>
                <w:rStyle w:val="af1"/>
                <w:rFonts w:ascii="宋体" w:hAnsi="宋体"/>
                <w:noProof/>
                <w:sz w:val="24"/>
                <w:szCs w:val="24"/>
              </w:rPr>
              <w:t>2 相关技术与开发、运行环境</w:t>
            </w:r>
            <w:r w:rsidRPr="00CA18A5">
              <w:rPr>
                <w:rFonts w:ascii="宋体" w:hAnsi="宋体"/>
                <w:noProof/>
                <w:webHidden/>
                <w:sz w:val="24"/>
                <w:szCs w:val="24"/>
              </w:rPr>
              <w:tab/>
            </w:r>
            <w:r w:rsidRPr="00CA18A5">
              <w:rPr>
                <w:rFonts w:ascii="宋体" w:hAnsi="宋体"/>
                <w:noProof/>
                <w:webHidden/>
                <w:sz w:val="24"/>
                <w:szCs w:val="24"/>
              </w:rPr>
              <w:fldChar w:fldCharType="begin"/>
            </w:r>
            <w:r w:rsidRPr="00CA18A5">
              <w:rPr>
                <w:rFonts w:ascii="宋体" w:hAnsi="宋体"/>
                <w:noProof/>
                <w:webHidden/>
                <w:sz w:val="24"/>
                <w:szCs w:val="24"/>
              </w:rPr>
              <w:instrText xml:space="preserve"> PAGEREF _Toc11010831 \h </w:instrText>
            </w:r>
            <w:r w:rsidRPr="00CA18A5">
              <w:rPr>
                <w:rFonts w:ascii="宋体" w:hAnsi="宋体"/>
                <w:noProof/>
                <w:webHidden/>
                <w:sz w:val="24"/>
                <w:szCs w:val="24"/>
              </w:rPr>
            </w:r>
            <w:r w:rsidRPr="00CA18A5">
              <w:rPr>
                <w:rFonts w:ascii="宋体" w:hAnsi="宋体"/>
                <w:noProof/>
                <w:webHidden/>
                <w:sz w:val="24"/>
                <w:szCs w:val="24"/>
              </w:rPr>
              <w:fldChar w:fldCharType="separate"/>
            </w:r>
            <w:r w:rsidRPr="00CA18A5">
              <w:rPr>
                <w:rFonts w:ascii="宋体" w:hAnsi="宋体"/>
                <w:noProof/>
                <w:webHidden/>
                <w:sz w:val="24"/>
                <w:szCs w:val="24"/>
              </w:rPr>
              <w:t>2</w:t>
            </w:r>
            <w:r w:rsidRPr="00CA18A5">
              <w:rPr>
                <w:rFonts w:ascii="宋体" w:hAnsi="宋体"/>
                <w:noProof/>
                <w:webHidden/>
                <w:sz w:val="24"/>
                <w:szCs w:val="24"/>
              </w:rPr>
              <w:fldChar w:fldCharType="end"/>
            </w:r>
          </w:hyperlink>
        </w:p>
        <w:p w:rsidR="00CA18A5" w:rsidRPr="00CA18A5" w:rsidRDefault="00CA18A5" w:rsidP="00CA18A5">
          <w:pPr>
            <w:pStyle w:val="TOC2"/>
            <w:tabs>
              <w:tab w:val="right" w:leader="dot" w:pos="8296"/>
            </w:tabs>
            <w:spacing w:line="360" w:lineRule="auto"/>
            <w:rPr>
              <w:rFonts w:ascii="宋体" w:hAnsi="宋体" w:cstheme="minorBidi"/>
              <w:noProof/>
              <w:sz w:val="24"/>
              <w:szCs w:val="24"/>
            </w:rPr>
          </w:pPr>
          <w:hyperlink w:anchor="_Toc11010832" w:history="1">
            <w:r w:rsidRPr="00CA18A5">
              <w:rPr>
                <w:rStyle w:val="af1"/>
                <w:rFonts w:ascii="宋体" w:hAnsi="宋体"/>
                <w:noProof/>
                <w:sz w:val="24"/>
                <w:szCs w:val="24"/>
              </w:rPr>
              <w:t>2.1 Vue框架</w:t>
            </w:r>
            <w:r w:rsidRPr="00CA18A5">
              <w:rPr>
                <w:rFonts w:ascii="宋体" w:hAnsi="宋体"/>
                <w:noProof/>
                <w:webHidden/>
                <w:sz w:val="24"/>
                <w:szCs w:val="24"/>
              </w:rPr>
              <w:tab/>
            </w:r>
            <w:r w:rsidRPr="00CA18A5">
              <w:rPr>
                <w:rFonts w:ascii="宋体" w:hAnsi="宋体"/>
                <w:noProof/>
                <w:webHidden/>
                <w:sz w:val="24"/>
                <w:szCs w:val="24"/>
              </w:rPr>
              <w:fldChar w:fldCharType="begin"/>
            </w:r>
            <w:r w:rsidRPr="00CA18A5">
              <w:rPr>
                <w:rFonts w:ascii="宋体" w:hAnsi="宋体"/>
                <w:noProof/>
                <w:webHidden/>
                <w:sz w:val="24"/>
                <w:szCs w:val="24"/>
              </w:rPr>
              <w:instrText xml:space="preserve"> PAGEREF _Toc11010832 \h </w:instrText>
            </w:r>
            <w:r w:rsidRPr="00CA18A5">
              <w:rPr>
                <w:rFonts w:ascii="宋体" w:hAnsi="宋体"/>
                <w:noProof/>
                <w:webHidden/>
                <w:sz w:val="24"/>
                <w:szCs w:val="24"/>
              </w:rPr>
            </w:r>
            <w:r w:rsidRPr="00CA18A5">
              <w:rPr>
                <w:rFonts w:ascii="宋体" w:hAnsi="宋体"/>
                <w:noProof/>
                <w:webHidden/>
                <w:sz w:val="24"/>
                <w:szCs w:val="24"/>
              </w:rPr>
              <w:fldChar w:fldCharType="separate"/>
            </w:r>
            <w:r w:rsidRPr="00CA18A5">
              <w:rPr>
                <w:rFonts w:ascii="宋体" w:hAnsi="宋体"/>
                <w:noProof/>
                <w:webHidden/>
                <w:sz w:val="24"/>
                <w:szCs w:val="24"/>
              </w:rPr>
              <w:t>2</w:t>
            </w:r>
            <w:r w:rsidRPr="00CA18A5">
              <w:rPr>
                <w:rFonts w:ascii="宋体" w:hAnsi="宋体"/>
                <w:noProof/>
                <w:webHidden/>
                <w:sz w:val="24"/>
                <w:szCs w:val="24"/>
              </w:rPr>
              <w:fldChar w:fldCharType="end"/>
            </w:r>
          </w:hyperlink>
        </w:p>
        <w:p w:rsidR="00CA18A5" w:rsidRPr="00CA18A5" w:rsidRDefault="00CA18A5" w:rsidP="00CA18A5">
          <w:pPr>
            <w:pStyle w:val="TOC2"/>
            <w:tabs>
              <w:tab w:val="right" w:leader="dot" w:pos="8296"/>
            </w:tabs>
            <w:spacing w:line="360" w:lineRule="auto"/>
            <w:rPr>
              <w:rFonts w:ascii="宋体" w:hAnsi="宋体" w:cstheme="minorBidi"/>
              <w:noProof/>
              <w:sz w:val="24"/>
              <w:szCs w:val="24"/>
            </w:rPr>
          </w:pPr>
          <w:hyperlink w:anchor="_Toc11010833" w:history="1">
            <w:r w:rsidRPr="00CA18A5">
              <w:rPr>
                <w:rStyle w:val="af1"/>
                <w:rFonts w:ascii="宋体" w:hAnsi="宋体"/>
                <w:noProof/>
                <w:sz w:val="24"/>
                <w:szCs w:val="24"/>
              </w:rPr>
              <w:t>2.2 Element-UI组件</w:t>
            </w:r>
            <w:r w:rsidRPr="00CA18A5">
              <w:rPr>
                <w:rFonts w:ascii="宋体" w:hAnsi="宋体"/>
                <w:noProof/>
                <w:webHidden/>
                <w:sz w:val="24"/>
                <w:szCs w:val="24"/>
              </w:rPr>
              <w:tab/>
            </w:r>
            <w:r w:rsidRPr="00CA18A5">
              <w:rPr>
                <w:rFonts w:ascii="宋体" w:hAnsi="宋体"/>
                <w:noProof/>
                <w:webHidden/>
                <w:sz w:val="24"/>
                <w:szCs w:val="24"/>
              </w:rPr>
              <w:fldChar w:fldCharType="begin"/>
            </w:r>
            <w:r w:rsidRPr="00CA18A5">
              <w:rPr>
                <w:rFonts w:ascii="宋体" w:hAnsi="宋体"/>
                <w:noProof/>
                <w:webHidden/>
                <w:sz w:val="24"/>
                <w:szCs w:val="24"/>
              </w:rPr>
              <w:instrText xml:space="preserve"> PAGEREF _Toc11010833 \h </w:instrText>
            </w:r>
            <w:r w:rsidRPr="00CA18A5">
              <w:rPr>
                <w:rFonts w:ascii="宋体" w:hAnsi="宋体"/>
                <w:noProof/>
                <w:webHidden/>
                <w:sz w:val="24"/>
                <w:szCs w:val="24"/>
              </w:rPr>
            </w:r>
            <w:r w:rsidRPr="00CA18A5">
              <w:rPr>
                <w:rFonts w:ascii="宋体" w:hAnsi="宋体"/>
                <w:noProof/>
                <w:webHidden/>
                <w:sz w:val="24"/>
                <w:szCs w:val="24"/>
              </w:rPr>
              <w:fldChar w:fldCharType="separate"/>
            </w:r>
            <w:r w:rsidRPr="00CA18A5">
              <w:rPr>
                <w:rFonts w:ascii="宋体" w:hAnsi="宋体"/>
                <w:noProof/>
                <w:webHidden/>
                <w:sz w:val="24"/>
                <w:szCs w:val="24"/>
              </w:rPr>
              <w:t>3</w:t>
            </w:r>
            <w:r w:rsidRPr="00CA18A5">
              <w:rPr>
                <w:rFonts w:ascii="宋体" w:hAnsi="宋体"/>
                <w:noProof/>
                <w:webHidden/>
                <w:sz w:val="24"/>
                <w:szCs w:val="24"/>
              </w:rPr>
              <w:fldChar w:fldCharType="end"/>
            </w:r>
          </w:hyperlink>
        </w:p>
        <w:p w:rsidR="00CA18A5" w:rsidRPr="00CA18A5" w:rsidRDefault="00CA18A5" w:rsidP="00CA18A5">
          <w:pPr>
            <w:pStyle w:val="TOC2"/>
            <w:tabs>
              <w:tab w:val="right" w:leader="dot" w:pos="8296"/>
            </w:tabs>
            <w:spacing w:line="360" w:lineRule="auto"/>
            <w:rPr>
              <w:rFonts w:ascii="宋体" w:hAnsi="宋体" w:cstheme="minorBidi"/>
              <w:noProof/>
              <w:sz w:val="24"/>
              <w:szCs w:val="24"/>
            </w:rPr>
          </w:pPr>
          <w:hyperlink w:anchor="_Toc11010834" w:history="1">
            <w:r w:rsidRPr="00CA18A5">
              <w:rPr>
                <w:rStyle w:val="af1"/>
                <w:rFonts w:ascii="宋体" w:hAnsi="宋体"/>
                <w:noProof/>
                <w:sz w:val="24"/>
                <w:szCs w:val="24"/>
              </w:rPr>
              <w:t>2.2 MyBatis框架</w:t>
            </w:r>
            <w:r w:rsidRPr="00CA18A5">
              <w:rPr>
                <w:rFonts w:ascii="宋体" w:hAnsi="宋体"/>
                <w:noProof/>
                <w:webHidden/>
                <w:sz w:val="24"/>
                <w:szCs w:val="24"/>
              </w:rPr>
              <w:tab/>
            </w:r>
            <w:r w:rsidRPr="00CA18A5">
              <w:rPr>
                <w:rFonts w:ascii="宋体" w:hAnsi="宋体"/>
                <w:noProof/>
                <w:webHidden/>
                <w:sz w:val="24"/>
                <w:szCs w:val="24"/>
              </w:rPr>
              <w:fldChar w:fldCharType="begin"/>
            </w:r>
            <w:r w:rsidRPr="00CA18A5">
              <w:rPr>
                <w:rFonts w:ascii="宋体" w:hAnsi="宋体"/>
                <w:noProof/>
                <w:webHidden/>
                <w:sz w:val="24"/>
                <w:szCs w:val="24"/>
              </w:rPr>
              <w:instrText xml:space="preserve"> PAGEREF _Toc11010834 \h </w:instrText>
            </w:r>
            <w:r w:rsidRPr="00CA18A5">
              <w:rPr>
                <w:rFonts w:ascii="宋体" w:hAnsi="宋体"/>
                <w:noProof/>
                <w:webHidden/>
                <w:sz w:val="24"/>
                <w:szCs w:val="24"/>
              </w:rPr>
            </w:r>
            <w:r w:rsidRPr="00CA18A5">
              <w:rPr>
                <w:rFonts w:ascii="宋体" w:hAnsi="宋体"/>
                <w:noProof/>
                <w:webHidden/>
                <w:sz w:val="24"/>
                <w:szCs w:val="24"/>
              </w:rPr>
              <w:fldChar w:fldCharType="separate"/>
            </w:r>
            <w:r w:rsidRPr="00CA18A5">
              <w:rPr>
                <w:rFonts w:ascii="宋体" w:hAnsi="宋体"/>
                <w:noProof/>
                <w:webHidden/>
                <w:sz w:val="24"/>
                <w:szCs w:val="24"/>
              </w:rPr>
              <w:t>3</w:t>
            </w:r>
            <w:r w:rsidRPr="00CA18A5">
              <w:rPr>
                <w:rFonts w:ascii="宋体" w:hAnsi="宋体"/>
                <w:noProof/>
                <w:webHidden/>
                <w:sz w:val="24"/>
                <w:szCs w:val="24"/>
              </w:rPr>
              <w:fldChar w:fldCharType="end"/>
            </w:r>
          </w:hyperlink>
        </w:p>
        <w:p w:rsidR="00CA18A5" w:rsidRPr="00CA18A5" w:rsidRDefault="00CA18A5" w:rsidP="00CA18A5">
          <w:pPr>
            <w:pStyle w:val="TOC2"/>
            <w:tabs>
              <w:tab w:val="right" w:leader="dot" w:pos="8296"/>
            </w:tabs>
            <w:spacing w:line="360" w:lineRule="auto"/>
            <w:rPr>
              <w:rFonts w:ascii="宋体" w:hAnsi="宋体" w:cstheme="minorBidi"/>
              <w:noProof/>
              <w:sz w:val="24"/>
              <w:szCs w:val="24"/>
            </w:rPr>
          </w:pPr>
          <w:hyperlink w:anchor="_Toc11010835" w:history="1">
            <w:r w:rsidRPr="00CA18A5">
              <w:rPr>
                <w:rStyle w:val="af1"/>
                <w:rFonts w:ascii="宋体" w:hAnsi="宋体"/>
                <w:noProof/>
                <w:sz w:val="24"/>
                <w:szCs w:val="24"/>
              </w:rPr>
              <w:t>2.2 spring data jpa框架</w:t>
            </w:r>
            <w:r w:rsidRPr="00CA18A5">
              <w:rPr>
                <w:rFonts w:ascii="宋体" w:hAnsi="宋体"/>
                <w:noProof/>
                <w:webHidden/>
                <w:sz w:val="24"/>
                <w:szCs w:val="24"/>
              </w:rPr>
              <w:tab/>
            </w:r>
            <w:r w:rsidRPr="00CA18A5">
              <w:rPr>
                <w:rFonts w:ascii="宋体" w:hAnsi="宋体"/>
                <w:noProof/>
                <w:webHidden/>
                <w:sz w:val="24"/>
                <w:szCs w:val="24"/>
              </w:rPr>
              <w:fldChar w:fldCharType="begin"/>
            </w:r>
            <w:r w:rsidRPr="00CA18A5">
              <w:rPr>
                <w:rFonts w:ascii="宋体" w:hAnsi="宋体"/>
                <w:noProof/>
                <w:webHidden/>
                <w:sz w:val="24"/>
                <w:szCs w:val="24"/>
              </w:rPr>
              <w:instrText xml:space="preserve"> PAGEREF _Toc11010835 \h </w:instrText>
            </w:r>
            <w:r w:rsidRPr="00CA18A5">
              <w:rPr>
                <w:rFonts w:ascii="宋体" w:hAnsi="宋体"/>
                <w:noProof/>
                <w:webHidden/>
                <w:sz w:val="24"/>
                <w:szCs w:val="24"/>
              </w:rPr>
            </w:r>
            <w:r w:rsidRPr="00CA18A5">
              <w:rPr>
                <w:rFonts w:ascii="宋体" w:hAnsi="宋体"/>
                <w:noProof/>
                <w:webHidden/>
                <w:sz w:val="24"/>
                <w:szCs w:val="24"/>
              </w:rPr>
              <w:fldChar w:fldCharType="separate"/>
            </w:r>
            <w:r w:rsidRPr="00CA18A5">
              <w:rPr>
                <w:rFonts w:ascii="宋体" w:hAnsi="宋体"/>
                <w:noProof/>
                <w:webHidden/>
                <w:sz w:val="24"/>
                <w:szCs w:val="24"/>
              </w:rPr>
              <w:t>4</w:t>
            </w:r>
            <w:r w:rsidRPr="00CA18A5">
              <w:rPr>
                <w:rFonts w:ascii="宋体" w:hAnsi="宋体"/>
                <w:noProof/>
                <w:webHidden/>
                <w:sz w:val="24"/>
                <w:szCs w:val="24"/>
              </w:rPr>
              <w:fldChar w:fldCharType="end"/>
            </w:r>
          </w:hyperlink>
        </w:p>
        <w:p w:rsidR="00CA18A5" w:rsidRPr="00CA18A5" w:rsidRDefault="00CA18A5" w:rsidP="00CA18A5">
          <w:pPr>
            <w:pStyle w:val="TOC2"/>
            <w:tabs>
              <w:tab w:val="right" w:leader="dot" w:pos="8296"/>
            </w:tabs>
            <w:spacing w:line="360" w:lineRule="auto"/>
            <w:rPr>
              <w:rFonts w:ascii="宋体" w:hAnsi="宋体" w:cstheme="minorBidi"/>
              <w:noProof/>
              <w:sz w:val="24"/>
              <w:szCs w:val="24"/>
            </w:rPr>
          </w:pPr>
          <w:hyperlink w:anchor="_Toc11010836" w:history="1">
            <w:r w:rsidRPr="00CA18A5">
              <w:rPr>
                <w:rStyle w:val="af1"/>
                <w:rFonts w:ascii="宋体" w:hAnsi="宋体"/>
                <w:noProof/>
                <w:sz w:val="24"/>
                <w:szCs w:val="24"/>
              </w:rPr>
              <w:t>2.4 Druid技术</w:t>
            </w:r>
            <w:r w:rsidRPr="00CA18A5">
              <w:rPr>
                <w:rFonts w:ascii="宋体" w:hAnsi="宋体"/>
                <w:noProof/>
                <w:webHidden/>
                <w:sz w:val="24"/>
                <w:szCs w:val="24"/>
              </w:rPr>
              <w:tab/>
            </w:r>
            <w:r w:rsidRPr="00CA18A5">
              <w:rPr>
                <w:rFonts w:ascii="宋体" w:hAnsi="宋体"/>
                <w:noProof/>
                <w:webHidden/>
                <w:sz w:val="24"/>
                <w:szCs w:val="24"/>
              </w:rPr>
              <w:fldChar w:fldCharType="begin"/>
            </w:r>
            <w:r w:rsidRPr="00CA18A5">
              <w:rPr>
                <w:rFonts w:ascii="宋体" w:hAnsi="宋体"/>
                <w:noProof/>
                <w:webHidden/>
                <w:sz w:val="24"/>
                <w:szCs w:val="24"/>
              </w:rPr>
              <w:instrText xml:space="preserve"> PAGEREF _Toc11010836 \h </w:instrText>
            </w:r>
            <w:r w:rsidRPr="00CA18A5">
              <w:rPr>
                <w:rFonts w:ascii="宋体" w:hAnsi="宋体"/>
                <w:noProof/>
                <w:webHidden/>
                <w:sz w:val="24"/>
                <w:szCs w:val="24"/>
              </w:rPr>
            </w:r>
            <w:r w:rsidRPr="00CA18A5">
              <w:rPr>
                <w:rFonts w:ascii="宋体" w:hAnsi="宋体"/>
                <w:noProof/>
                <w:webHidden/>
                <w:sz w:val="24"/>
                <w:szCs w:val="24"/>
              </w:rPr>
              <w:fldChar w:fldCharType="separate"/>
            </w:r>
            <w:r w:rsidRPr="00CA18A5">
              <w:rPr>
                <w:rFonts w:ascii="宋体" w:hAnsi="宋体"/>
                <w:noProof/>
                <w:webHidden/>
                <w:sz w:val="24"/>
                <w:szCs w:val="24"/>
              </w:rPr>
              <w:t>4</w:t>
            </w:r>
            <w:r w:rsidRPr="00CA18A5">
              <w:rPr>
                <w:rFonts w:ascii="宋体" w:hAnsi="宋体"/>
                <w:noProof/>
                <w:webHidden/>
                <w:sz w:val="24"/>
                <w:szCs w:val="24"/>
              </w:rPr>
              <w:fldChar w:fldCharType="end"/>
            </w:r>
          </w:hyperlink>
        </w:p>
        <w:p w:rsidR="00CA18A5" w:rsidRPr="00CA18A5" w:rsidRDefault="00CA18A5" w:rsidP="00CA18A5">
          <w:pPr>
            <w:pStyle w:val="TOC2"/>
            <w:tabs>
              <w:tab w:val="right" w:leader="dot" w:pos="8296"/>
            </w:tabs>
            <w:spacing w:line="360" w:lineRule="auto"/>
            <w:rPr>
              <w:rFonts w:ascii="宋体" w:hAnsi="宋体" w:cstheme="minorBidi"/>
              <w:noProof/>
              <w:sz w:val="24"/>
              <w:szCs w:val="24"/>
            </w:rPr>
          </w:pPr>
          <w:hyperlink w:anchor="_Toc11010837" w:history="1">
            <w:r w:rsidRPr="00CA18A5">
              <w:rPr>
                <w:rStyle w:val="af1"/>
                <w:rFonts w:ascii="宋体" w:hAnsi="宋体"/>
                <w:noProof/>
                <w:sz w:val="24"/>
                <w:szCs w:val="24"/>
              </w:rPr>
              <w:t>2.5 SpringBoot框架</w:t>
            </w:r>
            <w:r w:rsidRPr="00CA18A5">
              <w:rPr>
                <w:rFonts w:ascii="宋体" w:hAnsi="宋体"/>
                <w:noProof/>
                <w:webHidden/>
                <w:sz w:val="24"/>
                <w:szCs w:val="24"/>
              </w:rPr>
              <w:tab/>
            </w:r>
            <w:r w:rsidRPr="00CA18A5">
              <w:rPr>
                <w:rFonts w:ascii="宋体" w:hAnsi="宋体"/>
                <w:noProof/>
                <w:webHidden/>
                <w:sz w:val="24"/>
                <w:szCs w:val="24"/>
              </w:rPr>
              <w:fldChar w:fldCharType="begin"/>
            </w:r>
            <w:r w:rsidRPr="00CA18A5">
              <w:rPr>
                <w:rFonts w:ascii="宋体" w:hAnsi="宋体"/>
                <w:noProof/>
                <w:webHidden/>
                <w:sz w:val="24"/>
                <w:szCs w:val="24"/>
              </w:rPr>
              <w:instrText xml:space="preserve"> PAGEREF _Toc11010837 \h </w:instrText>
            </w:r>
            <w:r w:rsidRPr="00CA18A5">
              <w:rPr>
                <w:rFonts w:ascii="宋体" w:hAnsi="宋体"/>
                <w:noProof/>
                <w:webHidden/>
                <w:sz w:val="24"/>
                <w:szCs w:val="24"/>
              </w:rPr>
            </w:r>
            <w:r w:rsidRPr="00CA18A5">
              <w:rPr>
                <w:rFonts w:ascii="宋体" w:hAnsi="宋体"/>
                <w:noProof/>
                <w:webHidden/>
                <w:sz w:val="24"/>
                <w:szCs w:val="24"/>
              </w:rPr>
              <w:fldChar w:fldCharType="separate"/>
            </w:r>
            <w:r w:rsidRPr="00CA18A5">
              <w:rPr>
                <w:rFonts w:ascii="宋体" w:hAnsi="宋体"/>
                <w:noProof/>
                <w:webHidden/>
                <w:sz w:val="24"/>
                <w:szCs w:val="24"/>
              </w:rPr>
              <w:t>5</w:t>
            </w:r>
            <w:r w:rsidRPr="00CA18A5">
              <w:rPr>
                <w:rFonts w:ascii="宋体" w:hAnsi="宋体"/>
                <w:noProof/>
                <w:webHidden/>
                <w:sz w:val="24"/>
                <w:szCs w:val="24"/>
              </w:rPr>
              <w:fldChar w:fldCharType="end"/>
            </w:r>
          </w:hyperlink>
        </w:p>
        <w:p w:rsidR="00CA18A5" w:rsidRPr="00CA18A5" w:rsidRDefault="00CA18A5" w:rsidP="00CA18A5">
          <w:pPr>
            <w:pStyle w:val="TOC2"/>
            <w:tabs>
              <w:tab w:val="right" w:leader="dot" w:pos="8296"/>
            </w:tabs>
            <w:spacing w:line="360" w:lineRule="auto"/>
            <w:rPr>
              <w:rFonts w:ascii="宋体" w:hAnsi="宋体" w:cstheme="minorBidi"/>
              <w:noProof/>
              <w:sz w:val="24"/>
              <w:szCs w:val="24"/>
            </w:rPr>
          </w:pPr>
          <w:hyperlink w:anchor="_Toc11010838" w:history="1">
            <w:r w:rsidRPr="00CA18A5">
              <w:rPr>
                <w:rStyle w:val="af1"/>
                <w:rFonts w:ascii="宋体" w:hAnsi="宋体"/>
                <w:noProof/>
                <w:sz w:val="24"/>
                <w:szCs w:val="24"/>
              </w:rPr>
              <w:t>2.6 ECharts开源技术</w:t>
            </w:r>
            <w:r w:rsidRPr="00CA18A5">
              <w:rPr>
                <w:rFonts w:ascii="宋体" w:hAnsi="宋体"/>
                <w:noProof/>
                <w:webHidden/>
                <w:sz w:val="24"/>
                <w:szCs w:val="24"/>
              </w:rPr>
              <w:tab/>
            </w:r>
            <w:r w:rsidRPr="00CA18A5">
              <w:rPr>
                <w:rFonts w:ascii="宋体" w:hAnsi="宋体"/>
                <w:noProof/>
                <w:webHidden/>
                <w:sz w:val="24"/>
                <w:szCs w:val="24"/>
              </w:rPr>
              <w:fldChar w:fldCharType="begin"/>
            </w:r>
            <w:r w:rsidRPr="00CA18A5">
              <w:rPr>
                <w:rFonts w:ascii="宋体" w:hAnsi="宋体"/>
                <w:noProof/>
                <w:webHidden/>
                <w:sz w:val="24"/>
                <w:szCs w:val="24"/>
              </w:rPr>
              <w:instrText xml:space="preserve"> PAGEREF _Toc11010838 \h </w:instrText>
            </w:r>
            <w:r w:rsidRPr="00CA18A5">
              <w:rPr>
                <w:rFonts w:ascii="宋体" w:hAnsi="宋体"/>
                <w:noProof/>
                <w:webHidden/>
                <w:sz w:val="24"/>
                <w:szCs w:val="24"/>
              </w:rPr>
            </w:r>
            <w:r w:rsidRPr="00CA18A5">
              <w:rPr>
                <w:rFonts w:ascii="宋体" w:hAnsi="宋体"/>
                <w:noProof/>
                <w:webHidden/>
                <w:sz w:val="24"/>
                <w:szCs w:val="24"/>
              </w:rPr>
              <w:fldChar w:fldCharType="separate"/>
            </w:r>
            <w:r w:rsidRPr="00CA18A5">
              <w:rPr>
                <w:rFonts w:ascii="宋体" w:hAnsi="宋体"/>
                <w:noProof/>
                <w:webHidden/>
                <w:sz w:val="24"/>
                <w:szCs w:val="24"/>
              </w:rPr>
              <w:t>6</w:t>
            </w:r>
            <w:r w:rsidRPr="00CA18A5">
              <w:rPr>
                <w:rFonts w:ascii="宋体" w:hAnsi="宋体"/>
                <w:noProof/>
                <w:webHidden/>
                <w:sz w:val="24"/>
                <w:szCs w:val="24"/>
              </w:rPr>
              <w:fldChar w:fldCharType="end"/>
            </w:r>
          </w:hyperlink>
        </w:p>
        <w:p w:rsidR="00CA18A5" w:rsidRPr="00CA18A5" w:rsidRDefault="00CA18A5" w:rsidP="00CA18A5">
          <w:pPr>
            <w:pStyle w:val="TOC3"/>
            <w:tabs>
              <w:tab w:val="right" w:leader="dot" w:pos="8296"/>
            </w:tabs>
            <w:spacing w:line="360" w:lineRule="auto"/>
            <w:rPr>
              <w:rFonts w:ascii="宋体" w:hAnsi="宋体" w:cstheme="minorBidi"/>
              <w:noProof/>
              <w:sz w:val="24"/>
              <w:szCs w:val="24"/>
            </w:rPr>
          </w:pPr>
          <w:hyperlink w:anchor="_Toc11010839" w:history="1">
            <w:r w:rsidRPr="00CA18A5">
              <w:rPr>
                <w:rStyle w:val="af1"/>
                <w:rFonts w:ascii="宋体" w:hAnsi="宋体"/>
                <w:noProof/>
                <w:sz w:val="24"/>
                <w:szCs w:val="24"/>
              </w:rPr>
              <w:t>2.6.1 提供丰富的图表类型</w:t>
            </w:r>
            <w:r w:rsidRPr="00CA18A5">
              <w:rPr>
                <w:rFonts w:ascii="宋体" w:hAnsi="宋体"/>
                <w:noProof/>
                <w:webHidden/>
                <w:sz w:val="24"/>
                <w:szCs w:val="24"/>
              </w:rPr>
              <w:tab/>
            </w:r>
            <w:r w:rsidRPr="00CA18A5">
              <w:rPr>
                <w:rFonts w:ascii="宋体" w:hAnsi="宋体"/>
                <w:noProof/>
                <w:webHidden/>
                <w:sz w:val="24"/>
                <w:szCs w:val="24"/>
              </w:rPr>
              <w:fldChar w:fldCharType="begin"/>
            </w:r>
            <w:r w:rsidRPr="00CA18A5">
              <w:rPr>
                <w:rFonts w:ascii="宋体" w:hAnsi="宋体"/>
                <w:noProof/>
                <w:webHidden/>
                <w:sz w:val="24"/>
                <w:szCs w:val="24"/>
              </w:rPr>
              <w:instrText xml:space="preserve"> PAGEREF _Toc11010839 \h </w:instrText>
            </w:r>
            <w:r w:rsidRPr="00CA18A5">
              <w:rPr>
                <w:rFonts w:ascii="宋体" w:hAnsi="宋体"/>
                <w:noProof/>
                <w:webHidden/>
                <w:sz w:val="24"/>
                <w:szCs w:val="24"/>
              </w:rPr>
            </w:r>
            <w:r w:rsidRPr="00CA18A5">
              <w:rPr>
                <w:rFonts w:ascii="宋体" w:hAnsi="宋体"/>
                <w:noProof/>
                <w:webHidden/>
                <w:sz w:val="24"/>
                <w:szCs w:val="24"/>
              </w:rPr>
              <w:fldChar w:fldCharType="separate"/>
            </w:r>
            <w:r w:rsidRPr="00CA18A5">
              <w:rPr>
                <w:rFonts w:ascii="宋体" w:hAnsi="宋体"/>
                <w:noProof/>
                <w:webHidden/>
                <w:sz w:val="24"/>
                <w:szCs w:val="24"/>
              </w:rPr>
              <w:t>6</w:t>
            </w:r>
            <w:r w:rsidRPr="00CA18A5">
              <w:rPr>
                <w:rFonts w:ascii="宋体" w:hAnsi="宋体"/>
                <w:noProof/>
                <w:webHidden/>
                <w:sz w:val="24"/>
                <w:szCs w:val="24"/>
              </w:rPr>
              <w:fldChar w:fldCharType="end"/>
            </w:r>
          </w:hyperlink>
        </w:p>
        <w:p w:rsidR="00CA18A5" w:rsidRPr="00CA18A5" w:rsidRDefault="00CA18A5" w:rsidP="00CA18A5">
          <w:pPr>
            <w:pStyle w:val="TOC3"/>
            <w:tabs>
              <w:tab w:val="right" w:leader="dot" w:pos="8296"/>
            </w:tabs>
            <w:spacing w:line="360" w:lineRule="auto"/>
            <w:rPr>
              <w:rFonts w:ascii="宋体" w:hAnsi="宋体" w:cstheme="minorBidi"/>
              <w:noProof/>
              <w:sz w:val="24"/>
              <w:szCs w:val="24"/>
            </w:rPr>
          </w:pPr>
          <w:hyperlink w:anchor="_Toc11010840" w:history="1">
            <w:r w:rsidRPr="00CA18A5">
              <w:rPr>
                <w:rStyle w:val="af1"/>
                <w:rFonts w:ascii="宋体" w:hAnsi="宋体"/>
                <w:noProof/>
                <w:sz w:val="24"/>
                <w:szCs w:val="24"/>
              </w:rPr>
              <w:t>2.6.1 数据驱动特点</w:t>
            </w:r>
            <w:r w:rsidRPr="00CA18A5">
              <w:rPr>
                <w:rFonts w:ascii="宋体" w:hAnsi="宋体"/>
                <w:noProof/>
                <w:webHidden/>
                <w:sz w:val="24"/>
                <w:szCs w:val="24"/>
              </w:rPr>
              <w:tab/>
            </w:r>
            <w:r w:rsidRPr="00CA18A5">
              <w:rPr>
                <w:rFonts w:ascii="宋体" w:hAnsi="宋体"/>
                <w:noProof/>
                <w:webHidden/>
                <w:sz w:val="24"/>
                <w:szCs w:val="24"/>
              </w:rPr>
              <w:fldChar w:fldCharType="begin"/>
            </w:r>
            <w:r w:rsidRPr="00CA18A5">
              <w:rPr>
                <w:rFonts w:ascii="宋体" w:hAnsi="宋体"/>
                <w:noProof/>
                <w:webHidden/>
                <w:sz w:val="24"/>
                <w:szCs w:val="24"/>
              </w:rPr>
              <w:instrText xml:space="preserve"> PAGEREF _Toc11010840 \h </w:instrText>
            </w:r>
            <w:r w:rsidRPr="00CA18A5">
              <w:rPr>
                <w:rFonts w:ascii="宋体" w:hAnsi="宋体"/>
                <w:noProof/>
                <w:webHidden/>
                <w:sz w:val="24"/>
                <w:szCs w:val="24"/>
              </w:rPr>
            </w:r>
            <w:r w:rsidRPr="00CA18A5">
              <w:rPr>
                <w:rFonts w:ascii="宋体" w:hAnsi="宋体"/>
                <w:noProof/>
                <w:webHidden/>
                <w:sz w:val="24"/>
                <w:szCs w:val="24"/>
              </w:rPr>
              <w:fldChar w:fldCharType="separate"/>
            </w:r>
            <w:r w:rsidRPr="00CA18A5">
              <w:rPr>
                <w:rFonts w:ascii="宋体" w:hAnsi="宋体"/>
                <w:noProof/>
                <w:webHidden/>
                <w:sz w:val="24"/>
                <w:szCs w:val="24"/>
              </w:rPr>
              <w:t>6</w:t>
            </w:r>
            <w:r w:rsidRPr="00CA18A5">
              <w:rPr>
                <w:rFonts w:ascii="宋体" w:hAnsi="宋体"/>
                <w:noProof/>
                <w:webHidden/>
                <w:sz w:val="24"/>
                <w:szCs w:val="24"/>
              </w:rPr>
              <w:fldChar w:fldCharType="end"/>
            </w:r>
          </w:hyperlink>
        </w:p>
        <w:p w:rsidR="00CA18A5" w:rsidRPr="00CA18A5" w:rsidRDefault="00CA18A5" w:rsidP="00CA18A5">
          <w:pPr>
            <w:pStyle w:val="TOC2"/>
            <w:tabs>
              <w:tab w:val="right" w:leader="dot" w:pos="8296"/>
            </w:tabs>
            <w:spacing w:line="360" w:lineRule="auto"/>
            <w:rPr>
              <w:rFonts w:ascii="宋体" w:hAnsi="宋体" w:cstheme="minorBidi"/>
              <w:noProof/>
              <w:sz w:val="24"/>
              <w:szCs w:val="24"/>
            </w:rPr>
          </w:pPr>
          <w:hyperlink w:anchor="_Toc11010841" w:history="1">
            <w:r w:rsidRPr="00CA18A5">
              <w:rPr>
                <w:rStyle w:val="af1"/>
                <w:rFonts w:ascii="宋体" w:hAnsi="宋体"/>
                <w:noProof/>
                <w:sz w:val="24"/>
                <w:szCs w:val="24"/>
              </w:rPr>
              <w:t>2.7 WebSocket技术</w:t>
            </w:r>
            <w:r w:rsidRPr="00CA18A5">
              <w:rPr>
                <w:rFonts w:ascii="宋体" w:hAnsi="宋体"/>
                <w:noProof/>
                <w:webHidden/>
                <w:sz w:val="24"/>
                <w:szCs w:val="24"/>
              </w:rPr>
              <w:tab/>
            </w:r>
            <w:r w:rsidRPr="00CA18A5">
              <w:rPr>
                <w:rFonts w:ascii="宋体" w:hAnsi="宋体"/>
                <w:noProof/>
                <w:webHidden/>
                <w:sz w:val="24"/>
                <w:szCs w:val="24"/>
              </w:rPr>
              <w:fldChar w:fldCharType="begin"/>
            </w:r>
            <w:r w:rsidRPr="00CA18A5">
              <w:rPr>
                <w:rFonts w:ascii="宋体" w:hAnsi="宋体"/>
                <w:noProof/>
                <w:webHidden/>
                <w:sz w:val="24"/>
                <w:szCs w:val="24"/>
              </w:rPr>
              <w:instrText xml:space="preserve"> PAGEREF _Toc11010841 \h </w:instrText>
            </w:r>
            <w:r w:rsidRPr="00CA18A5">
              <w:rPr>
                <w:rFonts w:ascii="宋体" w:hAnsi="宋体"/>
                <w:noProof/>
                <w:webHidden/>
                <w:sz w:val="24"/>
                <w:szCs w:val="24"/>
              </w:rPr>
            </w:r>
            <w:r w:rsidRPr="00CA18A5">
              <w:rPr>
                <w:rFonts w:ascii="宋体" w:hAnsi="宋体"/>
                <w:noProof/>
                <w:webHidden/>
                <w:sz w:val="24"/>
                <w:szCs w:val="24"/>
              </w:rPr>
              <w:fldChar w:fldCharType="separate"/>
            </w:r>
            <w:r w:rsidRPr="00CA18A5">
              <w:rPr>
                <w:rFonts w:ascii="宋体" w:hAnsi="宋体"/>
                <w:noProof/>
                <w:webHidden/>
                <w:sz w:val="24"/>
                <w:szCs w:val="24"/>
              </w:rPr>
              <w:t>6</w:t>
            </w:r>
            <w:r w:rsidRPr="00CA18A5">
              <w:rPr>
                <w:rFonts w:ascii="宋体" w:hAnsi="宋体"/>
                <w:noProof/>
                <w:webHidden/>
                <w:sz w:val="24"/>
                <w:szCs w:val="24"/>
              </w:rPr>
              <w:fldChar w:fldCharType="end"/>
            </w:r>
          </w:hyperlink>
        </w:p>
        <w:p w:rsidR="00CA18A5" w:rsidRPr="00CA18A5" w:rsidRDefault="00CA18A5" w:rsidP="00CA18A5">
          <w:pPr>
            <w:pStyle w:val="TOC2"/>
            <w:tabs>
              <w:tab w:val="right" w:leader="dot" w:pos="8296"/>
            </w:tabs>
            <w:spacing w:line="360" w:lineRule="auto"/>
            <w:rPr>
              <w:rFonts w:ascii="宋体" w:hAnsi="宋体" w:cstheme="minorBidi"/>
              <w:noProof/>
              <w:sz w:val="24"/>
              <w:szCs w:val="24"/>
            </w:rPr>
          </w:pPr>
          <w:hyperlink w:anchor="_Toc11010842" w:history="1">
            <w:r w:rsidRPr="00CA18A5">
              <w:rPr>
                <w:rStyle w:val="af1"/>
                <w:rFonts w:ascii="宋体" w:hAnsi="宋体"/>
                <w:noProof/>
                <w:sz w:val="24"/>
                <w:szCs w:val="24"/>
              </w:rPr>
              <w:t>2.8 POI技术</w:t>
            </w:r>
            <w:r w:rsidRPr="00CA18A5">
              <w:rPr>
                <w:rFonts w:ascii="宋体" w:hAnsi="宋体"/>
                <w:noProof/>
                <w:webHidden/>
                <w:sz w:val="24"/>
                <w:szCs w:val="24"/>
              </w:rPr>
              <w:tab/>
            </w:r>
            <w:r w:rsidRPr="00CA18A5">
              <w:rPr>
                <w:rFonts w:ascii="宋体" w:hAnsi="宋体"/>
                <w:noProof/>
                <w:webHidden/>
                <w:sz w:val="24"/>
                <w:szCs w:val="24"/>
              </w:rPr>
              <w:fldChar w:fldCharType="begin"/>
            </w:r>
            <w:r w:rsidRPr="00CA18A5">
              <w:rPr>
                <w:rFonts w:ascii="宋体" w:hAnsi="宋体"/>
                <w:noProof/>
                <w:webHidden/>
                <w:sz w:val="24"/>
                <w:szCs w:val="24"/>
              </w:rPr>
              <w:instrText xml:space="preserve"> PAGEREF _Toc11010842 \h </w:instrText>
            </w:r>
            <w:r w:rsidRPr="00CA18A5">
              <w:rPr>
                <w:rFonts w:ascii="宋体" w:hAnsi="宋体"/>
                <w:noProof/>
                <w:webHidden/>
                <w:sz w:val="24"/>
                <w:szCs w:val="24"/>
              </w:rPr>
            </w:r>
            <w:r w:rsidRPr="00CA18A5">
              <w:rPr>
                <w:rFonts w:ascii="宋体" w:hAnsi="宋体"/>
                <w:noProof/>
                <w:webHidden/>
                <w:sz w:val="24"/>
                <w:szCs w:val="24"/>
              </w:rPr>
              <w:fldChar w:fldCharType="separate"/>
            </w:r>
            <w:r w:rsidRPr="00CA18A5">
              <w:rPr>
                <w:rFonts w:ascii="宋体" w:hAnsi="宋体"/>
                <w:noProof/>
                <w:webHidden/>
                <w:sz w:val="24"/>
                <w:szCs w:val="24"/>
              </w:rPr>
              <w:t>7</w:t>
            </w:r>
            <w:r w:rsidRPr="00CA18A5">
              <w:rPr>
                <w:rFonts w:ascii="宋体" w:hAnsi="宋体"/>
                <w:noProof/>
                <w:webHidden/>
                <w:sz w:val="24"/>
                <w:szCs w:val="24"/>
              </w:rPr>
              <w:fldChar w:fldCharType="end"/>
            </w:r>
          </w:hyperlink>
        </w:p>
        <w:p w:rsidR="00CA18A5" w:rsidRPr="00CA18A5" w:rsidRDefault="00CA18A5" w:rsidP="00CA18A5">
          <w:pPr>
            <w:pStyle w:val="TOC2"/>
            <w:tabs>
              <w:tab w:val="right" w:leader="dot" w:pos="8296"/>
            </w:tabs>
            <w:spacing w:line="360" w:lineRule="auto"/>
            <w:rPr>
              <w:rFonts w:ascii="宋体" w:hAnsi="宋体" w:cstheme="minorBidi"/>
              <w:noProof/>
              <w:sz w:val="24"/>
              <w:szCs w:val="24"/>
            </w:rPr>
          </w:pPr>
          <w:hyperlink w:anchor="_Toc11010843" w:history="1">
            <w:r w:rsidRPr="00CA18A5">
              <w:rPr>
                <w:rStyle w:val="af1"/>
                <w:rFonts w:ascii="宋体" w:hAnsi="宋体"/>
                <w:noProof/>
                <w:sz w:val="24"/>
                <w:szCs w:val="24"/>
              </w:rPr>
              <w:t>2.9基于JWT的Token认证机制</w:t>
            </w:r>
            <w:r w:rsidRPr="00CA18A5">
              <w:rPr>
                <w:rFonts w:ascii="宋体" w:hAnsi="宋体"/>
                <w:noProof/>
                <w:webHidden/>
                <w:sz w:val="24"/>
                <w:szCs w:val="24"/>
              </w:rPr>
              <w:tab/>
            </w:r>
            <w:r w:rsidRPr="00CA18A5">
              <w:rPr>
                <w:rFonts w:ascii="宋体" w:hAnsi="宋体"/>
                <w:noProof/>
                <w:webHidden/>
                <w:sz w:val="24"/>
                <w:szCs w:val="24"/>
              </w:rPr>
              <w:fldChar w:fldCharType="begin"/>
            </w:r>
            <w:r w:rsidRPr="00CA18A5">
              <w:rPr>
                <w:rFonts w:ascii="宋体" w:hAnsi="宋体"/>
                <w:noProof/>
                <w:webHidden/>
                <w:sz w:val="24"/>
                <w:szCs w:val="24"/>
              </w:rPr>
              <w:instrText xml:space="preserve"> PAGEREF _Toc11010843 \h </w:instrText>
            </w:r>
            <w:r w:rsidRPr="00CA18A5">
              <w:rPr>
                <w:rFonts w:ascii="宋体" w:hAnsi="宋体"/>
                <w:noProof/>
                <w:webHidden/>
                <w:sz w:val="24"/>
                <w:szCs w:val="24"/>
              </w:rPr>
            </w:r>
            <w:r w:rsidRPr="00CA18A5">
              <w:rPr>
                <w:rFonts w:ascii="宋体" w:hAnsi="宋体"/>
                <w:noProof/>
                <w:webHidden/>
                <w:sz w:val="24"/>
                <w:szCs w:val="24"/>
              </w:rPr>
              <w:fldChar w:fldCharType="separate"/>
            </w:r>
            <w:r w:rsidRPr="00CA18A5">
              <w:rPr>
                <w:rFonts w:ascii="宋体" w:hAnsi="宋体"/>
                <w:noProof/>
                <w:webHidden/>
                <w:sz w:val="24"/>
                <w:szCs w:val="24"/>
              </w:rPr>
              <w:t>8</w:t>
            </w:r>
            <w:r w:rsidRPr="00CA18A5">
              <w:rPr>
                <w:rFonts w:ascii="宋体" w:hAnsi="宋体"/>
                <w:noProof/>
                <w:webHidden/>
                <w:sz w:val="24"/>
                <w:szCs w:val="24"/>
              </w:rPr>
              <w:fldChar w:fldCharType="end"/>
            </w:r>
          </w:hyperlink>
        </w:p>
        <w:p w:rsidR="00CA18A5" w:rsidRPr="00CA18A5" w:rsidRDefault="00CA18A5" w:rsidP="00CA18A5">
          <w:pPr>
            <w:pStyle w:val="TOC2"/>
            <w:tabs>
              <w:tab w:val="right" w:leader="dot" w:pos="8296"/>
            </w:tabs>
            <w:spacing w:line="360" w:lineRule="auto"/>
            <w:rPr>
              <w:rFonts w:ascii="宋体" w:hAnsi="宋体" w:cstheme="minorBidi"/>
              <w:noProof/>
              <w:sz w:val="24"/>
              <w:szCs w:val="24"/>
            </w:rPr>
          </w:pPr>
          <w:hyperlink w:anchor="_Toc11010844" w:history="1">
            <w:r w:rsidRPr="00CA18A5">
              <w:rPr>
                <w:rStyle w:val="af1"/>
                <w:rFonts w:ascii="宋体" w:hAnsi="宋体"/>
                <w:noProof/>
                <w:sz w:val="24"/>
                <w:szCs w:val="24"/>
              </w:rPr>
              <w:t>2.10 core 技术</w:t>
            </w:r>
            <w:r w:rsidRPr="00CA18A5">
              <w:rPr>
                <w:rFonts w:ascii="宋体" w:hAnsi="宋体"/>
                <w:noProof/>
                <w:webHidden/>
                <w:sz w:val="24"/>
                <w:szCs w:val="24"/>
              </w:rPr>
              <w:tab/>
            </w:r>
            <w:r w:rsidRPr="00CA18A5">
              <w:rPr>
                <w:rFonts w:ascii="宋体" w:hAnsi="宋体"/>
                <w:noProof/>
                <w:webHidden/>
                <w:sz w:val="24"/>
                <w:szCs w:val="24"/>
              </w:rPr>
              <w:fldChar w:fldCharType="begin"/>
            </w:r>
            <w:r w:rsidRPr="00CA18A5">
              <w:rPr>
                <w:rFonts w:ascii="宋体" w:hAnsi="宋体"/>
                <w:noProof/>
                <w:webHidden/>
                <w:sz w:val="24"/>
                <w:szCs w:val="24"/>
              </w:rPr>
              <w:instrText xml:space="preserve"> PAGEREF _Toc11010844 \h </w:instrText>
            </w:r>
            <w:r w:rsidRPr="00CA18A5">
              <w:rPr>
                <w:rFonts w:ascii="宋体" w:hAnsi="宋体"/>
                <w:noProof/>
                <w:webHidden/>
                <w:sz w:val="24"/>
                <w:szCs w:val="24"/>
              </w:rPr>
            </w:r>
            <w:r w:rsidRPr="00CA18A5">
              <w:rPr>
                <w:rFonts w:ascii="宋体" w:hAnsi="宋体"/>
                <w:noProof/>
                <w:webHidden/>
                <w:sz w:val="24"/>
                <w:szCs w:val="24"/>
              </w:rPr>
              <w:fldChar w:fldCharType="separate"/>
            </w:r>
            <w:r w:rsidRPr="00CA18A5">
              <w:rPr>
                <w:rFonts w:ascii="宋体" w:hAnsi="宋体"/>
                <w:noProof/>
                <w:webHidden/>
                <w:sz w:val="24"/>
                <w:szCs w:val="24"/>
              </w:rPr>
              <w:t>8</w:t>
            </w:r>
            <w:r w:rsidRPr="00CA18A5">
              <w:rPr>
                <w:rFonts w:ascii="宋体" w:hAnsi="宋体"/>
                <w:noProof/>
                <w:webHidden/>
                <w:sz w:val="24"/>
                <w:szCs w:val="24"/>
              </w:rPr>
              <w:fldChar w:fldCharType="end"/>
            </w:r>
          </w:hyperlink>
        </w:p>
        <w:p w:rsidR="00CA18A5" w:rsidRPr="00CA18A5" w:rsidRDefault="00CA18A5" w:rsidP="00CA18A5">
          <w:pPr>
            <w:pStyle w:val="TOC2"/>
            <w:tabs>
              <w:tab w:val="right" w:leader="dot" w:pos="8296"/>
            </w:tabs>
            <w:spacing w:line="360" w:lineRule="auto"/>
            <w:rPr>
              <w:rFonts w:ascii="宋体" w:hAnsi="宋体" w:cstheme="minorBidi"/>
              <w:noProof/>
              <w:sz w:val="24"/>
              <w:szCs w:val="24"/>
            </w:rPr>
          </w:pPr>
          <w:hyperlink w:anchor="_Toc11010845" w:history="1">
            <w:r w:rsidRPr="00CA18A5">
              <w:rPr>
                <w:rStyle w:val="af1"/>
                <w:rFonts w:ascii="宋体" w:hAnsi="宋体"/>
                <w:noProof/>
                <w:sz w:val="24"/>
                <w:szCs w:val="24"/>
              </w:rPr>
              <w:t>2.11 开发工具</w:t>
            </w:r>
            <w:r w:rsidRPr="00CA18A5">
              <w:rPr>
                <w:rFonts w:ascii="宋体" w:hAnsi="宋体"/>
                <w:noProof/>
                <w:webHidden/>
                <w:sz w:val="24"/>
                <w:szCs w:val="24"/>
              </w:rPr>
              <w:tab/>
            </w:r>
            <w:r w:rsidRPr="00CA18A5">
              <w:rPr>
                <w:rFonts w:ascii="宋体" w:hAnsi="宋体"/>
                <w:noProof/>
                <w:webHidden/>
                <w:sz w:val="24"/>
                <w:szCs w:val="24"/>
              </w:rPr>
              <w:fldChar w:fldCharType="begin"/>
            </w:r>
            <w:r w:rsidRPr="00CA18A5">
              <w:rPr>
                <w:rFonts w:ascii="宋体" w:hAnsi="宋体"/>
                <w:noProof/>
                <w:webHidden/>
                <w:sz w:val="24"/>
                <w:szCs w:val="24"/>
              </w:rPr>
              <w:instrText xml:space="preserve"> PAGEREF _Toc11010845 \h </w:instrText>
            </w:r>
            <w:r w:rsidRPr="00CA18A5">
              <w:rPr>
                <w:rFonts w:ascii="宋体" w:hAnsi="宋体"/>
                <w:noProof/>
                <w:webHidden/>
                <w:sz w:val="24"/>
                <w:szCs w:val="24"/>
              </w:rPr>
            </w:r>
            <w:r w:rsidRPr="00CA18A5">
              <w:rPr>
                <w:rFonts w:ascii="宋体" w:hAnsi="宋体"/>
                <w:noProof/>
                <w:webHidden/>
                <w:sz w:val="24"/>
                <w:szCs w:val="24"/>
              </w:rPr>
              <w:fldChar w:fldCharType="separate"/>
            </w:r>
            <w:r w:rsidRPr="00CA18A5">
              <w:rPr>
                <w:rFonts w:ascii="宋体" w:hAnsi="宋体"/>
                <w:noProof/>
                <w:webHidden/>
                <w:sz w:val="24"/>
                <w:szCs w:val="24"/>
              </w:rPr>
              <w:t>9</w:t>
            </w:r>
            <w:r w:rsidRPr="00CA18A5">
              <w:rPr>
                <w:rFonts w:ascii="宋体" w:hAnsi="宋体"/>
                <w:noProof/>
                <w:webHidden/>
                <w:sz w:val="24"/>
                <w:szCs w:val="24"/>
              </w:rPr>
              <w:fldChar w:fldCharType="end"/>
            </w:r>
          </w:hyperlink>
        </w:p>
        <w:p w:rsidR="00CA18A5" w:rsidRPr="00CA18A5" w:rsidRDefault="00CA18A5" w:rsidP="00CA18A5">
          <w:pPr>
            <w:pStyle w:val="TOC3"/>
            <w:tabs>
              <w:tab w:val="right" w:leader="dot" w:pos="8296"/>
            </w:tabs>
            <w:spacing w:line="360" w:lineRule="auto"/>
            <w:rPr>
              <w:rFonts w:ascii="宋体" w:hAnsi="宋体" w:cstheme="minorBidi"/>
              <w:noProof/>
              <w:sz w:val="24"/>
              <w:szCs w:val="24"/>
            </w:rPr>
          </w:pPr>
          <w:hyperlink w:anchor="_Toc11010846" w:history="1">
            <w:r w:rsidRPr="00CA18A5">
              <w:rPr>
                <w:rStyle w:val="af1"/>
                <w:rFonts w:ascii="宋体" w:hAnsi="宋体"/>
                <w:noProof/>
                <w:sz w:val="24"/>
                <w:szCs w:val="24"/>
              </w:rPr>
              <w:t>2.11.1 IntelliJ IDEA开发工具</w:t>
            </w:r>
            <w:r w:rsidRPr="00CA18A5">
              <w:rPr>
                <w:rFonts w:ascii="宋体" w:hAnsi="宋体"/>
                <w:noProof/>
                <w:webHidden/>
                <w:sz w:val="24"/>
                <w:szCs w:val="24"/>
              </w:rPr>
              <w:tab/>
            </w:r>
            <w:r w:rsidRPr="00CA18A5">
              <w:rPr>
                <w:rFonts w:ascii="宋体" w:hAnsi="宋体"/>
                <w:noProof/>
                <w:webHidden/>
                <w:sz w:val="24"/>
                <w:szCs w:val="24"/>
              </w:rPr>
              <w:fldChar w:fldCharType="begin"/>
            </w:r>
            <w:r w:rsidRPr="00CA18A5">
              <w:rPr>
                <w:rFonts w:ascii="宋体" w:hAnsi="宋体"/>
                <w:noProof/>
                <w:webHidden/>
                <w:sz w:val="24"/>
                <w:szCs w:val="24"/>
              </w:rPr>
              <w:instrText xml:space="preserve"> PAGEREF _Toc11010846 \h </w:instrText>
            </w:r>
            <w:r w:rsidRPr="00CA18A5">
              <w:rPr>
                <w:rFonts w:ascii="宋体" w:hAnsi="宋体"/>
                <w:noProof/>
                <w:webHidden/>
                <w:sz w:val="24"/>
                <w:szCs w:val="24"/>
              </w:rPr>
            </w:r>
            <w:r w:rsidRPr="00CA18A5">
              <w:rPr>
                <w:rFonts w:ascii="宋体" w:hAnsi="宋体"/>
                <w:noProof/>
                <w:webHidden/>
                <w:sz w:val="24"/>
                <w:szCs w:val="24"/>
              </w:rPr>
              <w:fldChar w:fldCharType="separate"/>
            </w:r>
            <w:r w:rsidRPr="00CA18A5">
              <w:rPr>
                <w:rFonts w:ascii="宋体" w:hAnsi="宋体"/>
                <w:noProof/>
                <w:webHidden/>
                <w:sz w:val="24"/>
                <w:szCs w:val="24"/>
              </w:rPr>
              <w:t>9</w:t>
            </w:r>
            <w:r w:rsidRPr="00CA18A5">
              <w:rPr>
                <w:rFonts w:ascii="宋体" w:hAnsi="宋体"/>
                <w:noProof/>
                <w:webHidden/>
                <w:sz w:val="24"/>
                <w:szCs w:val="24"/>
              </w:rPr>
              <w:fldChar w:fldCharType="end"/>
            </w:r>
          </w:hyperlink>
        </w:p>
        <w:p w:rsidR="00CA18A5" w:rsidRPr="00CA18A5" w:rsidRDefault="00CA18A5" w:rsidP="00CA18A5">
          <w:pPr>
            <w:pStyle w:val="TOC3"/>
            <w:tabs>
              <w:tab w:val="right" w:leader="dot" w:pos="8296"/>
            </w:tabs>
            <w:spacing w:line="360" w:lineRule="auto"/>
            <w:rPr>
              <w:rFonts w:ascii="宋体" w:hAnsi="宋体" w:cstheme="minorBidi"/>
              <w:noProof/>
              <w:sz w:val="24"/>
              <w:szCs w:val="24"/>
            </w:rPr>
          </w:pPr>
          <w:hyperlink w:anchor="_Toc11010847" w:history="1">
            <w:r w:rsidRPr="00CA18A5">
              <w:rPr>
                <w:rStyle w:val="af1"/>
                <w:rFonts w:ascii="宋体" w:hAnsi="宋体"/>
                <w:noProof/>
                <w:sz w:val="24"/>
                <w:szCs w:val="24"/>
              </w:rPr>
              <w:t>2.11.2 WebStorm开发工具</w:t>
            </w:r>
            <w:r w:rsidRPr="00CA18A5">
              <w:rPr>
                <w:rFonts w:ascii="宋体" w:hAnsi="宋体"/>
                <w:noProof/>
                <w:webHidden/>
                <w:sz w:val="24"/>
                <w:szCs w:val="24"/>
              </w:rPr>
              <w:tab/>
            </w:r>
            <w:r w:rsidRPr="00CA18A5">
              <w:rPr>
                <w:rFonts w:ascii="宋体" w:hAnsi="宋体"/>
                <w:noProof/>
                <w:webHidden/>
                <w:sz w:val="24"/>
                <w:szCs w:val="24"/>
              </w:rPr>
              <w:fldChar w:fldCharType="begin"/>
            </w:r>
            <w:r w:rsidRPr="00CA18A5">
              <w:rPr>
                <w:rFonts w:ascii="宋体" w:hAnsi="宋体"/>
                <w:noProof/>
                <w:webHidden/>
                <w:sz w:val="24"/>
                <w:szCs w:val="24"/>
              </w:rPr>
              <w:instrText xml:space="preserve"> PAGEREF _Toc11010847 \h </w:instrText>
            </w:r>
            <w:r w:rsidRPr="00CA18A5">
              <w:rPr>
                <w:rFonts w:ascii="宋体" w:hAnsi="宋体"/>
                <w:noProof/>
                <w:webHidden/>
                <w:sz w:val="24"/>
                <w:szCs w:val="24"/>
              </w:rPr>
            </w:r>
            <w:r w:rsidRPr="00CA18A5">
              <w:rPr>
                <w:rFonts w:ascii="宋体" w:hAnsi="宋体"/>
                <w:noProof/>
                <w:webHidden/>
                <w:sz w:val="24"/>
                <w:szCs w:val="24"/>
              </w:rPr>
              <w:fldChar w:fldCharType="separate"/>
            </w:r>
            <w:r w:rsidRPr="00CA18A5">
              <w:rPr>
                <w:rFonts w:ascii="宋体" w:hAnsi="宋体"/>
                <w:noProof/>
                <w:webHidden/>
                <w:sz w:val="24"/>
                <w:szCs w:val="24"/>
              </w:rPr>
              <w:t>10</w:t>
            </w:r>
            <w:r w:rsidRPr="00CA18A5">
              <w:rPr>
                <w:rFonts w:ascii="宋体" w:hAnsi="宋体"/>
                <w:noProof/>
                <w:webHidden/>
                <w:sz w:val="24"/>
                <w:szCs w:val="24"/>
              </w:rPr>
              <w:fldChar w:fldCharType="end"/>
            </w:r>
          </w:hyperlink>
        </w:p>
        <w:p w:rsidR="00CA18A5" w:rsidRPr="00CA18A5" w:rsidRDefault="00CA18A5" w:rsidP="00CA18A5">
          <w:pPr>
            <w:pStyle w:val="TOC1"/>
            <w:tabs>
              <w:tab w:val="right" w:leader="dot" w:pos="8296"/>
            </w:tabs>
            <w:spacing w:line="360" w:lineRule="auto"/>
            <w:rPr>
              <w:rFonts w:ascii="宋体" w:hAnsi="宋体" w:cstheme="minorBidi"/>
              <w:noProof/>
              <w:sz w:val="24"/>
              <w:szCs w:val="24"/>
            </w:rPr>
          </w:pPr>
          <w:hyperlink w:anchor="_Toc11010848" w:history="1">
            <w:r w:rsidRPr="00CA18A5">
              <w:rPr>
                <w:rStyle w:val="af1"/>
                <w:rFonts w:ascii="宋体" w:hAnsi="宋体"/>
                <w:noProof/>
                <w:sz w:val="24"/>
                <w:szCs w:val="24"/>
              </w:rPr>
              <w:t>3项目需求分析</w:t>
            </w:r>
            <w:r w:rsidRPr="00CA18A5">
              <w:rPr>
                <w:rFonts w:ascii="宋体" w:hAnsi="宋体"/>
                <w:noProof/>
                <w:webHidden/>
                <w:sz w:val="24"/>
                <w:szCs w:val="24"/>
              </w:rPr>
              <w:tab/>
            </w:r>
            <w:r w:rsidRPr="00CA18A5">
              <w:rPr>
                <w:rFonts w:ascii="宋体" w:hAnsi="宋体"/>
                <w:noProof/>
                <w:webHidden/>
                <w:sz w:val="24"/>
                <w:szCs w:val="24"/>
              </w:rPr>
              <w:fldChar w:fldCharType="begin"/>
            </w:r>
            <w:r w:rsidRPr="00CA18A5">
              <w:rPr>
                <w:rFonts w:ascii="宋体" w:hAnsi="宋体"/>
                <w:noProof/>
                <w:webHidden/>
                <w:sz w:val="24"/>
                <w:szCs w:val="24"/>
              </w:rPr>
              <w:instrText xml:space="preserve"> PAGEREF _Toc11010848 \h </w:instrText>
            </w:r>
            <w:r w:rsidRPr="00CA18A5">
              <w:rPr>
                <w:rFonts w:ascii="宋体" w:hAnsi="宋体"/>
                <w:noProof/>
                <w:webHidden/>
                <w:sz w:val="24"/>
                <w:szCs w:val="24"/>
              </w:rPr>
            </w:r>
            <w:r w:rsidRPr="00CA18A5">
              <w:rPr>
                <w:rFonts w:ascii="宋体" w:hAnsi="宋体"/>
                <w:noProof/>
                <w:webHidden/>
                <w:sz w:val="24"/>
                <w:szCs w:val="24"/>
              </w:rPr>
              <w:fldChar w:fldCharType="separate"/>
            </w:r>
            <w:r w:rsidRPr="00CA18A5">
              <w:rPr>
                <w:rFonts w:ascii="宋体" w:hAnsi="宋体"/>
                <w:noProof/>
                <w:webHidden/>
                <w:sz w:val="24"/>
                <w:szCs w:val="24"/>
              </w:rPr>
              <w:t>11</w:t>
            </w:r>
            <w:r w:rsidRPr="00CA18A5">
              <w:rPr>
                <w:rFonts w:ascii="宋体" w:hAnsi="宋体"/>
                <w:noProof/>
                <w:webHidden/>
                <w:sz w:val="24"/>
                <w:szCs w:val="24"/>
              </w:rPr>
              <w:fldChar w:fldCharType="end"/>
            </w:r>
          </w:hyperlink>
        </w:p>
        <w:p w:rsidR="00CA18A5" w:rsidRPr="00CA18A5" w:rsidRDefault="00CA18A5" w:rsidP="00CA18A5">
          <w:pPr>
            <w:pStyle w:val="TOC2"/>
            <w:tabs>
              <w:tab w:val="right" w:leader="dot" w:pos="8296"/>
            </w:tabs>
            <w:spacing w:line="360" w:lineRule="auto"/>
            <w:rPr>
              <w:rFonts w:ascii="宋体" w:hAnsi="宋体" w:cstheme="minorBidi"/>
              <w:noProof/>
              <w:sz w:val="24"/>
              <w:szCs w:val="24"/>
            </w:rPr>
          </w:pPr>
          <w:hyperlink w:anchor="_Toc11010849" w:history="1">
            <w:r w:rsidRPr="00CA18A5">
              <w:rPr>
                <w:rStyle w:val="af1"/>
                <w:rFonts w:ascii="宋体" w:hAnsi="宋体"/>
                <w:noProof/>
                <w:sz w:val="24"/>
                <w:szCs w:val="24"/>
              </w:rPr>
              <w:t>3.1系统的需求分析</w:t>
            </w:r>
            <w:r w:rsidRPr="00CA18A5">
              <w:rPr>
                <w:rFonts w:ascii="宋体" w:hAnsi="宋体"/>
                <w:noProof/>
                <w:webHidden/>
                <w:sz w:val="24"/>
                <w:szCs w:val="24"/>
              </w:rPr>
              <w:tab/>
            </w:r>
            <w:r w:rsidRPr="00CA18A5">
              <w:rPr>
                <w:rFonts w:ascii="宋体" w:hAnsi="宋体"/>
                <w:noProof/>
                <w:webHidden/>
                <w:sz w:val="24"/>
                <w:szCs w:val="24"/>
              </w:rPr>
              <w:fldChar w:fldCharType="begin"/>
            </w:r>
            <w:r w:rsidRPr="00CA18A5">
              <w:rPr>
                <w:rFonts w:ascii="宋体" w:hAnsi="宋体"/>
                <w:noProof/>
                <w:webHidden/>
                <w:sz w:val="24"/>
                <w:szCs w:val="24"/>
              </w:rPr>
              <w:instrText xml:space="preserve"> PAGEREF _Toc11010849 \h </w:instrText>
            </w:r>
            <w:r w:rsidRPr="00CA18A5">
              <w:rPr>
                <w:rFonts w:ascii="宋体" w:hAnsi="宋体"/>
                <w:noProof/>
                <w:webHidden/>
                <w:sz w:val="24"/>
                <w:szCs w:val="24"/>
              </w:rPr>
            </w:r>
            <w:r w:rsidRPr="00CA18A5">
              <w:rPr>
                <w:rFonts w:ascii="宋体" w:hAnsi="宋体"/>
                <w:noProof/>
                <w:webHidden/>
                <w:sz w:val="24"/>
                <w:szCs w:val="24"/>
              </w:rPr>
              <w:fldChar w:fldCharType="separate"/>
            </w:r>
            <w:r w:rsidRPr="00CA18A5">
              <w:rPr>
                <w:rFonts w:ascii="宋体" w:hAnsi="宋体"/>
                <w:noProof/>
                <w:webHidden/>
                <w:sz w:val="24"/>
                <w:szCs w:val="24"/>
              </w:rPr>
              <w:t>11</w:t>
            </w:r>
            <w:r w:rsidRPr="00CA18A5">
              <w:rPr>
                <w:rFonts w:ascii="宋体" w:hAnsi="宋体"/>
                <w:noProof/>
                <w:webHidden/>
                <w:sz w:val="24"/>
                <w:szCs w:val="24"/>
              </w:rPr>
              <w:fldChar w:fldCharType="end"/>
            </w:r>
          </w:hyperlink>
        </w:p>
        <w:p w:rsidR="00CA18A5" w:rsidRPr="00CA18A5" w:rsidRDefault="00CA18A5" w:rsidP="00CA18A5">
          <w:pPr>
            <w:pStyle w:val="TOC2"/>
            <w:tabs>
              <w:tab w:val="right" w:leader="dot" w:pos="8296"/>
            </w:tabs>
            <w:spacing w:line="360" w:lineRule="auto"/>
            <w:rPr>
              <w:rFonts w:ascii="宋体" w:hAnsi="宋体" w:cstheme="minorBidi"/>
              <w:noProof/>
              <w:sz w:val="24"/>
              <w:szCs w:val="24"/>
            </w:rPr>
          </w:pPr>
          <w:hyperlink w:anchor="_Toc11010850" w:history="1">
            <w:r w:rsidRPr="00CA18A5">
              <w:rPr>
                <w:rStyle w:val="af1"/>
                <w:rFonts w:ascii="宋体" w:hAnsi="宋体"/>
                <w:noProof/>
                <w:sz w:val="24"/>
                <w:szCs w:val="24"/>
              </w:rPr>
              <w:t>3.3 系统的性能需求</w:t>
            </w:r>
            <w:r w:rsidRPr="00CA18A5">
              <w:rPr>
                <w:rFonts w:ascii="宋体" w:hAnsi="宋体"/>
                <w:noProof/>
                <w:webHidden/>
                <w:sz w:val="24"/>
                <w:szCs w:val="24"/>
              </w:rPr>
              <w:tab/>
            </w:r>
            <w:r w:rsidRPr="00CA18A5">
              <w:rPr>
                <w:rFonts w:ascii="宋体" w:hAnsi="宋体"/>
                <w:noProof/>
                <w:webHidden/>
                <w:sz w:val="24"/>
                <w:szCs w:val="24"/>
              </w:rPr>
              <w:fldChar w:fldCharType="begin"/>
            </w:r>
            <w:r w:rsidRPr="00CA18A5">
              <w:rPr>
                <w:rFonts w:ascii="宋体" w:hAnsi="宋体"/>
                <w:noProof/>
                <w:webHidden/>
                <w:sz w:val="24"/>
                <w:szCs w:val="24"/>
              </w:rPr>
              <w:instrText xml:space="preserve"> PAGEREF _Toc11010850 \h </w:instrText>
            </w:r>
            <w:r w:rsidRPr="00CA18A5">
              <w:rPr>
                <w:rFonts w:ascii="宋体" w:hAnsi="宋体"/>
                <w:noProof/>
                <w:webHidden/>
                <w:sz w:val="24"/>
                <w:szCs w:val="24"/>
              </w:rPr>
            </w:r>
            <w:r w:rsidRPr="00CA18A5">
              <w:rPr>
                <w:rFonts w:ascii="宋体" w:hAnsi="宋体"/>
                <w:noProof/>
                <w:webHidden/>
                <w:sz w:val="24"/>
                <w:szCs w:val="24"/>
              </w:rPr>
              <w:fldChar w:fldCharType="separate"/>
            </w:r>
            <w:r w:rsidRPr="00CA18A5">
              <w:rPr>
                <w:rFonts w:ascii="宋体" w:hAnsi="宋体"/>
                <w:noProof/>
                <w:webHidden/>
                <w:sz w:val="24"/>
                <w:szCs w:val="24"/>
              </w:rPr>
              <w:t>11</w:t>
            </w:r>
            <w:r w:rsidRPr="00CA18A5">
              <w:rPr>
                <w:rFonts w:ascii="宋体" w:hAnsi="宋体"/>
                <w:noProof/>
                <w:webHidden/>
                <w:sz w:val="24"/>
                <w:szCs w:val="24"/>
              </w:rPr>
              <w:fldChar w:fldCharType="end"/>
            </w:r>
          </w:hyperlink>
        </w:p>
        <w:p w:rsidR="00CA18A5" w:rsidRPr="00CA18A5" w:rsidRDefault="00CA18A5" w:rsidP="00CA18A5">
          <w:pPr>
            <w:pStyle w:val="TOC1"/>
            <w:tabs>
              <w:tab w:val="right" w:leader="dot" w:pos="8296"/>
            </w:tabs>
            <w:spacing w:line="360" w:lineRule="auto"/>
            <w:rPr>
              <w:rFonts w:ascii="宋体" w:hAnsi="宋体" w:cstheme="minorBidi"/>
              <w:noProof/>
              <w:sz w:val="24"/>
              <w:szCs w:val="24"/>
            </w:rPr>
          </w:pPr>
          <w:hyperlink w:anchor="_Toc11010851" w:history="1">
            <w:r w:rsidRPr="00CA18A5">
              <w:rPr>
                <w:rStyle w:val="af1"/>
                <w:rFonts w:ascii="宋体" w:hAnsi="宋体"/>
                <w:noProof/>
                <w:sz w:val="24"/>
                <w:szCs w:val="24"/>
              </w:rPr>
              <w:t>4 系统的设计</w:t>
            </w:r>
            <w:r w:rsidRPr="00CA18A5">
              <w:rPr>
                <w:rFonts w:ascii="宋体" w:hAnsi="宋体"/>
                <w:noProof/>
                <w:webHidden/>
                <w:sz w:val="24"/>
                <w:szCs w:val="24"/>
              </w:rPr>
              <w:tab/>
            </w:r>
            <w:r w:rsidRPr="00CA18A5">
              <w:rPr>
                <w:rFonts w:ascii="宋体" w:hAnsi="宋体"/>
                <w:noProof/>
                <w:webHidden/>
                <w:sz w:val="24"/>
                <w:szCs w:val="24"/>
              </w:rPr>
              <w:fldChar w:fldCharType="begin"/>
            </w:r>
            <w:r w:rsidRPr="00CA18A5">
              <w:rPr>
                <w:rFonts w:ascii="宋体" w:hAnsi="宋体"/>
                <w:noProof/>
                <w:webHidden/>
                <w:sz w:val="24"/>
                <w:szCs w:val="24"/>
              </w:rPr>
              <w:instrText xml:space="preserve"> PAGEREF _Toc11010851 \h </w:instrText>
            </w:r>
            <w:r w:rsidRPr="00CA18A5">
              <w:rPr>
                <w:rFonts w:ascii="宋体" w:hAnsi="宋体"/>
                <w:noProof/>
                <w:webHidden/>
                <w:sz w:val="24"/>
                <w:szCs w:val="24"/>
              </w:rPr>
            </w:r>
            <w:r w:rsidRPr="00CA18A5">
              <w:rPr>
                <w:rFonts w:ascii="宋体" w:hAnsi="宋体"/>
                <w:noProof/>
                <w:webHidden/>
                <w:sz w:val="24"/>
                <w:szCs w:val="24"/>
              </w:rPr>
              <w:fldChar w:fldCharType="separate"/>
            </w:r>
            <w:r w:rsidRPr="00CA18A5">
              <w:rPr>
                <w:rFonts w:ascii="宋体" w:hAnsi="宋体"/>
                <w:noProof/>
                <w:webHidden/>
                <w:sz w:val="24"/>
                <w:szCs w:val="24"/>
              </w:rPr>
              <w:t>12</w:t>
            </w:r>
            <w:r w:rsidRPr="00CA18A5">
              <w:rPr>
                <w:rFonts w:ascii="宋体" w:hAnsi="宋体"/>
                <w:noProof/>
                <w:webHidden/>
                <w:sz w:val="24"/>
                <w:szCs w:val="24"/>
              </w:rPr>
              <w:fldChar w:fldCharType="end"/>
            </w:r>
          </w:hyperlink>
        </w:p>
        <w:p w:rsidR="00CA18A5" w:rsidRPr="00CA18A5" w:rsidRDefault="00CA18A5" w:rsidP="00CA18A5">
          <w:pPr>
            <w:pStyle w:val="TOC2"/>
            <w:tabs>
              <w:tab w:val="right" w:leader="dot" w:pos="8296"/>
            </w:tabs>
            <w:spacing w:line="360" w:lineRule="auto"/>
            <w:rPr>
              <w:rFonts w:ascii="宋体" w:hAnsi="宋体" w:cstheme="minorBidi"/>
              <w:noProof/>
              <w:sz w:val="24"/>
              <w:szCs w:val="24"/>
            </w:rPr>
          </w:pPr>
          <w:hyperlink w:anchor="_Toc11010852" w:history="1">
            <w:r w:rsidRPr="00CA18A5">
              <w:rPr>
                <w:rStyle w:val="af1"/>
                <w:rFonts w:ascii="宋体" w:hAnsi="宋体"/>
                <w:noProof/>
                <w:sz w:val="24"/>
                <w:szCs w:val="24"/>
              </w:rPr>
              <w:t>4.1系统设计的原则</w:t>
            </w:r>
            <w:r w:rsidRPr="00CA18A5">
              <w:rPr>
                <w:rFonts w:ascii="宋体" w:hAnsi="宋体"/>
                <w:noProof/>
                <w:webHidden/>
                <w:sz w:val="24"/>
                <w:szCs w:val="24"/>
              </w:rPr>
              <w:tab/>
            </w:r>
            <w:r w:rsidRPr="00CA18A5">
              <w:rPr>
                <w:rFonts w:ascii="宋体" w:hAnsi="宋体"/>
                <w:noProof/>
                <w:webHidden/>
                <w:sz w:val="24"/>
                <w:szCs w:val="24"/>
              </w:rPr>
              <w:fldChar w:fldCharType="begin"/>
            </w:r>
            <w:r w:rsidRPr="00CA18A5">
              <w:rPr>
                <w:rFonts w:ascii="宋体" w:hAnsi="宋体"/>
                <w:noProof/>
                <w:webHidden/>
                <w:sz w:val="24"/>
                <w:szCs w:val="24"/>
              </w:rPr>
              <w:instrText xml:space="preserve"> PAGEREF _Toc11010852 \h </w:instrText>
            </w:r>
            <w:r w:rsidRPr="00CA18A5">
              <w:rPr>
                <w:rFonts w:ascii="宋体" w:hAnsi="宋体"/>
                <w:noProof/>
                <w:webHidden/>
                <w:sz w:val="24"/>
                <w:szCs w:val="24"/>
              </w:rPr>
            </w:r>
            <w:r w:rsidRPr="00CA18A5">
              <w:rPr>
                <w:rFonts w:ascii="宋体" w:hAnsi="宋体"/>
                <w:noProof/>
                <w:webHidden/>
                <w:sz w:val="24"/>
                <w:szCs w:val="24"/>
              </w:rPr>
              <w:fldChar w:fldCharType="separate"/>
            </w:r>
            <w:r w:rsidRPr="00CA18A5">
              <w:rPr>
                <w:rFonts w:ascii="宋体" w:hAnsi="宋体"/>
                <w:noProof/>
                <w:webHidden/>
                <w:sz w:val="24"/>
                <w:szCs w:val="24"/>
              </w:rPr>
              <w:t>12</w:t>
            </w:r>
            <w:r w:rsidRPr="00CA18A5">
              <w:rPr>
                <w:rFonts w:ascii="宋体" w:hAnsi="宋体"/>
                <w:noProof/>
                <w:webHidden/>
                <w:sz w:val="24"/>
                <w:szCs w:val="24"/>
              </w:rPr>
              <w:fldChar w:fldCharType="end"/>
            </w:r>
          </w:hyperlink>
        </w:p>
        <w:p w:rsidR="00CA18A5" w:rsidRPr="00CA18A5" w:rsidRDefault="00CA18A5" w:rsidP="00CA18A5">
          <w:pPr>
            <w:pStyle w:val="TOC2"/>
            <w:tabs>
              <w:tab w:val="right" w:leader="dot" w:pos="8296"/>
            </w:tabs>
            <w:spacing w:line="360" w:lineRule="auto"/>
            <w:rPr>
              <w:rFonts w:ascii="宋体" w:hAnsi="宋体" w:cstheme="minorBidi"/>
              <w:noProof/>
              <w:sz w:val="24"/>
              <w:szCs w:val="24"/>
            </w:rPr>
          </w:pPr>
          <w:hyperlink w:anchor="_Toc11010853" w:history="1">
            <w:r w:rsidRPr="00CA18A5">
              <w:rPr>
                <w:rStyle w:val="af1"/>
                <w:rFonts w:ascii="宋体" w:hAnsi="宋体"/>
                <w:noProof/>
                <w:sz w:val="24"/>
                <w:szCs w:val="24"/>
              </w:rPr>
              <w:t>4.2 数据库的设计</w:t>
            </w:r>
            <w:r w:rsidRPr="00CA18A5">
              <w:rPr>
                <w:rFonts w:ascii="宋体" w:hAnsi="宋体"/>
                <w:noProof/>
                <w:webHidden/>
                <w:sz w:val="24"/>
                <w:szCs w:val="24"/>
              </w:rPr>
              <w:tab/>
            </w:r>
            <w:r w:rsidRPr="00CA18A5">
              <w:rPr>
                <w:rFonts w:ascii="宋体" w:hAnsi="宋体"/>
                <w:noProof/>
                <w:webHidden/>
                <w:sz w:val="24"/>
                <w:szCs w:val="24"/>
              </w:rPr>
              <w:fldChar w:fldCharType="begin"/>
            </w:r>
            <w:r w:rsidRPr="00CA18A5">
              <w:rPr>
                <w:rFonts w:ascii="宋体" w:hAnsi="宋体"/>
                <w:noProof/>
                <w:webHidden/>
                <w:sz w:val="24"/>
                <w:szCs w:val="24"/>
              </w:rPr>
              <w:instrText xml:space="preserve"> PAGEREF _Toc11010853 \h </w:instrText>
            </w:r>
            <w:r w:rsidRPr="00CA18A5">
              <w:rPr>
                <w:rFonts w:ascii="宋体" w:hAnsi="宋体"/>
                <w:noProof/>
                <w:webHidden/>
                <w:sz w:val="24"/>
                <w:szCs w:val="24"/>
              </w:rPr>
            </w:r>
            <w:r w:rsidRPr="00CA18A5">
              <w:rPr>
                <w:rFonts w:ascii="宋体" w:hAnsi="宋体"/>
                <w:noProof/>
                <w:webHidden/>
                <w:sz w:val="24"/>
                <w:szCs w:val="24"/>
              </w:rPr>
              <w:fldChar w:fldCharType="separate"/>
            </w:r>
            <w:r w:rsidRPr="00CA18A5">
              <w:rPr>
                <w:rFonts w:ascii="宋体" w:hAnsi="宋体"/>
                <w:noProof/>
                <w:webHidden/>
                <w:sz w:val="24"/>
                <w:szCs w:val="24"/>
              </w:rPr>
              <w:t>12</w:t>
            </w:r>
            <w:r w:rsidRPr="00CA18A5">
              <w:rPr>
                <w:rFonts w:ascii="宋体" w:hAnsi="宋体"/>
                <w:noProof/>
                <w:webHidden/>
                <w:sz w:val="24"/>
                <w:szCs w:val="24"/>
              </w:rPr>
              <w:fldChar w:fldCharType="end"/>
            </w:r>
          </w:hyperlink>
        </w:p>
        <w:p w:rsidR="00CA18A5" w:rsidRPr="00CA18A5" w:rsidRDefault="00CA18A5" w:rsidP="00CA18A5">
          <w:pPr>
            <w:pStyle w:val="TOC1"/>
            <w:tabs>
              <w:tab w:val="right" w:leader="dot" w:pos="8296"/>
            </w:tabs>
            <w:spacing w:line="360" w:lineRule="auto"/>
            <w:rPr>
              <w:rFonts w:ascii="宋体" w:hAnsi="宋体" w:cstheme="minorBidi"/>
              <w:noProof/>
              <w:sz w:val="24"/>
              <w:szCs w:val="24"/>
            </w:rPr>
          </w:pPr>
          <w:hyperlink w:anchor="_Toc11010854" w:history="1">
            <w:r w:rsidRPr="00CA18A5">
              <w:rPr>
                <w:rStyle w:val="af1"/>
                <w:rFonts w:ascii="宋体" w:hAnsi="宋体"/>
                <w:noProof/>
                <w:sz w:val="24"/>
                <w:szCs w:val="24"/>
              </w:rPr>
              <w:t>5 系统的实现</w:t>
            </w:r>
            <w:r w:rsidRPr="00CA18A5">
              <w:rPr>
                <w:rFonts w:ascii="宋体" w:hAnsi="宋体"/>
                <w:noProof/>
                <w:webHidden/>
                <w:sz w:val="24"/>
                <w:szCs w:val="24"/>
              </w:rPr>
              <w:tab/>
            </w:r>
            <w:r w:rsidRPr="00CA18A5">
              <w:rPr>
                <w:rFonts w:ascii="宋体" w:hAnsi="宋体"/>
                <w:noProof/>
                <w:webHidden/>
                <w:sz w:val="24"/>
                <w:szCs w:val="24"/>
              </w:rPr>
              <w:fldChar w:fldCharType="begin"/>
            </w:r>
            <w:r w:rsidRPr="00CA18A5">
              <w:rPr>
                <w:rFonts w:ascii="宋体" w:hAnsi="宋体"/>
                <w:noProof/>
                <w:webHidden/>
                <w:sz w:val="24"/>
                <w:szCs w:val="24"/>
              </w:rPr>
              <w:instrText xml:space="preserve"> PAGEREF _Toc11010854 \h </w:instrText>
            </w:r>
            <w:r w:rsidRPr="00CA18A5">
              <w:rPr>
                <w:rFonts w:ascii="宋体" w:hAnsi="宋体"/>
                <w:noProof/>
                <w:webHidden/>
                <w:sz w:val="24"/>
                <w:szCs w:val="24"/>
              </w:rPr>
            </w:r>
            <w:r w:rsidRPr="00CA18A5">
              <w:rPr>
                <w:rFonts w:ascii="宋体" w:hAnsi="宋体"/>
                <w:noProof/>
                <w:webHidden/>
                <w:sz w:val="24"/>
                <w:szCs w:val="24"/>
              </w:rPr>
              <w:fldChar w:fldCharType="separate"/>
            </w:r>
            <w:r w:rsidRPr="00CA18A5">
              <w:rPr>
                <w:rFonts w:ascii="宋体" w:hAnsi="宋体"/>
                <w:noProof/>
                <w:webHidden/>
                <w:sz w:val="24"/>
                <w:szCs w:val="24"/>
              </w:rPr>
              <w:t>17</w:t>
            </w:r>
            <w:r w:rsidRPr="00CA18A5">
              <w:rPr>
                <w:rFonts w:ascii="宋体" w:hAnsi="宋体"/>
                <w:noProof/>
                <w:webHidden/>
                <w:sz w:val="24"/>
                <w:szCs w:val="24"/>
              </w:rPr>
              <w:fldChar w:fldCharType="end"/>
            </w:r>
          </w:hyperlink>
        </w:p>
        <w:p w:rsidR="00CA18A5" w:rsidRPr="00CA18A5" w:rsidRDefault="00CA18A5" w:rsidP="00CA18A5">
          <w:pPr>
            <w:pStyle w:val="TOC2"/>
            <w:tabs>
              <w:tab w:val="right" w:leader="dot" w:pos="8296"/>
            </w:tabs>
            <w:spacing w:line="360" w:lineRule="auto"/>
            <w:rPr>
              <w:rFonts w:ascii="宋体" w:hAnsi="宋体" w:cstheme="minorBidi"/>
              <w:noProof/>
              <w:sz w:val="24"/>
              <w:szCs w:val="24"/>
            </w:rPr>
          </w:pPr>
          <w:hyperlink w:anchor="_Toc11010855" w:history="1">
            <w:r w:rsidRPr="00CA18A5">
              <w:rPr>
                <w:rStyle w:val="af1"/>
                <w:rFonts w:ascii="宋体" w:hAnsi="宋体"/>
                <w:noProof/>
                <w:sz w:val="24"/>
                <w:szCs w:val="24"/>
              </w:rPr>
              <w:t>5.2.1登录模块</w:t>
            </w:r>
            <w:r w:rsidRPr="00CA18A5">
              <w:rPr>
                <w:rFonts w:ascii="宋体" w:hAnsi="宋体"/>
                <w:noProof/>
                <w:webHidden/>
                <w:sz w:val="24"/>
                <w:szCs w:val="24"/>
              </w:rPr>
              <w:tab/>
            </w:r>
            <w:r w:rsidRPr="00CA18A5">
              <w:rPr>
                <w:rFonts w:ascii="宋体" w:hAnsi="宋体"/>
                <w:noProof/>
                <w:webHidden/>
                <w:sz w:val="24"/>
                <w:szCs w:val="24"/>
              </w:rPr>
              <w:fldChar w:fldCharType="begin"/>
            </w:r>
            <w:r w:rsidRPr="00CA18A5">
              <w:rPr>
                <w:rFonts w:ascii="宋体" w:hAnsi="宋体"/>
                <w:noProof/>
                <w:webHidden/>
                <w:sz w:val="24"/>
                <w:szCs w:val="24"/>
              </w:rPr>
              <w:instrText xml:space="preserve"> PAGEREF _Toc11010855 \h </w:instrText>
            </w:r>
            <w:r w:rsidRPr="00CA18A5">
              <w:rPr>
                <w:rFonts w:ascii="宋体" w:hAnsi="宋体"/>
                <w:noProof/>
                <w:webHidden/>
                <w:sz w:val="24"/>
                <w:szCs w:val="24"/>
              </w:rPr>
            </w:r>
            <w:r w:rsidRPr="00CA18A5">
              <w:rPr>
                <w:rFonts w:ascii="宋体" w:hAnsi="宋体"/>
                <w:noProof/>
                <w:webHidden/>
                <w:sz w:val="24"/>
                <w:szCs w:val="24"/>
              </w:rPr>
              <w:fldChar w:fldCharType="separate"/>
            </w:r>
            <w:r w:rsidRPr="00CA18A5">
              <w:rPr>
                <w:rFonts w:ascii="宋体" w:hAnsi="宋体"/>
                <w:noProof/>
                <w:webHidden/>
                <w:sz w:val="24"/>
                <w:szCs w:val="24"/>
              </w:rPr>
              <w:t>17</w:t>
            </w:r>
            <w:r w:rsidRPr="00CA18A5">
              <w:rPr>
                <w:rFonts w:ascii="宋体" w:hAnsi="宋体"/>
                <w:noProof/>
                <w:webHidden/>
                <w:sz w:val="24"/>
                <w:szCs w:val="24"/>
              </w:rPr>
              <w:fldChar w:fldCharType="end"/>
            </w:r>
          </w:hyperlink>
        </w:p>
        <w:p w:rsidR="00CA18A5" w:rsidRPr="00CA18A5" w:rsidRDefault="00CA18A5" w:rsidP="00CA18A5">
          <w:pPr>
            <w:pStyle w:val="TOC2"/>
            <w:tabs>
              <w:tab w:val="right" w:leader="dot" w:pos="8296"/>
            </w:tabs>
            <w:spacing w:line="360" w:lineRule="auto"/>
            <w:rPr>
              <w:rFonts w:ascii="宋体" w:hAnsi="宋体" w:cstheme="minorBidi"/>
              <w:noProof/>
              <w:sz w:val="24"/>
              <w:szCs w:val="24"/>
            </w:rPr>
          </w:pPr>
          <w:hyperlink w:anchor="_Toc11010856" w:history="1">
            <w:r w:rsidRPr="00CA18A5">
              <w:rPr>
                <w:rStyle w:val="af1"/>
                <w:rFonts w:ascii="宋体" w:hAnsi="宋体"/>
                <w:noProof/>
                <w:sz w:val="24"/>
                <w:szCs w:val="24"/>
              </w:rPr>
              <w:t>5.2.2 测量中心模块</w:t>
            </w:r>
            <w:r w:rsidRPr="00CA18A5">
              <w:rPr>
                <w:rFonts w:ascii="宋体" w:hAnsi="宋体"/>
                <w:noProof/>
                <w:webHidden/>
                <w:sz w:val="24"/>
                <w:szCs w:val="24"/>
              </w:rPr>
              <w:tab/>
            </w:r>
            <w:r w:rsidRPr="00CA18A5">
              <w:rPr>
                <w:rFonts w:ascii="宋体" w:hAnsi="宋体"/>
                <w:noProof/>
                <w:webHidden/>
                <w:sz w:val="24"/>
                <w:szCs w:val="24"/>
              </w:rPr>
              <w:fldChar w:fldCharType="begin"/>
            </w:r>
            <w:r w:rsidRPr="00CA18A5">
              <w:rPr>
                <w:rFonts w:ascii="宋体" w:hAnsi="宋体"/>
                <w:noProof/>
                <w:webHidden/>
                <w:sz w:val="24"/>
                <w:szCs w:val="24"/>
              </w:rPr>
              <w:instrText xml:space="preserve"> PAGEREF _Toc11010856 \h </w:instrText>
            </w:r>
            <w:r w:rsidRPr="00CA18A5">
              <w:rPr>
                <w:rFonts w:ascii="宋体" w:hAnsi="宋体"/>
                <w:noProof/>
                <w:webHidden/>
                <w:sz w:val="24"/>
                <w:szCs w:val="24"/>
              </w:rPr>
            </w:r>
            <w:r w:rsidRPr="00CA18A5">
              <w:rPr>
                <w:rFonts w:ascii="宋体" w:hAnsi="宋体"/>
                <w:noProof/>
                <w:webHidden/>
                <w:sz w:val="24"/>
                <w:szCs w:val="24"/>
              </w:rPr>
              <w:fldChar w:fldCharType="separate"/>
            </w:r>
            <w:r w:rsidRPr="00CA18A5">
              <w:rPr>
                <w:rFonts w:ascii="宋体" w:hAnsi="宋体"/>
                <w:noProof/>
                <w:webHidden/>
                <w:sz w:val="24"/>
                <w:szCs w:val="24"/>
              </w:rPr>
              <w:t>19</w:t>
            </w:r>
            <w:r w:rsidRPr="00CA18A5">
              <w:rPr>
                <w:rFonts w:ascii="宋体" w:hAnsi="宋体"/>
                <w:noProof/>
                <w:webHidden/>
                <w:sz w:val="24"/>
                <w:szCs w:val="24"/>
              </w:rPr>
              <w:fldChar w:fldCharType="end"/>
            </w:r>
          </w:hyperlink>
        </w:p>
        <w:p w:rsidR="00CA18A5" w:rsidRPr="00CA18A5" w:rsidRDefault="00CA18A5" w:rsidP="00CA18A5">
          <w:pPr>
            <w:pStyle w:val="TOC2"/>
            <w:tabs>
              <w:tab w:val="right" w:leader="dot" w:pos="8296"/>
            </w:tabs>
            <w:spacing w:line="360" w:lineRule="auto"/>
            <w:rPr>
              <w:rFonts w:ascii="宋体" w:hAnsi="宋体" w:cstheme="minorBidi"/>
              <w:noProof/>
              <w:sz w:val="24"/>
              <w:szCs w:val="24"/>
            </w:rPr>
          </w:pPr>
          <w:hyperlink w:anchor="_Toc11010857" w:history="1">
            <w:r w:rsidRPr="00CA18A5">
              <w:rPr>
                <w:rStyle w:val="af1"/>
                <w:rFonts w:ascii="宋体" w:hAnsi="宋体"/>
                <w:noProof/>
                <w:sz w:val="24"/>
                <w:szCs w:val="24"/>
              </w:rPr>
              <w:t>5.2.3系统管理模块</w:t>
            </w:r>
            <w:r w:rsidRPr="00CA18A5">
              <w:rPr>
                <w:rFonts w:ascii="宋体" w:hAnsi="宋体"/>
                <w:noProof/>
                <w:webHidden/>
                <w:sz w:val="24"/>
                <w:szCs w:val="24"/>
              </w:rPr>
              <w:tab/>
            </w:r>
            <w:r w:rsidRPr="00CA18A5">
              <w:rPr>
                <w:rFonts w:ascii="宋体" w:hAnsi="宋体"/>
                <w:noProof/>
                <w:webHidden/>
                <w:sz w:val="24"/>
                <w:szCs w:val="24"/>
              </w:rPr>
              <w:fldChar w:fldCharType="begin"/>
            </w:r>
            <w:r w:rsidRPr="00CA18A5">
              <w:rPr>
                <w:rFonts w:ascii="宋体" w:hAnsi="宋体"/>
                <w:noProof/>
                <w:webHidden/>
                <w:sz w:val="24"/>
                <w:szCs w:val="24"/>
              </w:rPr>
              <w:instrText xml:space="preserve"> PAGEREF _Toc11010857 \h </w:instrText>
            </w:r>
            <w:r w:rsidRPr="00CA18A5">
              <w:rPr>
                <w:rFonts w:ascii="宋体" w:hAnsi="宋体"/>
                <w:noProof/>
                <w:webHidden/>
                <w:sz w:val="24"/>
                <w:szCs w:val="24"/>
              </w:rPr>
            </w:r>
            <w:r w:rsidRPr="00CA18A5">
              <w:rPr>
                <w:rFonts w:ascii="宋体" w:hAnsi="宋体"/>
                <w:noProof/>
                <w:webHidden/>
                <w:sz w:val="24"/>
                <w:szCs w:val="24"/>
              </w:rPr>
              <w:fldChar w:fldCharType="separate"/>
            </w:r>
            <w:r w:rsidRPr="00CA18A5">
              <w:rPr>
                <w:rFonts w:ascii="宋体" w:hAnsi="宋体"/>
                <w:noProof/>
                <w:webHidden/>
                <w:sz w:val="24"/>
                <w:szCs w:val="24"/>
              </w:rPr>
              <w:t>23</w:t>
            </w:r>
            <w:r w:rsidRPr="00CA18A5">
              <w:rPr>
                <w:rFonts w:ascii="宋体" w:hAnsi="宋体"/>
                <w:noProof/>
                <w:webHidden/>
                <w:sz w:val="24"/>
                <w:szCs w:val="24"/>
              </w:rPr>
              <w:fldChar w:fldCharType="end"/>
            </w:r>
          </w:hyperlink>
        </w:p>
        <w:p w:rsidR="00CA18A5" w:rsidRPr="00CA18A5" w:rsidRDefault="00CA18A5" w:rsidP="00CA18A5">
          <w:pPr>
            <w:pStyle w:val="TOC2"/>
            <w:tabs>
              <w:tab w:val="right" w:leader="dot" w:pos="8296"/>
            </w:tabs>
            <w:spacing w:line="360" w:lineRule="auto"/>
            <w:rPr>
              <w:rFonts w:ascii="宋体" w:hAnsi="宋体" w:cstheme="minorBidi"/>
              <w:noProof/>
              <w:sz w:val="24"/>
              <w:szCs w:val="24"/>
            </w:rPr>
          </w:pPr>
          <w:hyperlink w:anchor="_Toc11010858" w:history="1">
            <w:r w:rsidRPr="00CA18A5">
              <w:rPr>
                <w:rStyle w:val="af1"/>
                <w:rFonts w:ascii="宋体" w:hAnsi="宋体"/>
                <w:noProof/>
                <w:sz w:val="24"/>
                <w:szCs w:val="24"/>
              </w:rPr>
              <w:t>5.2.4视频监控模块</w:t>
            </w:r>
            <w:r w:rsidRPr="00CA18A5">
              <w:rPr>
                <w:rFonts w:ascii="宋体" w:hAnsi="宋体"/>
                <w:noProof/>
                <w:webHidden/>
                <w:sz w:val="24"/>
                <w:szCs w:val="24"/>
              </w:rPr>
              <w:tab/>
            </w:r>
            <w:r w:rsidRPr="00CA18A5">
              <w:rPr>
                <w:rFonts w:ascii="宋体" w:hAnsi="宋体"/>
                <w:noProof/>
                <w:webHidden/>
                <w:sz w:val="24"/>
                <w:szCs w:val="24"/>
              </w:rPr>
              <w:fldChar w:fldCharType="begin"/>
            </w:r>
            <w:r w:rsidRPr="00CA18A5">
              <w:rPr>
                <w:rFonts w:ascii="宋体" w:hAnsi="宋体"/>
                <w:noProof/>
                <w:webHidden/>
                <w:sz w:val="24"/>
                <w:szCs w:val="24"/>
              </w:rPr>
              <w:instrText xml:space="preserve"> PAGEREF _Toc11010858 \h </w:instrText>
            </w:r>
            <w:r w:rsidRPr="00CA18A5">
              <w:rPr>
                <w:rFonts w:ascii="宋体" w:hAnsi="宋体"/>
                <w:noProof/>
                <w:webHidden/>
                <w:sz w:val="24"/>
                <w:szCs w:val="24"/>
              </w:rPr>
            </w:r>
            <w:r w:rsidRPr="00CA18A5">
              <w:rPr>
                <w:rFonts w:ascii="宋体" w:hAnsi="宋体"/>
                <w:noProof/>
                <w:webHidden/>
                <w:sz w:val="24"/>
                <w:szCs w:val="24"/>
              </w:rPr>
              <w:fldChar w:fldCharType="separate"/>
            </w:r>
            <w:r w:rsidRPr="00CA18A5">
              <w:rPr>
                <w:rFonts w:ascii="宋体" w:hAnsi="宋体"/>
                <w:noProof/>
                <w:webHidden/>
                <w:sz w:val="24"/>
                <w:szCs w:val="24"/>
              </w:rPr>
              <w:t>24</w:t>
            </w:r>
            <w:r w:rsidRPr="00CA18A5">
              <w:rPr>
                <w:rFonts w:ascii="宋体" w:hAnsi="宋体"/>
                <w:noProof/>
                <w:webHidden/>
                <w:sz w:val="24"/>
                <w:szCs w:val="24"/>
              </w:rPr>
              <w:fldChar w:fldCharType="end"/>
            </w:r>
          </w:hyperlink>
        </w:p>
        <w:p w:rsidR="00CA18A5" w:rsidRPr="00CA18A5" w:rsidRDefault="00CA18A5" w:rsidP="00CA18A5">
          <w:pPr>
            <w:pStyle w:val="TOC2"/>
            <w:tabs>
              <w:tab w:val="right" w:leader="dot" w:pos="8296"/>
            </w:tabs>
            <w:spacing w:line="360" w:lineRule="auto"/>
            <w:rPr>
              <w:rFonts w:ascii="宋体" w:hAnsi="宋体" w:cstheme="minorBidi"/>
              <w:noProof/>
              <w:sz w:val="24"/>
              <w:szCs w:val="24"/>
            </w:rPr>
          </w:pPr>
          <w:hyperlink w:anchor="_Toc11010859" w:history="1">
            <w:r w:rsidRPr="00CA18A5">
              <w:rPr>
                <w:rStyle w:val="af1"/>
                <w:rFonts w:ascii="宋体" w:hAnsi="宋体"/>
                <w:noProof/>
                <w:sz w:val="24"/>
                <w:szCs w:val="24"/>
              </w:rPr>
              <w:t>5.2.5 监控地图模块</w:t>
            </w:r>
            <w:r w:rsidRPr="00CA18A5">
              <w:rPr>
                <w:rFonts w:ascii="宋体" w:hAnsi="宋体"/>
                <w:noProof/>
                <w:webHidden/>
                <w:sz w:val="24"/>
                <w:szCs w:val="24"/>
              </w:rPr>
              <w:tab/>
            </w:r>
            <w:r w:rsidRPr="00CA18A5">
              <w:rPr>
                <w:rFonts w:ascii="宋体" w:hAnsi="宋体"/>
                <w:noProof/>
                <w:webHidden/>
                <w:sz w:val="24"/>
                <w:szCs w:val="24"/>
              </w:rPr>
              <w:fldChar w:fldCharType="begin"/>
            </w:r>
            <w:r w:rsidRPr="00CA18A5">
              <w:rPr>
                <w:rFonts w:ascii="宋体" w:hAnsi="宋体"/>
                <w:noProof/>
                <w:webHidden/>
                <w:sz w:val="24"/>
                <w:szCs w:val="24"/>
              </w:rPr>
              <w:instrText xml:space="preserve"> PAGEREF _Toc11010859 \h </w:instrText>
            </w:r>
            <w:r w:rsidRPr="00CA18A5">
              <w:rPr>
                <w:rFonts w:ascii="宋体" w:hAnsi="宋体"/>
                <w:noProof/>
                <w:webHidden/>
                <w:sz w:val="24"/>
                <w:szCs w:val="24"/>
              </w:rPr>
            </w:r>
            <w:r w:rsidRPr="00CA18A5">
              <w:rPr>
                <w:rFonts w:ascii="宋体" w:hAnsi="宋体"/>
                <w:noProof/>
                <w:webHidden/>
                <w:sz w:val="24"/>
                <w:szCs w:val="24"/>
              </w:rPr>
              <w:fldChar w:fldCharType="separate"/>
            </w:r>
            <w:r w:rsidRPr="00CA18A5">
              <w:rPr>
                <w:rFonts w:ascii="宋体" w:hAnsi="宋体"/>
                <w:noProof/>
                <w:webHidden/>
                <w:sz w:val="24"/>
                <w:szCs w:val="24"/>
              </w:rPr>
              <w:t>24</w:t>
            </w:r>
            <w:r w:rsidRPr="00CA18A5">
              <w:rPr>
                <w:rFonts w:ascii="宋体" w:hAnsi="宋体"/>
                <w:noProof/>
                <w:webHidden/>
                <w:sz w:val="24"/>
                <w:szCs w:val="24"/>
              </w:rPr>
              <w:fldChar w:fldCharType="end"/>
            </w:r>
          </w:hyperlink>
        </w:p>
        <w:p w:rsidR="00CA18A5" w:rsidRPr="00CA18A5" w:rsidRDefault="00CA18A5" w:rsidP="00CA18A5">
          <w:pPr>
            <w:pStyle w:val="TOC2"/>
            <w:tabs>
              <w:tab w:val="right" w:leader="dot" w:pos="8296"/>
            </w:tabs>
            <w:spacing w:line="360" w:lineRule="auto"/>
            <w:rPr>
              <w:rFonts w:ascii="宋体" w:hAnsi="宋体" w:cstheme="minorBidi"/>
              <w:noProof/>
              <w:sz w:val="24"/>
              <w:szCs w:val="24"/>
            </w:rPr>
          </w:pPr>
          <w:hyperlink w:anchor="_Toc11010860" w:history="1">
            <w:r w:rsidRPr="00CA18A5">
              <w:rPr>
                <w:rStyle w:val="af1"/>
                <w:rFonts w:ascii="宋体" w:hAnsi="宋体"/>
                <w:noProof/>
                <w:sz w:val="24"/>
                <w:szCs w:val="24"/>
              </w:rPr>
              <w:t>5.2.6用户管理模块</w:t>
            </w:r>
            <w:r w:rsidRPr="00CA18A5">
              <w:rPr>
                <w:rFonts w:ascii="宋体" w:hAnsi="宋体"/>
                <w:noProof/>
                <w:webHidden/>
                <w:sz w:val="24"/>
                <w:szCs w:val="24"/>
              </w:rPr>
              <w:tab/>
            </w:r>
            <w:r w:rsidRPr="00CA18A5">
              <w:rPr>
                <w:rFonts w:ascii="宋体" w:hAnsi="宋体"/>
                <w:noProof/>
                <w:webHidden/>
                <w:sz w:val="24"/>
                <w:szCs w:val="24"/>
              </w:rPr>
              <w:fldChar w:fldCharType="begin"/>
            </w:r>
            <w:r w:rsidRPr="00CA18A5">
              <w:rPr>
                <w:rFonts w:ascii="宋体" w:hAnsi="宋体"/>
                <w:noProof/>
                <w:webHidden/>
                <w:sz w:val="24"/>
                <w:szCs w:val="24"/>
              </w:rPr>
              <w:instrText xml:space="preserve"> PAGEREF _Toc11010860 \h </w:instrText>
            </w:r>
            <w:r w:rsidRPr="00CA18A5">
              <w:rPr>
                <w:rFonts w:ascii="宋体" w:hAnsi="宋体"/>
                <w:noProof/>
                <w:webHidden/>
                <w:sz w:val="24"/>
                <w:szCs w:val="24"/>
              </w:rPr>
            </w:r>
            <w:r w:rsidRPr="00CA18A5">
              <w:rPr>
                <w:rFonts w:ascii="宋体" w:hAnsi="宋体"/>
                <w:noProof/>
                <w:webHidden/>
                <w:sz w:val="24"/>
                <w:szCs w:val="24"/>
              </w:rPr>
              <w:fldChar w:fldCharType="separate"/>
            </w:r>
            <w:r w:rsidRPr="00CA18A5">
              <w:rPr>
                <w:rFonts w:ascii="宋体" w:hAnsi="宋体"/>
                <w:noProof/>
                <w:webHidden/>
                <w:sz w:val="24"/>
                <w:szCs w:val="24"/>
              </w:rPr>
              <w:t>25</w:t>
            </w:r>
            <w:r w:rsidRPr="00CA18A5">
              <w:rPr>
                <w:rFonts w:ascii="宋体" w:hAnsi="宋体"/>
                <w:noProof/>
                <w:webHidden/>
                <w:sz w:val="24"/>
                <w:szCs w:val="24"/>
              </w:rPr>
              <w:fldChar w:fldCharType="end"/>
            </w:r>
          </w:hyperlink>
        </w:p>
        <w:p w:rsidR="00CA18A5" w:rsidRPr="00CA18A5" w:rsidRDefault="00CA18A5" w:rsidP="00CA18A5">
          <w:pPr>
            <w:pStyle w:val="TOC1"/>
            <w:tabs>
              <w:tab w:val="right" w:leader="dot" w:pos="8296"/>
            </w:tabs>
            <w:spacing w:line="360" w:lineRule="auto"/>
            <w:rPr>
              <w:rFonts w:ascii="宋体" w:hAnsi="宋体" w:cstheme="minorBidi"/>
              <w:noProof/>
              <w:sz w:val="24"/>
              <w:szCs w:val="24"/>
            </w:rPr>
          </w:pPr>
          <w:hyperlink w:anchor="_Toc11010861" w:history="1">
            <w:r w:rsidRPr="00CA18A5">
              <w:rPr>
                <w:rStyle w:val="af1"/>
                <w:rFonts w:ascii="宋体" w:hAnsi="宋体"/>
                <w:noProof/>
                <w:sz w:val="24"/>
                <w:szCs w:val="24"/>
              </w:rPr>
              <w:t>6 系统的测试</w:t>
            </w:r>
            <w:r w:rsidRPr="00CA18A5">
              <w:rPr>
                <w:rFonts w:ascii="宋体" w:hAnsi="宋体"/>
                <w:noProof/>
                <w:webHidden/>
                <w:sz w:val="24"/>
                <w:szCs w:val="24"/>
              </w:rPr>
              <w:tab/>
            </w:r>
            <w:r w:rsidRPr="00CA18A5">
              <w:rPr>
                <w:rFonts w:ascii="宋体" w:hAnsi="宋体"/>
                <w:noProof/>
                <w:webHidden/>
                <w:sz w:val="24"/>
                <w:szCs w:val="24"/>
              </w:rPr>
              <w:fldChar w:fldCharType="begin"/>
            </w:r>
            <w:r w:rsidRPr="00CA18A5">
              <w:rPr>
                <w:rFonts w:ascii="宋体" w:hAnsi="宋体"/>
                <w:noProof/>
                <w:webHidden/>
                <w:sz w:val="24"/>
                <w:szCs w:val="24"/>
              </w:rPr>
              <w:instrText xml:space="preserve"> PAGEREF _Toc11010861 \h </w:instrText>
            </w:r>
            <w:r w:rsidRPr="00CA18A5">
              <w:rPr>
                <w:rFonts w:ascii="宋体" w:hAnsi="宋体"/>
                <w:noProof/>
                <w:webHidden/>
                <w:sz w:val="24"/>
                <w:szCs w:val="24"/>
              </w:rPr>
            </w:r>
            <w:r w:rsidRPr="00CA18A5">
              <w:rPr>
                <w:rFonts w:ascii="宋体" w:hAnsi="宋体"/>
                <w:noProof/>
                <w:webHidden/>
                <w:sz w:val="24"/>
                <w:szCs w:val="24"/>
              </w:rPr>
              <w:fldChar w:fldCharType="separate"/>
            </w:r>
            <w:r w:rsidRPr="00CA18A5">
              <w:rPr>
                <w:rFonts w:ascii="宋体" w:hAnsi="宋体"/>
                <w:noProof/>
                <w:webHidden/>
                <w:sz w:val="24"/>
                <w:szCs w:val="24"/>
              </w:rPr>
              <w:t>25</w:t>
            </w:r>
            <w:r w:rsidRPr="00CA18A5">
              <w:rPr>
                <w:rFonts w:ascii="宋体" w:hAnsi="宋体"/>
                <w:noProof/>
                <w:webHidden/>
                <w:sz w:val="24"/>
                <w:szCs w:val="24"/>
              </w:rPr>
              <w:fldChar w:fldCharType="end"/>
            </w:r>
          </w:hyperlink>
        </w:p>
        <w:p w:rsidR="00CA18A5" w:rsidRPr="00CA18A5" w:rsidRDefault="00CA18A5" w:rsidP="00CA18A5">
          <w:pPr>
            <w:pStyle w:val="TOC2"/>
            <w:tabs>
              <w:tab w:val="right" w:leader="dot" w:pos="8296"/>
            </w:tabs>
            <w:spacing w:line="360" w:lineRule="auto"/>
            <w:rPr>
              <w:rFonts w:ascii="宋体" w:hAnsi="宋体" w:cstheme="minorBidi"/>
              <w:noProof/>
              <w:sz w:val="24"/>
              <w:szCs w:val="24"/>
            </w:rPr>
          </w:pPr>
          <w:hyperlink w:anchor="_Toc11010862" w:history="1">
            <w:r w:rsidRPr="00CA18A5">
              <w:rPr>
                <w:rStyle w:val="af1"/>
                <w:rFonts w:ascii="宋体" w:hAnsi="宋体"/>
                <w:noProof/>
                <w:sz w:val="24"/>
                <w:szCs w:val="24"/>
              </w:rPr>
              <w:t>6.1单元测试</w:t>
            </w:r>
            <w:r w:rsidRPr="00CA18A5">
              <w:rPr>
                <w:rFonts w:ascii="宋体" w:hAnsi="宋体"/>
                <w:noProof/>
                <w:webHidden/>
                <w:sz w:val="24"/>
                <w:szCs w:val="24"/>
              </w:rPr>
              <w:tab/>
            </w:r>
            <w:r w:rsidRPr="00CA18A5">
              <w:rPr>
                <w:rFonts w:ascii="宋体" w:hAnsi="宋体"/>
                <w:noProof/>
                <w:webHidden/>
                <w:sz w:val="24"/>
                <w:szCs w:val="24"/>
              </w:rPr>
              <w:fldChar w:fldCharType="begin"/>
            </w:r>
            <w:r w:rsidRPr="00CA18A5">
              <w:rPr>
                <w:rFonts w:ascii="宋体" w:hAnsi="宋体"/>
                <w:noProof/>
                <w:webHidden/>
                <w:sz w:val="24"/>
                <w:szCs w:val="24"/>
              </w:rPr>
              <w:instrText xml:space="preserve"> PAGEREF _Toc11010862 \h </w:instrText>
            </w:r>
            <w:r w:rsidRPr="00CA18A5">
              <w:rPr>
                <w:rFonts w:ascii="宋体" w:hAnsi="宋体"/>
                <w:noProof/>
                <w:webHidden/>
                <w:sz w:val="24"/>
                <w:szCs w:val="24"/>
              </w:rPr>
            </w:r>
            <w:r w:rsidRPr="00CA18A5">
              <w:rPr>
                <w:rFonts w:ascii="宋体" w:hAnsi="宋体"/>
                <w:noProof/>
                <w:webHidden/>
                <w:sz w:val="24"/>
                <w:szCs w:val="24"/>
              </w:rPr>
              <w:fldChar w:fldCharType="separate"/>
            </w:r>
            <w:r w:rsidRPr="00CA18A5">
              <w:rPr>
                <w:rFonts w:ascii="宋体" w:hAnsi="宋体"/>
                <w:noProof/>
                <w:webHidden/>
                <w:sz w:val="24"/>
                <w:szCs w:val="24"/>
              </w:rPr>
              <w:t>26</w:t>
            </w:r>
            <w:r w:rsidRPr="00CA18A5">
              <w:rPr>
                <w:rFonts w:ascii="宋体" w:hAnsi="宋体"/>
                <w:noProof/>
                <w:webHidden/>
                <w:sz w:val="24"/>
                <w:szCs w:val="24"/>
              </w:rPr>
              <w:fldChar w:fldCharType="end"/>
            </w:r>
          </w:hyperlink>
        </w:p>
        <w:p w:rsidR="00CA18A5" w:rsidRPr="00CA18A5" w:rsidRDefault="00CA18A5" w:rsidP="00CA18A5">
          <w:pPr>
            <w:pStyle w:val="TOC2"/>
            <w:tabs>
              <w:tab w:val="right" w:leader="dot" w:pos="8296"/>
            </w:tabs>
            <w:spacing w:line="360" w:lineRule="auto"/>
            <w:rPr>
              <w:rFonts w:ascii="宋体" w:hAnsi="宋体" w:cstheme="minorBidi"/>
              <w:noProof/>
              <w:sz w:val="24"/>
              <w:szCs w:val="24"/>
            </w:rPr>
          </w:pPr>
          <w:hyperlink w:anchor="_Toc11010863" w:history="1">
            <w:r w:rsidRPr="00CA18A5">
              <w:rPr>
                <w:rStyle w:val="af1"/>
                <w:rFonts w:ascii="宋体" w:hAnsi="宋体"/>
                <w:noProof/>
                <w:sz w:val="24"/>
                <w:szCs w:val="24"/>
              </w:rPr>
              <w:t>6.2 OneAPM CPT云压测</w:t>
            </w:r>
            <w:r w:rsidRPr="00CA18A5">
              <w:rPr>
                <w:rFonts w:ascii="宋体" w:hAnsi="宋体"/>
                <w:noProof/>
                <w:webHidden/>
                <w:sz w:val="24"/>
                <w:szCs w:val="24"/>
              </w:rPr>
              <w:tab/>
            </w:r>
            <w:r w:rsidRPr="00CA18A5">
              <w:rPr>
                <w:rFonts w:ascii="宋体" w:hAnsi="宋体"/>
                <w:noProof/>
                <w:webHidden/>
                <w:sz w:val="24"/>
                <w:szCs w:val="24"/>
              </w:rPr>
              <w:fldChar w:fldCharType="begin"/>
            </w:r>
            <w:r w:rsidRPr="00CA18A5">
              <w:rPr>
                <w:rFonts w:ascii="宋体" w:hAnsi="宋体"/>
                <w:noProof/>
                <w:webHidden/>
                <w:sz w:val="24"/>
                <w:szCs w:val="24"/>
              </w:rPr>
              <w:instrText xml:space="preserve"> PAGEREF _Toc11010863 \h </w:instrText>
            </w:r>
            <w:r w:rsidRPr="00CA18A5">
              <w:rPr>
                <w:rFonts w:ascii="宋体" w:hAnsi="宋体"/>
                <w:noProof/>
                <w:webHidden/>
                <w:sz w:val="24"/>
                <w:szCs w:val="24"/>
              </w:rPr>
            </w:r>
            <w:r w:rsidRPr="00CA18A5">
              <w:rPr>
                <w:rFonts w:ascii="宋体" w:hAnsi="宋体"/>
                <w:noProof/>
                <w:webHidden/>
                <w:sz w:val="24"/>
                <w:szCs w:val="24"/>
              </w:rPr>
              <w:fldChar w:fldCharType="separate"/>
            </w:r>
            <w:r w:rsidRPr="00CA18A5">
              <w:rPr>
                <w:rFonts w:ascii="宋体" w:hAnsi="宋体"/>
                <w:noProof/>
                <w:webHidden/>
                <w:sz w:val="24"/>
                <w:szCs w:val="24"/>
              </w:rPr>
              <w:t>26</w:t>
            </w:r>
            <w:r w:rsidRPr="00CA18A5">
              <w:rPr>
                <w:rFonts w:ascii="宋体" w:hAnsi="宋体"/>
                <w:noProof/>
                <w:webHidden/>
                <w:sz w:val="24"/>
                <w:szCs w:val="24"/>
              </w:rPr>
              <w:fldChar w:fldCharType="end"/>
            </w:r>
          </w:hyperlink>
        </w:p>
        <w:p w:rsidR="00CA18A5" w:rsidRPr="00CA18A5" w:rsidRDefault="00CA18A5" w:rsidP="00CA18A5">
          <w:pPr>
            <w:pStyle w:val="TOC1"/>
            <w:tabs>
              <w:tab w:val="right" w:leader="dot" w:pos="8296"/>
            </w:tabs>
            <w:spacing w:line="360" w:lineRule="auto"/>
            <w:rPr>
              <w:rFonts w:ascii="宋体" w:hAnsi="宋体" w:cstheme="minorBidi"/>
              <w:noProof/>
              <w:sz w:val="24"/>
              <w:szCs w:val="24"/>
            </w:rPr>
          </w:pPr>
          <w:hyperlink w:anchor="_Toc11010864" w:history="1">
            <w:r w:rsidRPr="00CA18A5">
              <w:rPr>
                <w:rStyle w:val="af1"/>
                <w:rFonts w:ascii="宋体" w:hAnsi="宋体"/>
                <w:noProof/>
                <w:sz w:val="24"/>
                <w:szCs w:val="24"/>
              </w:rPr>
              <w:t>7总结和展望</w:t>
            </w:r>
            <w:r w:rsidRPr="00CA18A5">
              <w:rPr>
                <w:rFonts w:ascii="宋体" w:hAnsi="宋体"/>
                <w:noProof/>
                <w:webHidden/>
                <w:sz w:val="24"/>
                <w:szCs w:val="24"/>
              </w:rPr>
              <w:tab/>
            </w:r>
            <w:r w:rsidRPr="00CA18A5">
              <w:rPr>
                <w:rFonts w:ascii="宋体" w:hAnsi="宋体"/>
                <w:noProof/>
                <w:webHidden/>
                <w:sz w:val="24"/>
                <w:szCs w:val="24"/>
              </w:rPr>
              <w:fldChar w:fldCharType="begin"/>
            </w:r>
            <w:r w:rsidRPr="00CA18A5">
              <w:rPr>
                <w:rFonts w:ascii="宋体" w:hAnsi="宋体"/>
                <w:noProof/>
                <w:webHidden/>
                <w:sz w:val="24"/>
                <w:szCs w:val="24"/>
              </w:rPr>
              <w:instrText xml:space="preserve"> PAGEREF _Toc11010864 \h </w:instrText>
            </w:r>
            <w:r w:rsidRPr="00CA18A5">
              <w:rPr>
                <w:rFonts w:ascii="宋体" w:hAnsi="宋体"/>
                <w:noProof/>
                <w:webHidden/>
                <w:sz w:val="24"/>
                <w:szCs w:val="24"/>
              </w:rPr>
            </w:r>
            <w:r w:rsidRPr="00CA18A5">
              <w:rPr>
                <w:rFonts w:ascii="宋体" w:hAnsi="宋体"/>
                <w:noProof/>
                <w:webHidden/>
                <w:sz w:val="24"/>
                <w:szCs w:val="24"/>
              </w:rPr>
              <w:fldChar w:fldCharType="separate"/>
            </w:r>
            <w:r w:rsidRPr="00CA18A5">
              <w:rPr>
                <w:rFonts w:ascii="宋体" w:hAnsi="宋体"/>
                <w:noProof/>
                <w:webHidden/>
                <w:sz w:val="24"/>
                <w:szCs w:val="24"/>
              </w:rPr>
              <w:t>27</w:t>
            </w:r>
            <w:r w:rsidRPr="00CA18A5">
              <w:rPr>
                <w:rFonts w:ascii="宋体" w:hAnsi="宋体"/>
                <w:noProof/>
                <w:webHidden/>
                <w:sz w:val="24"/>
                <w:szCs w:val="24"/>
              </w:rPr>
              <w:fldChar w:fldCharType="end"/>
            </w:r>
          </w:hyperlink>
        </w:p>
        <w:p w:rsidR="00CA18A5" w:rsidRPr="00CA18A5" w:rsidRDefault="00CA18A5" w:rsidP="00CA18A5">
          <w:pPr>
            <w:pStyle w:val="TOC1"/>
            <w:tabs>
              <w:tab w:val="right" w:leader="dot" w:pos="8296"/>
            </w:tabs>
            <w:spacing w:line="360" w:lineRule="auto"/>
            <w:rPr>
              <w:rFonts w:ascii="宋体" w:hAnsi="宋体" w:cstheme="minorBidi"/>
              <w:noProof/>
              <w:sz w:val="24"/>
              <w:szCs w:val="24"/>
            </w:rPr>
          </w:pPr>
          <w:hyperlink w:anchor="_Toc11010865" w:history="1">
            <w:r w:rsidRPr="00CA18A5">
              <w:rPr>
                <w:rStyle w:val="af1"/>
                <w:rFonts w:ascii="宋体" w:hAnsi="宋体"/>
                <w:bCs/>
                <w:noProof/>
                <w:sz w:val="24"/>
                <w:szCs w:val="24"/>
              </w:rPr>
              <w:t>参考文献</w:t>
            </w:r>
            <w:r w:rsidRPr="00CA18A5">
              <w:rPr>
                <w:rFonts w:ascii="宋体" w:hAnsi="宋体"/>
                <w:noProof/>
                <w:webHidden/>
                <w:sz w:val="24"/>
                <w:szCs w:val="24"/>
              </w:rPr>
              <w:tab/>
            </w:r>
            <w:r w:rsidRPr="00CA18A5">
              <w:rPr>
                <w:rFonts w:ascii="宋体" w:hAnsi="宋体"/>
                <w:noProof/>
                <w:webHidden/>
                <w:sz w:val="24"/>
                <w:szCs w:val="24"/>
              </w:rPr>
              <w:fldChar w:fldCharType="begin"/>
            </w:r>
            <w:r w:rsidRPr="00CA18A5">
              <w:rPr>
                <w:rFonts w:ascii="宋体" w:hAnsi="宋体"/>
                <w:noProof/>
                <w:webHidden/>
                <w:sz w:val="24"/>
                <w:szCs w:val="24"/>
              </w:rPr>
              <w:instrText xml:space="preserve"> PAGEREF _Toc11010865 \h </w:instrText>
            </w:r>
            <w:r w:rsidRPr="00CA18A5">
              <w:rPr>
                <w:rFonts w:ascii="宋体" w:hAnsi="宋体"/>
                <w:noProof/>
                <w:webHidden/>
                <w:sz w:val="24"/>
                <w:szCs w:val="24"/>
              </w:rPr>
            </w:r>
            <w:r w:rsidRPr="00CA18A5">
              <w:rPr>
                <w:rFonts w:ascii="宋体" w:hAnsi="宋体"/>
                <w:noProof/>
                <w:webHidden/>
                <w:sz w:val="24"/>
                <w:szCs w:val="24"/>
              </w:rPr>
              <w:fldChar w:fldCharType="separate"/>
            </w:r>
            <w:r w:rsidRPr="00CA18A5">
              <w:rPr>
                <w:rFonts w:ascii="宋体" w:hAnsi="宋体"/>
                <w:noProof/>
                <w:webHidden/>
                <w:sz w:val="24"/>
                <w:szCs w:val="24"/>
              </w:rPr>
              <w:t>29</w:t>
            </w:r>
            <w:r w:rsidRPr="00CA18A5">
              <w:rPr>
                <w:rFonts w:ascii="宋体" w:hAnsi="宋体"/>
                <w:noProof/>
                <w:webHidden/>
                <w:sz w:val="24"/>
                <w:szCs w:val="24"/>
              </w:rPr>
              <w:fldChar w:fldCharType="end"/>
            </w:r>
          </w:hyperlink>
        </w:p>
        <w:p w:rsidR="00BF634F" w:rsidRDefault="00CA18A5" w:rsidP="00BB6340">
          <w:pPr>
            <w:pStyle w:val="TOC1"/>
            <w:tabs>
              <w:tab w:val="right" w:leader="dot" w:pos="8296"/>
            </w:tabs>
            <w:spacing w:line="360" w:lineRule="auto"/>
          </w:pPr>
          <w:hyperlink w:anchor="_Toc11010866" w:history="1">
            <w:r w:rsidRPr="00CA18A5">
              <w:rPr>
                <w:rStyle w:val="af1"/>
                <w:rFonts w:ascii="宋体" w:hAnsi="宋体"/>
                <w:bCs/>
                <w:noProof/>
                <w:sz w:val="24"/>
                <w:szCs w:val="24"/>
              </w:rPr>
              <w:t>致 谢</w:t>
            </w:r>
            <w:r w:rsidRPr="00CA18A5">
              <w:rPr>
                <w:rFonts w:ascii="宋体" w:hAnsi="宋体"/>
                <w:noProof/>
                <w:webHidden/>
                <w:sz w:val="24"/>
                <w:szCs w:val="24"/>
              </w:rPr>
              <w:tab/>
            </w:r>
            <w:r w:rsidRPr="00CA18A5">
              <w:rPr>
                <w:rFonts w:ascii="宋体" w:hAnsi="宋体"/>
                <w:noProof/>
                <w:webHidden/>
                <w:sz w:val="24"/>
                <w:szCs w:val="24"/>
              </w:rPr>
              <w:fldChar w:fldCharType="begin"/>
            </w:r>
            <w:r w:rsidRPr="00CA18A5">
              <w:rPr>
                <w:rFonts w:ascii="宋体" w:hAnsi="宋体"/>
                <w:noProof/>
                <w:webHidden/>
                <w:sz w:val="24"/>
                <w:szCs w:val="24"/>
              </w:rPr>
              <w:instrText xml:space="preserve"> PAGEREF _Toc11010866 \h </w:instrText>
            </w:r>
            <w:r w:rsidRPr="00CA18A5">
              <w:rPr>
                <w:rFonts w:ascii="宋体" w:hAnsi="宋体"/>
                <w:noProof/>
                <w:webHidden/>
                <w:sz w:val="24"/>
                <w:szCs w:val="24"/>
              </w:rPr>
            </w:r>
            <w:r w:rsidRPr="00CA18A5">
              <w:rPr>
                <w:rFonts w:ascii="宋体" w:hAnsi="宋体"/>
                <w:noProof/>
                <w:webHidden/>
                <w:sz w:val="24"/>
                <w:szCs w:val="24"/>
              </w:rPr>
              <w:fldChar w:fldCharType="separate"/>
            </w:r>
            <w:r w:rsidRPr="00CA18A5">
              <w:rPr>
                <w:rFonts w:ascii="宋体" w:hAnsi="宋体"/>
                <w:noProof/>
                <w:webHidden/>
                <w:sz w:val="24"/>
                <w:szCs w:val="24"/>
              </w:rPr>
              <w:t>30</w:t>
            </w:r>
            <w:r w:rsidRPr="00CA18A5">
              <w:rPr>
                <w:rFonts w:ascii="宋体" w:hAnsi="宋体"/>
                <w:noProof/>
                <w:webHidden/>
                <w:sz w:val="24"/>
                <w:szCs w:val="24"/>
              </w:rPr>
              <w:fldChar w:fldCharType="end"/>
            </w:r>
          </w:hyperlink>
          <w:r w:rsidR="00897CF0">
            <w:rPr>
              <w:b/>
              <w:bCs/>
              <w:lang w:val="zh-CN"/>
            </w:rPr>
            <w:fldChar w:fldCharType="end"/>
          </w:r>
        </w:p>
      </w:sdtContent>
    </w:sdt>
    <w:p w:rsidR="00BF634F" w:rsidRDefault="00BF634F"/>
    <w:p w:rsidR="00897CF0" w:rsidRDefault="00897CF0">
      <w:pPr>
        <w:rPr>
          <w:rFonts w:hint="eastAsia"/>
        </w:rPr>
        <w:sectPr w:rsidR="00897CF0">
          <w:footerReference w:type="even" r:id="rId24"/>
          <w:footerReference w:type="default" r:id="rId25"/>
          <w:footerReference w:type="first" r:id="rId26"/>
          <w:pgSz w:w="11906" w:h="16838"/>
          <w:pgMar w:top="1440" w:right="1800" w:bottom="1440" w:left="1800" w:header="851" w:footer="992" w:gutter="0"/>
          <w:pgNumType w:fmt="upperRoman"/>
          <w:cols w:space="425"/>
          <w:titlePg/>
          <w:docGrid w:type="lines" w:linePitch="312"/>
        </w:sectPr>
      </w:pPr>
    </w:p>
    <w:p w:rsidR="00BF634F" w:rsidRDefault="00DA448E">
      <w:pPr>
        <w:pStyle w:val="1"/>
        <w:rPr>
          <w:rFonts w:ascii="黑体" w:hAnsi="黑体"/>
          <w:szCs w:val="30"/>
        </w:rPr>
      </w:pPr>
      <w:bookmarkStart w:id="3" w:name="_Toc10450183"/>
      <w:bookmarkStart w:id="4" w:name="_Toc15168_WPSOffice_Level1"/>
      <w:bookmarkStart w:id="5" w:name="_Toc11005724"/>
      <w:bookmarkStart w:id="6" w:name="_Toc11006422"/>
      <w:bookmarkStart w:id="7" w:name="_Toc11010825"/>
      <w:r>
        <w:rPr>
          <w:rFonts w:ascii="黑体" w:hAnsi="黑体" w:hint="eastAsia"/>
          <w:szCs w:val="30"/>
        </w:rPr>
        <w:lastRenderedPageBreak/>
        <w:t>1 绪论</w:t>
      </w:r>
      <w:bookmarkEnd w:id="1"/>
      <w:bookmarkEnd w:id="2"/>
      <w:bookmarkEnd w:id="3"/>
      <w:bookmarkEnd w:id="4"/>
      <w:bookmarkEnd w:id="5"/>
      <w:bookmarkEnd w:id="6"/>
      <w:bookmarkEnd w:id="7"/>
    </w:p>
    <w:p w:rsidR="00BF634F" w:rsidRDefault="00DA448E">
      <w:pPr>
        <w:pStyle w:val="2"/>
        <w:rPr>
          <w:rFonts w:ascii="黑体" w:hAnsi="黑体"/>
        </w:rPr>
      </w:pPr>
      <w:bookmarkStart w:id="8" w:name="_Toc960"/>
      <w:bookmarkStart w:id="9" w:name="_Toc482633767"/>
      <w:bookmarkStart w:id="10" w:name="_Toc511632150"/>
      <w:bookmarkStart w:id="11" w:name="_Toc485497905"/>
      <w:bookmarkStart w:id="12" w:name="_Toc511632091"/>
      <w:bookmarkStart w:id="13" w:name="_Toc10450184"/>
      <w:bookmarkStart w:id="14" w:name="_Toc21638"/>
      <w:bookmarkStart w:id="15" w:name="_Toc25700_WPSOffice_Level2"/>
      <w:bookmarkStart w:id="16" w:name="_Toc11005725"/>
      <w:bookmarkStart w:id="17" w:name="_Toc11006423"/>
      <w:bookmarkStart w:id="18" w:name="_Toc11010826"/>
      <w:r>
        <w:rPr>
          <w:rFonts w:ascii="黑体" w:hAnsi="黑体" w:hint="eastAsia"/>
        </w:rPr>
        <w:t>1.1 选题背景及意义</w:t>
      </w:r>
      <w:bookmarkEnd w:id="8"/>
      <w:bookmarkEnd w:id="9"/>
      <w:bookmarkEnd w:id="10"/>
      <w:bookmarkEnd w:id="11"/>
      <w:bookmarkEnd w:id="12"/>
      <w:bookmarkEnd w:id="13"/>
      <w:bookmarkEnd w:id="14"/>
      <w:bookmarkEnd w:id="15"/>
      <w:bookmarkEnd w:id="16"/>
      <w:bookmarkEnd w:id="17"/>
      <w:bookmarkEnd w:id="18"/>
    </w:p>
    <w:p w:rsidR="00BF634F" w:rsidRDefault="00DA448E">
      <w:pPr>
        <w:pStyle w:val="af2"/>
      </w:pPr>
      <w:r>
        <w:rPr>
          <w:rFonts w:hint="eastAsia"/>
        </w:rPr>
        <w:t>尾矿库是指筑坝阻挡谷口或围地组成的，用以堆存金属或非金属矿山举行矿石选别后排挤尾矿或其他工业废渣的场所</w:t>
      </w:r>
      <w:r>
        <w:rPr>
          <w:vertAlign w:val="superscript"/>
        </w:rPr>
        <w:fldChar w:fldCharType="begin"/>
      </w:r>
      <w:r>
        <w:rPr>
          <w:vertAlign w:val="superscript"/>
        </w:rPr>
        <w:instrText xml:space="preserve"> </w:instrText>
      </w:r>
      <w:r>
        <w:rPr>
          <w:rFonts w:hint="eastAsia"/>
          <w:vertAlign w:val="superscript"/>
        </w:rPr>
        <w:instrText>REF _Ref516561929 \r \h</w:instrText>
      </w:r>
      <w:r>
        <w:rPr>
          <w:vertAlign w:val="superscript"/>
        </w:rPr>
        <w:instrText xml:space="preserve">  \* MERGEFORMAT </w:instrText>
      </w:r>
      <w:r>
        <w:rPr>
          <w:vertAlign w:val="superscript"/>
        </w:rPr>
      </w:r>
      <w:r>
        <w:rPr>
          <w:vertAlign w:val="superscript"/>
        </w:rPr>
        <w:fldChar w:fldCharType="separate"/>
      </w:r>
      <w:r>
        <w:rPr>
          <w:vertAlign w:val="superscript"/>
        </w:rPr>
        <w:t>[1]</w:t>
      </w:r>
      <w:r>
        <w:rPr>
          <w:vertAlign w:val="superscript"/>
        </w:rPr>
        <w:fldChar w:fldCharType="end"/>
      </w:r>
      <w:r>
        <w:rPr>
          <w:rFonts w:hint="eastAsia"/>
        </w:rPr>
        <w:t>。尾矿库是一个具有高势能的人造泥石流伤害源，存在溃坝伤害，一旦出事，极易造成重特大事故</w:t>
      </w:r>
      <w:r>
        <w:rPr>
          <w:vertAlign w:val="superscript"/>
        </w:rPr>
        <w:fldChar w:fldCharType="begin"/>
      </w:r>
      <w:r>
        <w:rPr>
          <w:vertAlign w:val="superscript"/>
        </w:rPr>
        <w:instrText xml:space="preserve"> </w:instrText>
      </w:r>
      <w:r>
        <w:rPr>
          <w:rFonts w:hint="eastAsia"/>
          <w:vertAlign w:val="superscript"/>
        </w:rPr>
        <w:instrText>REF _Ref516562108 \r \h</w:instrText>
      </w:r>
      <w:r>
        <w:rPr>
          <w:vertAlign w:val="superscript"/>
        </w:rPr>
        <w:instrText xml:space="preserve">  \* MERGEFORMAT </w:instrText>
      </w:r>
      <w:r>
        <w:rPr>
          <w:vertAlign w:val="superscript"/>
        </w:rPr>
      </w:r>
      <w:r>
        <w:rPr>
          <w:vertAlign w:val="superscript"/>
        </w:rPr>
        <w:fldChar w:fldCharType="separate"/>
      </w:r>
      <w:r>
        <w:rPr>
          <w:vertAlign w:val="superscript"/>
        </w:rPr>
        <w:t>[2]</w:t>
      </w:r>
      <w:r>
        <w:rPr>
          <w:vertAlign w:val="superscript"/>
        </w:rPr>
        <w:fldChar w:fldCharType="end"/>
      </w:r>
      <w:r>
        <w:rPr>
          <w:rFonts w:hint="eastAsia"/>
        </w:rPr>
        <w:t>。美国克拉克大学公害评定小组的研究表明，尾矿库事故造成的危害，在世界93种事故、公害隐患中，名列第18位。1962年9月26日，云南个旧</w:t>
      </w:r>
      <w:proofErr w:type="gramStart"/>
      <w:r>
        <w:rPr>
          <w:rFonts w:hint="eastAsia"/>
        </w:rPr>
        <w:t>云锡火</w:t>
      </w:r>
      <w:proofErr w:type="gramEnd"/>
      <w:r>
        <w:rPr>
          <w:rFonts w:hint="eastAsia"/>
        </w:rPr>
        <w:t>谷都尾矿库事故，造成171人死亡、92人受伤，11个村寨及1座农场被毁。1985年8月25日，牛角</w:t>
      </w:r>
      <w:proofErr w:type="gramStart"/>
      <w:r>
        <w:rPr>
          <w:rFonts w:hint="eastAsia"/>
        </w:rPr>
        <w:t>垅</w:t>
      </w:r>
      <w:proofErr w:type="gramEnd"/>
      <w:r>
        <w:rPr>
          <w:rFonts w:hint="eastAsia"/>
        </w:rPr>
        <w:t>尾矿库事故，造成49人死亡，直接经济损失达1300多万元</w:t>
      </w:r>
      <w:r>
        <w:rPr>
          <w:vertAlign w:val="superscript"/>
        </w:rPr>
        <w:fldChar w:fldCharType="begin"/>
      </w:r>
      <w:r>
        <w:rPr>
          <w:vertAlign w:val="superscript"/>
        </w:rPr>
        <w:instrText xml:space="preserve"> </w:instrText>
      </w:r>
      <w:r>
        <w:rPr>
          <w:rFonts w:hint="eastAsia"/>
          <w:vertAlign w:val="superscript"/>
        </w:rPr>
        <w:instrText>REF _Ref516562231 \r \h</w:instrText>
      </w:r>
      <w:r>
        <w:rPr>
          <w:vertAlign w:val="superscript"/>
        </w:rPr>
        <w:instrText xml:space="preserve">  \* MERGEFORMAT </w:instrText>
      </w:r>
      <w:r>
        <w:rPr>
          <w:vertAlign w:val="superscript"/>
        </w:rPr>
      </w:r>
      <w:r>
        <w:rPr>
          <w:vertAlign w:val="superscript"/>
        </w:rPr>
        <w:fldChar w:fldCharType="separate"/>
      </w:r>
      <w:r>
        <w:rPr>
          <w:vertAlign w:val="superscript"/>
        </w:rPr>
        <w:t>[</w:t>
      </w:r>
      <w:r>
        <w:rPr>
          <w:rFonts w:hint="eastAsia"/>
          <w:vertAlign w:val="superscript"/>
        </w:rPr>
        <w:t>3</w:t>
      </w:r>
      <w:r>
        <w:rPr>
          <w:vertAlign w:val="superscript"/>
        </w:rPr>
        <w:t>]</w:t>
      </w:r>
      <w:r>
        <w:rPr>
          <w:vertAlign w:val="superscript"/>
        </w:rPr>
        <w:fldChar w:fldCharType="end"/>
      </w:r>
      <w:r>
        <w:rPr>
          <w:rFonts w:hint="eastAsia"/>
        </w:rPr>
        <w:t>。2008年9月8日，襄汾尾矿溃坝造成277人死亡、4人失踪、33人受伤，直接经济损失达9619万元</w:t>
      </w:r>
      <w:r>
        <w:rPr>
          <w:vertAlign w:val="superscript"/>
        </w:rPr>
        <w:fldChar w:fldCharType="begin"/>
      </w:r>
      <w:r>
        <w:rPr>
          <w:vertAlign w:val="superscript"/>
        </w:rPr>
        <w:instrText xml:space="preserve"> </w:instrText>
      </w:r>
      <w:r>
        <w:rPr>
          <w:rFonts w:hint="eastAsia"/>
          <w:vertAlign w:val="superscript"/>
        </w:rPr>
        <w:instrText>REF _Ref513463123 \r \h</w:instrText>
      </w:r>
      <w:r>
        <w:rPr>
          <w:vertAlign w:val="superscript"/>
        </w:rPr>
        <w:instrText xml:space="preserve">  \* MERGEFORMAT </w:instrText>
      </w:r>
      <w:r>
        <w:rPr>
          <w:vertAlign w:val="superscript"/>
        </w:rPr>
      </w:r>
      <w:r>
        <w:rPr>
          <w:vertAlign w:val="superscript"/>
        </w:rPr>
        <w:fldChar w:fldCharType="separate"/>
      </w:r>
      <w:r>
        <w:rPr>
          <w:vertAlign w:val="superscript"/>
        </w:rPr>
        <w:t>[</w:t>
      </w:r>
      <w:r>
        <w:rPr>
          <w:rFonts w:hint="eastAsia"/>
          <w:vertAlign w:val="superscript"/>
        </w:rPr>
        <w:t>4</w:t>
      </w:r>
      <w:r>
        <w:rPr>
          <w:vertAlign w:val="superscript"/>
        </w:rPr>
        <w:t>]</w:t>
      </w:r>
      <w:r>
        <w:rPr>
          <w:vertAlign w:val="superscript"/>
        </w:rPr>
        <w:fldChar w:fldCharType="end"/>
      </w:r>
      <w:r>
        <w:rPr>
          <w:rFonts w:hint="eastAsia"/>
        </w:rPr>
        <w:t>。鉴于安全事故频发，迫切需要采用现代化手段对尾矿库进行监控、管理、和事故的预警处理。</w:t>
      </w:r>
    </w:p>
    <w:p w:rsidR="00BF634F" w:rsidRDefault="00DA448E">
      <w:pPr>
        <w:pStyle w:val="af2"/>
      </w:pPr>
      <w:r>
        <w:rPr>
          <w:szCs w:val="24"/>
        </w:rPr>
        <w:t>本次研究与开发的这个</w:t>
      </w:r>
      <w:r>
        <w:rPr>
          <w:rFonts w:hint="eastAsia"/>
          <w:szCs w:val="24"/>
        </w:rPr>
        <w:t>基于J2EE的尾矿库</w:t>
      </w:r>
      <w:proofErr w:type="gramStart"/>
      <w:r>
        <w:rPr>
          <w:rFonts w:hint="eastAsia"/>
          <w:szCs w:val="24"/>
        </w:rPr>
        <w:t>安全云</w:t>
      </w:r>
      <w:proofErr w:type="gramEnd"/>
      <w:r>
        <w:rPr>
          <w:rFonts w:hint="eastAsia"/>
          <w:szCs w:val="24"/>
        </w:rPr>
        <w:t>管理系统</w:t>
      </w:r>
      <w:r>
        <w:rPr>
          <w:szCs w:val="24"/>
        </w:rPr>
        <w:t>，使得尾矿库的管理从之前本地、固定的管理模式转化为云端、灵活的管理模式，用户不在再受地域和终端的限制，只需要任意一款浏览器即可完成一系列的管理、监控、异常处理和生成报表等工作。</w:t>
      </w:r>
    </w:p>
    <w:p w:rsidR="00BF634F" w:rsidRDefault="00DA448E">
      <w:pPr>
        <w:pStyle w:val="2"/>
        <w:rPr>
          <w:rFonts w:ascii="黑体" w:hAnsi="黑体"/>
        </w:rPr>
      </w:pPr>
      <w:bookmarkStart w:id="19" w:name="_Toc482633768"/>
      <w:bookmarkStart w:id="20" w:name="_Toc511632151"/>
      <w:bookmarkStart w:id="21" w:name="_Toc17428"/>
      <w:bookmarkStart w:id="22" w:name="_Toc10450185"/>
      <w:bookmarkStart w:id="23" w:name="_Toc511632092"/>
      <w:bookmarkStart w:id="24" w:name="_Toc6450"/>
      <w:bookmarkStart w:id="25" w:name="_Toc485497906"/>
      <w:bookmarkStart w:id="26" w:name="_Toc28757_WPSOffice_Level2"/>
      <w:bookmarkStart w:id="27" w:name="_Toc11005726"/>
      <w:bookmarkStart w:id="28" w:name="_Toc11006424"/>
      <w:bookmarkStart w:id="29" w:name="_Toc11010827"/>
      <w:r>
        <w:rPr>
          <w:rFonts w:ascii="黑体" w:hAnsi="黑体"/>
        </w:rPr>
        <w:t>1.2</w:t>
      </w:r>
      <w:r>
        <w:rPr>
          <w:rFonts w:ascii="黑体" w:hAnsi="黑体" w:hint="eastAsia"/>
        </w:rPr>
        <w:t xml:space="preserve"> </w:t>
      </w:r>
      <w:r w:rsidR="00A45849" w:rsidRPr="00A45849">
        <w:rPr>
          <w:rFonts w:ascii="黑体" w:hAnsi="黑体" w:hint="eastAsia"/>
        </w:rPr>
        <w:t>尾矿库坝体安全性能检测系统</w:t>
      </w:r>
      <w:r>
        <w:rPr>
          <w:rFonts w:ascii="黑体" w:hAnsi="黑体" w:hint="eastAsia"/>
        </w:rPr>
        <w:t>概述</w:t>
      </w:r>
      <w:bookmarkEnd w:id="19"/>
      <w:bookmarkEnd w:id="20"/>
      <w:bookmarkEnd w:id="21"/>
      <w:bookmarkEnd w:id="22"/>
      <w:bookmarkEnd w:id="23"/>
      <w:bookmarkEnd w:id="24"/>
      <w:bookmarkEnd w:id="25"/>
      <w:bookmarkEnd w:id="26"/>
      <w:bookmarkEnd w:id="27"/>
      <w:bookmarkEnd w:id="28"/>
      <w:bookmarkEnd w:id="29"/>
    </w:p>
    <w:p w:rsidR="00BF634F" w:rsidRDefault="00DA448E">
      <w:pPr>
        <w:pStyle w:val="af2"/>
      </w:pPr>
      <w:r>
        <w:rPr>
          <w:rFonts w:hint="eastAsia"/>
        </w:rPr>
        <w:t>本系是前后端全分离的开发形式开发，页面用Vue、</w:t>
      </w:r>
      <w:proofErr w:type="spellStart"/>
      <w:r>
        <w:rPr>
          <w:rFonts w:hint="eastAsia"/>
        </w:rPr>
        <w:t>echarts</w:t>
      </w:r>
      <w:proofErr w:type="spellEnd"/>
      <w:r>
        <w:rPr>
          <w:rFonts w:hint="eastAsia"/>
        </w:rPr>
        <w:t>等框架开发，后台用Java语言为基础，利用</w:t>
      </w:r>
      <w:proofErr w:type="spellStart"/>
      <w:r>
        <w:rPr>
          <w:rFonts w:hint="eastAsia"/>
        </w:rPr>
        <w:t>SpringBoot</w:t>
      </w:r>
      <w:proofErr w:type="spellEnd"/>
      <w:r>
        <w:rPr>
          <w:rFonts w:hint="eastAsia"/>
        </w:rPr>
        <w:t>、Vue、</w:t>
      </w:r>
      <w:proofErr w:type="spellStart"/>
      <w:r>
        <w:rPr>
          <w:rFonts w:hint="eastAsia"/>
        </w:rPr>
        <w:t>echarts</w:t>
      </w:r>
      <w:proofErr w:type="spellEnd"/>
      <w:r>
        <w:rPr>
          <w:rFonts w:hint="eastAsia"/>
        </w:rPr>
        <w:t>、</w:t>
      </w:r>
      <w:proofErr w:type="spellStart"/>
      <w:r>
        <w:rPr>
          <w:rFonts w:hint="eastAsia"/>
        </w:rPr>
        <w:t>jpa</w:t>
      </w:r>
      <w:proofErr w:type="spellEnd"/>
      <w:r>
        <w:rPr>
          <w:rFonts w:hint="eastAsia"/>
        </w:rPr>
        <w:t>、</w:t>
      </w:r>
      <w:proofErr w:type="spellStart"/>
      <w:r>
        <w:rPr>
          <w:rFonts w:hint="eastAsia"/>
        </w:rPr>
        <w:t>Mybatis</w:t>
      </w:r>
      <w:proofErr w:type="spellEnd"/>
      <w:r>
        <w:rPr>
          <w:rFonts w:hint="eastAsia"/>
        </w:rPr>
        <w:t>、POI等最新的技术进行开发，主要是以尾矿库的安全数据监控，异常预警，异常处理，人员管理功能为主，实现最大程度的保障人民的生命和财产安全。</w:t>
      </w:r>
    </w:p>
    <w:p w:rsidR="00BF634F" w:rsidRDefault="00DA448E">
      <w:pPr>
        <w:pStyle w:val="2"/>
        <w:rPr>
          <w:rFonts w:ascii="黑体" w:hAnsi="黑体"/>
        </w:rPr>
      </w:pPr>
      <w:bookmarkStart w:id="30" w:name="_Toc10450186"/>
      <w:bookmarkStart w:id="31" w:name="_Toc31993_WPSOffice_Level2"/>
      <w:bookmarkStart w:id="32" w:name="_Toc11005727"/>
      <w:bookmarkStart w:id="33" w:name="_Toc11006425"/>
      <w:bookmarkStart w:id="34" w:name="_Toc11010828"/>
      <w:r>
        <w:rPr>
          <w:rFonts w:ascii="黑体" w:hAnsi="黑体" w:hint="eastAsia"/>
        </w:rPr>
        <w:t>1.3.国内外研究现状</w:t>
      </w:r>
      <w:bookmarkEnd w:id="30"/>
      <w:bookmarkEnd w:id="31"/>
      <w:bookmarkEnd w:id="32"/>
      <w:bookmarkEnd w:id="33"/>
      <w:bookmarkEnd w:id="34"/>
    </w:p>
    <w:p w:rsidR="00BF634F" w:rsidRDefault="00DA448E">
      <w:pPr>
        <w:pStyle w:val="af2"/>
      </w:pPr>
      <w:r>
        <w:rPr>
          <w:rFonts w:hint="eastAsia"/>
        </w:rPr>
        <w:t>就当前现状而言，我国家大部分企业和实验室，对于尾矿库监控管理技术发展的比较缓慢，多采用人工或部分设备的实地检测、记录，技术落后。国外的企业和实验室在这一方面却做得相对成熟一些，规模比较大，也有专业的团队提供技术和服务支持。由于整体信息化水平相对落后，资金短缺，理论体系不完善，国内尾矿库监控管理技术，服务范围、服务质量和人员的要求，与国外相比有一定差距。</w:t>
      </w:r>
    </w:p>
    <w:p w:rsidR="00841442" w:rsidRPr="00841442" w:rsidRDefault="00DA448E" w:rsidP="00841442">
      <w:pPr>
        <w:pStyle w:val="2"/>
        <w:rPr>
          <w:rFonts w:hint="eastAsia"/>
          <w:bCs w:val="0"/>
        </w:rPr>
      </w:pPr>
      <w:bookmarkStart w:id="35" w:name="_Toc485497908"/>
      <w:bookmarkStart w:id="36" w:name="_Toc10450187"/>
      <w:bookmarkStart w:id="37" w:name="_Toc511632094"/>
      <w:bookmarkStart w:id="38" w:name="_Toc24086"/>
      <w:bookmarkStart w:id="39" w:name="_Toc511632153"/>
      <w:bookmarkStart w:id="40" w:name="_Toc8234"/>
      <w:bookmarkStart w:id="41" w:name="_Toc21013_WPSOffice_Level2"/>
      <w:bookmarkStart w:id="42" w:name="_Toc11005728"/>
      <w:bookmarkStart w:id="43" w:name="_Toc11006426"/>
      <w:bookmarkStart w:id="44" w:name="_Toc11010829"/>
      <w:r>
        <w:rPr>
          <w:rFonts w:ascii="黑体" w:hAnsi="黑体" w:hint="eastAsia"/>
        </w:rPr>
        <w:lastRenderedPageBreak/>
        <w:t>1.</w:t>
      </w:r>
      <w:bookmarkEnd w:id="35"/>
      <w:r>
        <w:rPr>
          <w:rFonts w:ascii="黑体" w:hAnsi="黑体" w:hint="eastAsia"/>
        </w:rPr>
        <w:t>4</w:t>
      </w:r>
      <w:r>
        <w:rPr>
          <w:rFonts w:ascii="黑体" w:hAnsi="黑体"/>
        </w:rPr>
        <w:t xml:space="preserve"> </w:t>
      </w:r>
      <w:r w:rsidR="00841442" w:rsidRPr="00841442">
        <w:rPr>
          <w:rFonts w:hint="eastAsia"/>
          <w:bCs w:val="0"/>
        </w:rPr>
        <w:t>基于</w:t>
      </w:r>
      <w:r w:rsidR="00841442" w:rsidRPr="00841442">
        <w:rPr>
          <w:rFonts w:hint="eastAsia"/>
          <w:bCs w:val="0"/>
        </w:rPr>
        <w:t>J2EE</w:t>
      </w:r>
      <w:r w:rsidR="00841442" w:rsidRPr="00841442">
        <w:rPr>
          <w:rFonts w:hint="eastAsia"/>
          <w:bCs w:val="0"/>
        </w:rPr>
        <w:t>的尾矿库坝体安全性能检测系统</w:t>
      </w:r>
      <w:r>
        <w:rPr>
          <w:rFonts w:hint="eastAsia"/>
        </w:rPr>
        <w:t>的特点</w:t>
      </w:r>
      <w:bookmarkEnd w:id="36"/>
      <w:bookmarkEnd w:id="37"/>
      <w:bookmarkEnd w:id="38"/>
      <w:bookmarkEnd w:id="39"/>
      <w:bookmarkEnd w:id="40"/>
      <w:bookmarkEnd w:id="41"/>
      <w:bookmarkEnd w:id="42"/>
      <w:bookmarkEnd w:id="43"/>
      <w:bookmarkEnd w:id="44"/>
    </w:p>
    <w:p w:rsidR="00BF634F" w:rsidRDefault="00DA448E">
      <w:pPr>
        <w:pStyle w:val="af2"/>
      </w:pPr>
      <w:r>
        <w:rPr>
          <w:rFonts w:hint="eastAsia"/>
        </w:rPr>
        <w:t>健壮性：系统在输入部分做了过滤，针对用户名、密码电子邮箱等有规则的输入进行了正则判定，过滤非法输入，对错误输入进行容错提示。</w:t>
      </w:r>
    </w:p>
    <w:p w:rsidR="00BF634F" w:rsidRDefault="00DA448E">
      <w:pPr>
        <w:pStyle w:val="af2"/>
      </w:pPr>
      <w:r>
        <w:rPr>
          <w:rFonts w:hint="eastAsia"/>
        </w:rPr>
        <w:t>可扩展性：尾矿库安全管理系统采用前后端分离的方式开发，前端后台解耦，对前端文件也进行了模块化封装，增强了代码的可扩展性，新增功能只需添加新的模块后引用即可。</w:t>
      </w:r>
    </w:p>
    <w:p w:rsidR="00BF634F" w:rsidRDefault="00DA448E">
      <w:pPr>
        <w:pStyle w:val="af2"/>
      </w:pPr>
      <w:r>
        <w:rPr>
          <w:rFonts w:hint="eastAsia"/>
        </w:rPr>
        <w:t>兼容性：系统是基于云平台的，只存在前端页面的兼容性问题，本系统前端页面可兼容大部分浏览器，已适配谷歌、火狐、360等主流浏览器基本无兼容性问题。</w:t>
      </w:r>
    </w:p>
    <w:p w:rsidR="00BF634F" w:rsidRDefault="00DA448E">
      <w:pPr>
        <w:pStyle w:val="af2"/>
      </w:pPr>
      <w:r>
        <w:rPr>
          <w:rFonts w:hint="eastAsia"/>
        </w:rPr>
        <w:t>可移植性：系统的前端部分采用的是Vue框架实现，对电脑环境没有任何要求，有浏览器即可。</w:t>
      </w:r>
    </w:p>
    <w:p w:rsidR="00BF634F" w:rsidRDefault="00DA448E">
      <w:pPr>
        <w:pStyle w:val="af2"/>
      </w:pPr>
      <w:r>
        <w:rPr>
          <w:rFonts w:hint="eastAsia"/>
        </w:rPr>
        <w:t>易用性：系统再设计之初就进行了多方调研，力争真正解决尾矿库安全管理的及时性和人力难以控制等问题。在代码实现前期进行了充分的原形和交互逻辑的设计，保证系统的易用性。</w:t>
      </w:r>
    </w:p>
    <w:p w:rsidR="00BF634F" w:rsidRDefault="00DA448E">
      <w:pPr>
        <w:pStyle w:val="2"/>
        <w:rPr>
          <w:rFonts w:ascii="黑体" w:hAnsi="黑体"/>
        </w:rPr>
      </w:pPr>
      <w:bookmarkStart w:id="45" w:name="_Toc511632154"/>
      <w:bookmarkStart w:id="46" w:name="_Toc485497909"/>
      <w:bookmarkStart w:id="47" w:name="_Toc19105"/>
      <w:bookmarkStart w:id="48" w:name="_Toc10450188"/>
      <w:bookmarkStart w:id="49" w:name="_Toc482633769"/>
      <w:bookmarkStart w:id="50" w:name="_Toc511632095"/>
      <w:bookmarkStart w:id="51" w:name="_Toc16719"/>
      <w:bookmarkStart w:id="52" w:name="_Toc31834_WPSOffice_Level2"/>
      <w:bookmarkStart w:id="53" w:name="_Toc11005729"/>
      <w:bookmarkStart w:id="54" w:name="_Toc11006427"/>
      <w:bookmarkStart w:id="55" w:name="_Toc11010830"/>
      <w:r>
        <w:rPr>
          <w:rFonts w:ascii="黑体" w:hAnsi="黑体" w:hint="eastAsia"/>
        </w:rPr>
        <w:t>1.5 本课题要解决的问题</w:t>
      </w:r>
      <w:bookmarkEnd w:id="45"/>
      <w:bookmarkEnd w:id="46"/>
      <w:bookmarkEnd w:id="47"/>
      <w:bookmarkEnd w:id="48"/>
      <w:bookmarkEnd w:id="49"/>
      <w:bookmarkEnd w:id="50"/>
      <w:bookmarkEnd w:id="51"/>
      <w:bookmarkEnd w:id="52"/>
      <w:bookmarkEnd w:id="53"/>
      <w:bookmarkEnd w:id="54"/>
      <w:bookmarkEnd w:id="55"/>
    </w:p>
    <w:p w:rsidR="00BF634F" w:rsidRDefault="00DA448E">
      <w:pPr>
        <w:widowControl/>
        <w:numPr>
          <w:ilvl w:val="0"/>
          <w:numId w:val="1"/>
        </w:numPr>
        <w:spacing w:line="360" w:lineRule="auto"/>
        <w:jc w:val="left"/>
        <w:rPr>
          <w:sz w:val="24"/>
          <w:szCs w:val="24"/>
        </w:rPr>
      </w:pPr>
      <w:r>
        <w:rPr>
          <w:rFonts w:hint="eastAsia"/>
          <w:sz w:val="24"/>
          <w:szCs w:val="24"/>
        </w:rPr>
        <w:t>解决尾矿库温度</w:t>
      </w:r>
      <w:r>
        <w:rPr>
          <w:sz w:val="24"/>
          <w:szCs w:val="24"/>
        </w:rPr>
        <w:t>、湿度、浸润线等安全</w:t>
      </w:r>
      <w:r>
        <w:rPr>
          <w:rFonts w:hint="eastAsia"/>
          <w:sz w:val="24"/>
          <w:szCs w:val="24"/>
        </w:rPr>
        <w:t>数据的实时监测上报。</w:t>
      </w:r>
    </w:p>
    <w:p w:rsidR="00BF634F" w:rsidRDefault="00DA448E">
      <w:pPr>
        <w:widowControl/>
        <w:numPr>
          <w:ilvl w:val="0"/>
          <w:numId w:val="1"/>
        </w:numPr>
        <w:spacing w:line="360" w:lineRule="auto"/>
        <w:jc w:val="left"/>
        <w:rPr>
          <w:sz w:val="24"/>
          <w:szCs w:val="24"/>
        </w:rPr>
      </w:pPr>
      <w:r>
        <w:rPr>
          <w:rFonts w:hint="eastAsia"/>
          <w:sz w:val="24"/>
          <w:szCs w:val="24"/>
        </w:rPr>
        <w:t>帮助管理人员进行全方位管理，系统集成实时视频监控和监控地图显示等。</w:t>
      </w:r>
    </w:p>
    <w:p w:rsidR="00BF634F" w:rsidRDefault="00DA448E">
      <w:pPr>
        <w:widowControl/>
        <w:numPr>
          <w:ilvl w:val="0"/>
          <w:numId w:val="1"/>
        </w:numPr>
        <w:spacing w:line="360" w:lineRule="auto"/>
        <w:jc w:val="left"/>
        <w:rPr>
          <w:sz w:val="24"/>
          <w:szCs w:val="24"/>
        </w:rPr>
      </w:pPr>
      <w:r>
        <w:rPr>
          <w:rFonts w:hint="eastAsia"/>
          <w:sz w:val="24"/>
          <w:szCs w:val="24"/>
        </w:rPr>
        <w:t>解决用人单位对人员进行管理的问题，并可实现权限控制等功能。</w:t>
      </w:r>
    </w:p>
    <w:p w:rsidR="00BF634F" w:rsidRDefault="00DA448E">
      <w:pPr>
        <w:pStyle w:val="1"/>
        <w:rPr>
          <w:rFonts w:ascii="黑体" w:hAnsi="黑体"/>
        </w:rPr>
      </w:pPr>
      <w:bookmarkStart w:id="56" w:name="_Toc6732"/>
      <w:bookmarkStart w:id="57" w:name="_Toc2544"/>
      <w:bookmarkStart w:id="58" w:name="_Toc7428"/>
      <w:bookmarkStart w:id="59" w:name="_Toc26655"/>
      <w:bookmarkStart w:id="60" w:name="_Toc1732"/>
      <w:bookmarkStart w:id="61" w:name="_Toc10450189"/>
      <w:bookmarkStart w:id="62" w:name="_Toc511632096"/>
      <w:bookmarkStart w:id="63" w:name="_Toc6886"/>
      <w:bookmarkStart w:id="64" w:name="_Toc482633771"/>
      <w:bookmarkStart w:id="65" w:name="_Toc511632155"/>
      <w:bookmarkStart w:id="66" w:name="_Toc485497910"/>
      <w:bookmarkStart w:id="67" w:name="_Toc31610"/>
      <w:bookmarkStart w:id="68" w:name="_Toc25700_WPSOffice_Level1"/>
      <w:bookmarkStart w:id="69" w:name="_Toc11005730"/>
      <w:bookmarkStart w:id="70" w:name="_Toc11006428"/>
      <w:bookmarkStart w:id="71" w:name="_Toc11010831"/>
      <w:r>
        <w:rPr>
          <w:rFonts w:ascii="黑体" w:hAnsi="黑体"/>
        </w:rPr>
        <w:t>2</w:t>
      </w:r>
      <w:bookmarkEnd w:id="56"/>
      <w:bookmarkEnd w:id="57"/>
      <w:bookmarkEnd w:id="58"/>
      <w:bookmarkEnd w:id="59"/>
      <w:bookmarkEnd w:id="60"/>
      <w:r>
        <w:rPr>
          <w:rFonts w:ascii="黑体" w:hAnsi="黑体"/>
        </w:rPr>
        <w:t xml:space="preserve"> </w:t>
      </w:r>
      <w:r>
        <w:rPr>
          <w:rFonts w:ascii="黑体" w:hAnsi="黑体" w:hint="eastAsia"/>
        </w:rPr>
        <w:t>相关技术与开发、运行环境</w:t>
      </w:r>
      <w:bookmarkEnd w:id="61"/>
      <w:bookmarkEnd w:id="62"/>
      <w:bookmarkEnd w:id="63"/>
      <w:bookmarkEnd w:id="64"/>
      <w:bookmarkEnd w:id="65"/>
      <w:bookmarkEnd w:id="66"/>
      <w:bookmarkEnd w:id="67"/>
      <w:bookmarkEnd w:id="68"/>
      <w:bookmarkEnd w:id="69"/>
      <w:bookmarkEnd w:id="70"/>
      <w:bookmarkEnd w:id="71"/>
      <w:r>
        <w:rPr>
          <w:rFonts w:ascii="黑体" w:hAnsi="黑体"/>
        </w:rPr>
        <w:t xml:space="preserve">  </w:t>
      </w:r>
    </w:p>
    <w:p w:rsidR="00BF634F" w:rsidRDefault="00DA448E">
      <w:pPr>
        <w:pStyle w:val="2"/>
      </w:pPr>
      <w:bookmarkStart w:id="72" w:name="_Toc445920841"/>
      <w:bookmarkStart w:id="73" w:name="_Toc371974900"/>
      <w:bookmarkStart w:id="74" w:name="_Toc10450190"/>
      <w:bookmarkStart w:id="75" w:name="_Toc28842_WPSOffice_Level2"/>
      <w:bookmarkStart w:id="76" w:name="_Toc482633775"/>
      <w:bookmarkStart w:id="77" w:name="_Toc17329"/>
      <w:bookmarkStart w:id="78" w:name="_Toc511632097"/>
      <w:bookmarkStart w:id="79" w:name="_Toc27772"/>
      <w:bookmarkStart w:id="80" w:name="_Toc511632156"/>
      <w:bookmarkStart w:id="81" w:name="_Toc485497911"/>
      <w:bookmarkStart w:id="82" w:name="_Toc11005731"/>
      <w:bookmarkStart w:id="83" w:name="_Toc11006429"/>
      <w:bookmarkStart w:id="84" w:name="_Toc11010832"/>
      <w:r>
        <w:rPr>
          <w:rFonts w:hint="eastAsia"/>
        </w:rPr>
        <w:t>2.</w:t>
      </w:r>
      <w:bookmarkEnd w:id="72"/>
      <w:bookmarkEnd w:id="73"/>
      <w:r>
        <w:rPr>
          <w:rFonts w:hint="eastAsia"/>
        </w:rPr>
        <w:t>1</w:t>
      </w:r>
      <w:r>
        <w:t xml:space="preserve"> </w:t>
      </w:r>
      <w:r>
        <w:rPr>
          <w:rFonts w:hint="eastAsia"/>
        </w:rPr>
        <w:t>Vue</w:t>
      </w:r>
      <w:r>
        <w:rPr>
          <w:rFonts w:hint="eastAsia"/>
        </w:rPr>
        <w:t>框架</w:t>
      </w:r>
      <w:bookmarkEnd w:id="74"/>
      <w:bookmarkEnd w:id="75"/>
      <w:bookmarkEnd w:id="82"/>
      <w:bookmarkEnd w:id="83"/>
      <w:bookmarkEnd w:id="84"/>
    </w:p>
    <w:p w:rsidR="00BF634F" w:rsidRDefault="00DA448E">
      <w:pPr>
        <w:pStyle w:val="af2"/>
      </w:pPr>
      <w:proofErr w:type="spellStart"/>
      <w:r>
        <w:rPr>
          <w:rFonts w:hint="eastAsia"/>
        </w:rPr>
        <w:t>vue</w:t>
      </w:r>
      <w:proofErr w:type="spellEnd"/>
      <w:r>
        <w:rPr>
          <w:rFonts w:hint="eastAsia"/>
        </w:rPr>
        <w:t>是渐进式JavaScript框架，“渐进式框架”和“自底向上增量开发的设计”是Vue开发的两个概念。Vue可以在任意其他类型的项目中使用，使用成本较低，更灵活，主张较弱，在Vue的项目中也可以轻松</w:t>
      </w:r>
      <w:proofErr w:type="gramStart"/>
      <w:r>
        <w:rPr>
          <w:rFonts w:hint="eastAsia"/>
        </w:rPr>
        <w:t>融汇</w:t>
      </w:r>
      <w:proofErr w:type="gramEnd"/>
      <w:r>
        <w:rPr>
          <w:rFonts w:hint="eastAsia"/>
        </w:rPr>
        <w:t>其他的技术来开发，并且因为Vue的生态系统特别庞大，可以找到基本所有类型的工具在</w:t>
      </w:r>
      <w:proofErr w:type="spellStart"/>
      <w:r>
        <w:rPr>
          <w:rFonts w:hint="eastAsia"/>
        </w:rPr>
        <w:t>vue</w:t>
      </w:r>
      <w:proofErr w:type="spellEnd"/>
      <w:r>
        <w:rPr>
          <w:rFonts w:hint="eastAsia"/>
        </w:rPr>
        <w:t>项目中使用。</w:t>
      </w:r>
    </w:p>
    <w:p w:rsidR="00BF634F" w:rsidRDefault="00DA448E">
      <w:pPr>
        <w:pStyle w:val="af2"/>
      </w:pPr>
      <w:r>
        <w:rPr>
          <w:rFonts w:hint="eastAsia"/>
        </w:rPr>
        <w:t>在前端开发中，如何高效的操作</w:t>
      </w:r>
      <w:proofErr w:type="spellStart"/>
      <w:r>
        <w:rPr>
          <w:rFonts w:hint="eastAsia"/>
        </w:rPr>
        <w:t>dom</w:t>
      </w:r>
      <w:proofErr w:type="spellEnd"/>
      <w:r>
        <w:rPr>
          <w:rFonts w:hint="eastAsia"/>
        </w:rPr>
        <w:t>、渲染数据是一个前端工程师需要考虑的问题，而且当数据量大，流向较乱的时候，如何正确使用数据，操作数据也是</w:t>
      </w:r>
      <w:r>
        <w:rPr>
          <w:rFonts w:hint="eastAsia"/>
        </w:rPr>
        <w:lastRenderedPageBreak/>
        <w:t>一个问题，而</w:t>
      </w:r>
      <w:proofErr w:type="spellStart"/>
      <w:r>
        <w:rPr>
          <w:rFonts w:hint="eastAsia"/>
        </w:rPr>
        <w:t>js</w:t>
      </w:r>
      <w:proofErr w:type="spellEnd"/>
      <w:r>
        <w:rPr>
          <w:rFonts w:hint="eastAsia"/>
        </w:rPr>
        <w:t>框架对上述的几个问题都有自己趋于完美的解决方案，开发成本降低。高性能高效率。唯一的缺点就是需要使用一定的成本来学习。</w:t>
      </w:r>
    </w:p>
    <w:p w:rsidR="00BF634F" w:rsidRDefault="00DA448E">
      <w:pPr>
        <w:pStyle w:val="af2"/>
      </w:pPr>
      <w:r>
        <w:rPr>
          <w:rFonts w:hint="eastAsia"/>
        </w:rPr>
        <w:t>特点：易用（使用成本低），灵活（生态系统完善，适用于任何规模的项目），高效（体积小，优化好，性能好）。Vue是一个MVVM的</w:t>
      </w:r>
      <w:proofErr w:type="spellStart"/>
      <w:r>
        <w:rPr>
          <w:rFonts w:hint="eastAsia"/>
        </w:rPr>
        <w:t>js</w:t>
      </w:r>
      <w:proofErr w:type="spellEnd"/>
      <w:r>
        <w:rPr>
          <w:rFonts w:hint="eastAsia"/>
        </w:rPr>
        <w:t>框架，但是，Vue 的</w:t>
      </w:r>
      <w:proofErr w:type="gramStart"/>
      <w:r>
        <w:rPr>
          <w:rFonts w:hint="eastAsia"/>
        </w:rPr>
        <w:t>核心库只关注</w:t>
      </w:r>
      <w:proofErr w:type="gramEnd"/>
      <w:r>
        <w:rPr>
          <w:rFonts w:hint="eastAsia"/>
        </w:rPr>
        <w:t>视图层，开发者关注的只是m-v的映射关系。</w:t>
      </w:r>
    </w:p>
    <w:p w:rsidR="00BF634F" w:rsidRDefault="00DA448E">
      <w:pPr>
        <w:pStyle w:val="2"/>
      </w:pPr>
      <w:bookmarkStart w:id="85" w:name="_Toc10450191"/>
      <w:bookmarkStart w:id="86" w:name="_Toc10895_WPSOffice_Level2"/>
      <w:bookmarkStart w:id="87" w:name="_Toc11005732"/>
      <w:bookmarkStart w:id="88" w:name="_Toc11006430"/>
      <w:bookmarkStart w:id="89" w:name="_Toc11010833"/>
      <w:r>
        <w:rPr>
          <w:rFonts w:hint="eastAsia"/>
        </w:rPr>
        <w:t>2.</w:t>
      </w:r>
      <w:r>
        <w:t>2</w:t>
      </w:r>
      <w:r>
        <w:rPr>
          <w:rFonts w:hint="eastAsia"/>
        </w:rPr>
        <w:t xml:space="preserve"> Element</w:t>
      </w:r>
      <w:r>
        <w:t>-</w:t>
      </w:r>
      <w:r>
        <w:rPr>
          <w:rFonts w:hint="eastAsia"/>
        </w:rPr>
        <w:t>UI</w:t>
      </w:r>
      <w:r>
        <w:rPr>
          <w:rFonts w:hint="eastAsia"/>
        </w:rPr>
        <w:t>组件</w:t>
      </w:r>
      <w:bookmarkEnd w:id="85"/>
      <w:bookmarkEnd w:id="86"/>
      <w:bookmarkEnd w:id="87"/>
      <w:bookmarkEnd w:id="88"/>
      <w:bookmarkEnd w:id="89"/>
    </w:p>
    <w:p w:rsidR="00BF634F" w:rsidRDefault="00DA448E">
      <w:pPr>
        <w:pStyle w:val="af2"/>
      </w:pPr>
      <w:r>
        <w:rPr>
          <w:rFonts w:hint="eastAsia"/>
        </w:rPr>
        <w:t>Element-UI时基于Vue.js的高质量页面组件，帮助开发人员快速，简单的实现页面功能，其主要特征如下：</w:t>
      </w:r>
    </w:p>
    <w:p w:rsidR="00BF634F" w:rsidRDefault="00DA448E">
      <w:pPr>
        <w:pStyle w:val="af2"/>
      </w:pPr>
      <w:bookmarkStart w:id="90" w:name="_Toc511632098"/>
      <w:bookmarkStart w:id="91" w:name="_Toc511632157"/>
      <w:bookmarkStart w:id="92" w:name="_Toc485497912"/>
      <w:bookmarkStart w:id="93" w:name="_Toc516232616"/>
      <w:bookmarkEnd w:id="76"/>
      <w:bookmarkEnd w:id="77"/>
      <w:bookmarkEnd w:id="78"/>
      <w:bookmarkEnd w:id="79"/>
      <w:bookmarkEnd w:id="80"/>
      <w:bookmarkEnd w:id="81"/>
      <w:r>
        <w:rPr>
          <w:rFonts w:hint="eastAsia"/>
        </w:rPr>
        <w:t>一致性 Consistency：与现实生活一致：与现实生活的流程、逻辑保持一致，遵循用户习惯的语言和概念；在界面中一致：所有的元素和结构需保持一致，比如：设计样式、图标和文本、元素的位置等。</w:t>
      </w:r>
    </w:p>
    <w:p w:rsidR="00BF634F" w:rsidRDefault="00DA448E">
      <w:pPr>
        <w:pStyle w:val="af2"/>
      </w:pPr>
      <w:r>
        <w:rPr>
          <w:rFonts w:hint="eastAsia"/>
        </w:rPr>
        <w:t>反馈 Feedback：控制反馈：通过界面样式和交互</w:t>
      </w:r>
      <w:proofErr w:type="gramStart"/>
      <w:r>
        <w:rPr>
          <w:rFonts w:hint="eastAsia"/>
        </w:rPr>
        <w:t>动效让用户</w:t>
      </w:r>
      <w:proofErr w:type="gramEnd"/>
      <w:r>
        <w:rPr>
          <w:rFonts w:hint="eastAsia"/>
        </w:rPr>
        <w:t>可以清晰的感知自己的操作；页面反馈：操作后，通过页面元素的变化清晰地展现当前状态。</w:t>
      </w:r>
    </w:p>
    <w:p w:rsidR="00BF634F" w:rsidRDefault="00DA448E">
      <w:pPr>
        <w:pStyle w:val="af2"/>
      </w:pPr>
      <w:r>
        <w:rPr>
          <w:rFonts w:hint="eastAsia"/>
        </w:rPr>
        <w:t>效率 Efficiency：简化流程：设计简洁直观的操作流程；清晰明确：语言表达清晰且表意明确，让用户快速理解进而</w:t>
      </w:r>
      <w:proofErr w:type="gramStart"/>
      <w:r>
        <w:rPr>
          <w:rFonts w:hint="eastAsia"/>
        </w:rPr>
        <w:t>作出</w:t>
      </w:r>
      <w:proofErr w:type="gramEnd"/>
      <w:r>
        <w:rPr>
          <w:rFonts w:hint="eastAsia"/>
        </w:rPr>
        <w:t>决策；帮助用户识别：界面简单直白，让用户快速识别而非回忆，减少用户记忆负担。</w:t>
      </w:r>
    </w:p>
    <w:p w:rsidR="00BF634F" w:rsidRDefault="00DA448E">
      <w:pPr>
        <w:pStyle w:val="af2"/>
      </w:pPr>
      <w:r>
        <w:rPr>
          <w:rFonts w:hint="eastAsia"/>
        </w:rPr>
        <w:t>可控 Controllability：用户决策：根据场景可给予用户操作建议或安全提示，但不能代替用户进行决策；结果可控：用户可以自由的进行操作，包括撤销、回退和终止当前操作等。</w:t>
      </w:r>
    </w:p>
    <w:p w:rsidR="00BF634F" w:rsidRDefault="00DA448E">
      <w:pPr>
        <w:pStyle w:val="2"/>
      </w:pPr>
      <w:bookmarkStart w:id="94" w:name="_Toc511632099"/>
      <w:bookmarkStart w:id="95" w:name="_Toc23640"/>
      <w:bookmarkStart w:id="96" w:name="_Toc482889082"/>
      <w:bookmarkStart w:id="97" w:name="_Toc485497914"/>
      <w:bookmarkStart w:id="98" w:name="_Toc24628"/>
      <w:bookmarkStart w:id="99" w:name="_Toc511632158"/>
      <w:bookmarkStart w:id="100" w:name="_Toc10450192"/>
      <w:bookmarkStart w:id="101" w:name="_Toc10193_WPSOffice_Level2"/>
      <w:bookmarkStart w:id="102" w:name="_Toc11005733"/>
      <w:bookmarkStart w:id="103" w:name="_Toc11006431"/>
      <w:bookmarkStart w:id="104" w:name="_Toc11010834"/>
      <w:bookmarkEnd w:id="90"/>
      <w:bookmarkEnd w:id="91"/>
      <w:bookmarkEnd w:id="92"/>
      <w:bookmarkEnd w:id="93"/>
      <w:r>
        <w:rPr>
          <w:rFonts w:hint="eastAsia"/>
        </w:rPr>
        <w:t xml:space="preserve">2.2 </w:t>
      </w:r>
      <w:proofErr w:type="spellStart"/>
      <w:r>
        <w:t>MyBatis</w:t>
      </w:r>
      <w:bookmarkEnd w:id="94"/>
      <w:bookmarkEnd w:id="95"/>
      <w:bookmarkEnd w:id="96"/>
      <w:bookmarkEnd w:id="97"/>
      <w:bookmarkEnd w:id="98"/>
      <w:bookmarkEnd w:id="99"/>
      <w:proofErr w:type="spellEnd"/>
      <w:r>
        <w:rPr>
          <w:rFonts w:hint="eastAsia"/>
        </w:rPr>
        <w:t>框架</w:t>
      </w:r>
      <w:bookmarkEnd w:id="100"/>
      <w:bookmarkEnd w:id="101"/>
      <w:bookmarkEnd w:id="102"/>
      <w:bookmarkEnd w:id="103"/>
      <w:bookmarkEnd w:id="104"/>
    </w:p>
    <w:p w:rsidR="00BF634F" w:rsidRDefault="00DA448E">
      <w:pPr>
        <w:pStyle w:val="af2"/>
      </w:pPr>
      <w:bookmarkStart w:id="105" w:name="_Toc482889083"/>
      <w:bookmarkStart w:id="106" w:name="_Toc511632100"/>
      <w:bookmarkStart w:id="107" w:name="_Toc516232618"/>
      <w:bookmarkStart w:id="108" w:name="_Toc511632159"/>
      <w:bookmarkStart w:id="109" w:name="_Toc485497915"/>
      <w:proofErr w:type="spellStart"/>
      <w:r>
        <w:rPr>
          <w:rFonts w:hint="eastAsia"/>
        </w:rPr>
        <w:t>MyBatis</w:t>
      </w:r>
      <w:proofErr w:type="spellEnd"/>
      <w:r>
        <w:rPr>
          <w:rFonts w:hint="eastAsia"/>
        </w:rPr>
        <w:t>是支持定制化SQL、存储过程以及高级映射的优秀的持久层框架，</w:t>
      </w:r>
      <w:proofErr w:type="spellStart"/>
      <w:r>
        <w:rPr>
          <w:rFonts w:hint="eastAsia"/>
        </w:rPr>
        <w:t>MyBatis</w:t>
      </w:r>
      <w:proofErr w:type="spellEnd"/>
      <w:r>
        <w:rPr>
          <w:rFonts w:hint="eastAsia"/>
        </w:rPr>
        <w:t>避免了几乎所有的JDBC代码和手动设置参数以及获取结果集。</w:t>
      </w:r>
      <w:proofErr w:type="spellStart"/>
      <w:r>
        <w:rPr>
          <w:rFonts w:hint="eastAsia"/>
        </w:rPr>
        <w:t>MyBatis</w:t>
      </w:r>
      <w:proofErr w:type="spellEnd"/>
      <w:r>
        <w:rPr>
          <w:rFonts w:hint="eastAsia"/>
        </w:rPr>
        <w:t>可以对配置和原生Map使用简单的XML或注解，将接口和Java的POJOs(Plain Old Java Objects,普通的Java对象)映射成数据库中的记录。</w:t>
      </w:r>
    </w:p>
    <w:p w:rsidR="00BF634F" w:rsidRDefault="00DA448E">
      <w:pPr>
        <w:pStyle w:val="af2"/>
      </w:pPr>
      <w:proofErr w:type="spellStart"/>
      <w:r>
        <w:rPr>
          <w:rFonts w:hint="eastAsia"/>
        </w:rPr>
        <w:t>MyBatis</w:t>
      </w:r>
      <w:proofErr w:type="spellEnd"/>
      <w:r>
        <w:rPr>
          <w:rFonts w:hint="eastAsia"/>
        </w:rPr>
        <w:t>的着力点，在于POJO与SQL之间的映射关系。然后通过映射配置文件，将SQL所需的参数，以及返回的结果字段映射到指定POJO。相对</w:t>
      </w:r>
      <w:proofErr w:type="spellStart"/>
      <w:r>
        <w:rPr>
          <w:rFonts w:hint="eastAsia"/>
        </w:rPr>
        <w:t>Hibernate"O</w:t>
      </w:r>
      <w:proofErr w:type="spellEnd"/>
      <w:r>
        <w:rPr>
          <w:rFonts w:hint="eastAsia"/>
        </w:rPr>
        <w:t>/R"而言，</w:t>
      </w:r>
      <w:proofErr w:type="spellStart"/>
      <w:r>
        <w:rPr>
          <w:rFonts w:hint="eastAsia"/>
        </w:rPr>
        <w:t>iBATIS</w:t>
      </w:r>
      <w:proofErr w:type="spellEnd"/>
      <w:r>
        <w:rPr>
          <w:rFonts w:hint="eastAsia"/>
        </w:rPr>
        <w:t>是一种“</w:t>
      </w:r>
      <w:proofErr w:type="spellStart"/>
      <w:r>
        <w:rPr>
          <w:rFonts w:hint="eastAsia"/>
        </w:rPr>
        <w:t>Sql</w:t>
      </w:r>
      <w:proofErr w:type="spellEnd"/>
      <w:r>
        <w:rPr>
          <w:rFonts w:hint="eastAsia"/>
        </w:rPr>
        <w:t xml:space="preserve"> Mapping”的ORM实现。</w:t>
      </w:r>
    </w:p>
    <w:p w:rsidR="00BF634F" w:rsidRDefault="00DA448E">
      <w:pPr>
        <w:pStyle w:val="af2"/>
      </w:pPr>
      <w:r>
        <w:rPr>
          <w:rFonts w:hint="eastAsia"/>
        </w:rPr>
        <w:t>每个基于</w:t>
      </w:r>
      <w:proofErr w:type="spellStart"/>
      <w:r>
        <w:rPr>
          <w:rFonts w:hint="eastAsia"/>
        </w:rPr>
        <w:t>MyBatis</w:t>
      </w:r>
      <w:proofErr w:type="spellEnd"/>
      <w:r>
        <w:rPr>
          <w:rFonts w:hint="eastAsia"/>
        </w:rPr>
        <w:t>的应用都是以一个</w:t>
      </w:r>
      <w:proofErr w:type="spellStart"/>
      <w:r>
        <w:rPr>
          <w:rFonts w:hint="eastAsia"/>
        </w:rPr>
        <w:t>SqlSessionFactory</w:t>
      </w:r>
      <w:proofErr w:type="spellEnd"/>
      <w:r>
        <w:rPr>
          <w:rFonts w:hint="eastAsia"/>
        </w:rPr>
        <w:t>的实例为中心的，</w:t>
      </w:r>
      <w:proofErr w:type="spellStart"/>
      <w:r>
        <w:rPr>
          <w:rFonts w:hint="eastAsia"/>
        </w:rPr>
        <w:t>SqlSessionFactory</w:t>
      </w:r>
      <w:proofErr w:type="spellEnd"/>
      <w:r>
        <w:rPr>
          <w:rFonts w:hint="eastAsia"/>
        </w:rPr>
        <w:t>的实例可以通过</w:t>
      </w:r>
      <w:proofErr w:type="spellStart"/>
      <w:r>
        <w:rPr>
          <w:rFonts w:hint="eastAsia"/>
        </w:rPr>
        <w:t>SqlSessionFactoryBuilder</w:t>
      </w:r>
      <w:proofErr w:type="spellEnd"/>
      <w:r>
        <w:rPr>
          <w:rFonts w:hint="eastAsia"/>
        </w:rPr>
        <w:t>获取。而</w:t>
      </w:r>
      <w:proofErr w:type="spellStart"/>
      <w:r>
        <w:rPr>
          <w:rFonts w:hint="eastAsia"/>
        </w:rPr>
        <w:lastRenderedPageBreak/>
        <w:t>SqlSessionFactoryBuilder</w:t>
      </w:r>
      <w:proofErr w:type="spellEnd"/>
      <w:r>
        <w:rPr>
          <w:rFonts w:hint="eastAsia"/>
        </w:rPr>
        <w:t>则可以从核心配置文件或者预先定制的Configuration的实例构建出该实例。</w:t>
      </w:r>
    </w:p>
    <w:p w:rsidR="00BF634F" w:rsidRDefault="00DA448E">
      <w:pPr>
        <w:pStyle w:val="2"/>
        <w:tabs>
          <w:tab w:val="left" w:pos="5743"/>
        </w:tabs>
        <w:rPr>
          <w:szCs w:val="22"/>
        </w:rPr>
      </w:pPr>
      <w:bookmarkStart w:id="110" w:name="_Toc10450193"/>
      <w:bookmarkStart w:id="111" w:name="_Toc8424_WPSOffice_Level2"/>
      <w:bookmarkStart w:id="112" w:name="_Toc11005734"/>
      <w:bookmarkStart w:id="113" w:name="_Toc11006432"/>
      <w:bookmarkStart w:id="114" w:name="_Toc11010835"/>
      <w:r>
        <w:rPr>
          <w:rFonts w:hint="eastAsia"/>
        </w:rPr>
        <w:t xml:space="preserve">2.2 spring data </w:t>
      </w:r>
      <w:proofErr w:type="spellStart"/>
      <w:r>
        <w:rPr>
          <w:rFonts w:hint="eastAsia"/>
        </w:rPr>
        <w:t>jpa</w:t>
      </w:r>
      <w:proofErr w:type="spellEnd"/>
      <w:r>
        <w:rPr>
          <w:rFonts w:hint="eastAsia"/>
        </w:rPr>
        <w:t>框架</w:t>
      </w:r>
      <w:bookmarkEnd w:id="110"/>
      <w:bookmarkEnd w:id="111"/>
      <w:bookmarkEnd w:id="112"/>
      <w:bookmarkEnd w:id="113"/>
      <w:bookmarkEnd w:id="114"/>
    </w:p>
    <w:p w:rsidR="00BF634F" w:rsidRDefault="00DA448E">
      <w:pPr>
        <w:pStyle w:val="af2"/>
      </w:pPr>
      <w:r>
        <w:rPr>
          <w:rFonts w:hint="eastAsia"/>
        </w:rPr>
        <w:t xml:space="preserve">简单方便：JPA的主要目标之一就是提供更加简单的编程模型：在JPA框架下创建实体和创建Java </w:t>
      </w:r>
      <w:proofErr w:type="gramStart"/>
      <w:r>
        <w:rPr>
          <w:rFonts w:hint="eastAsia"/>
        </w:rPr>
        <w:t>类一样</w:t>
      </w:r>
      <w:proofErr w:type="gramEnd"/>
      <w:r>
        <w:rPr>
          <w:rFonts w:hint="eastAsia"/>
        </w:rPr>
        <w:t xml:space="preserve">简单，没有任何的约束和限制，只需要使用 </w:t>
      </w:r>
      <w:proofErr w:type="spellStart"/>
      <w:r>
        <w:rPr>
          <w:rFonts w:hint="eastAsia"/>
        </w:rPr>
        <w:t>javax.persistence.Entity</w:t>
      </w:r>
      <w:proofErr w:type="spellEnd"/>
      <w:r>
        <w:rPr>
          <w:rFonts w:hint="eastAsia"/>
        </w:rPr>
        <w:t>进行注释，JPA的框架和接口也都非常简单，没有太多特别的规则和设计模式的要求，开发者可以很容易地掌握。</w:t>
      </w:r>
    </w:p>
    <w:p w:rsidR="00BF634F" w:rsidRDefault="00DA448E">
      <w:pPr>
        <w:pStyle w:val="af2"/>
      </w:pPr>
      <w:r>
        <w:rPr>
          <w:rFonts w:hint="eastAsia"/>
        </w:rPr>
        <w:t>非侵入式：JPA基于非侵入式原则设计，因此可以很容易地和其它框架或者容器集成。</w:t>
      </w:r>
      <w:bookmarkStart w:id="115" w:name="2_3"/>
      <w:bookmarkStart w:id="116" w:name="sub1036852_2_3"/>
      <w:bookmarkStart w:id="117" w:name="2-3"/>
      <w:bookmarkStart w:id="118" w:name="查询能力"/>
      <w:bookmarkEnd w:id="115"/>
      <w:bookmarkEnd w:id="116"/>
      <w:bookmarkEnd w:id="117"/>
      <w:bookmarkEnd w:id="118"/>
    </w:p>
    <w:p w:rsidR="00BF634F" w:rsidRDefault="00DA448E">
      <w:pPr>
        <w:pStyle w:val="af2"/>
      </w:pPr>
      <w:r>
        <w:rPr>
          <w:rFonts w:hint="eastAsia"/>
        </w:rPr>
        <w:t>查询能力： JPA的查询语言是</w:t>
      </w:r>
      <w:r>
        <w:rPr>
          <w:rFonts w:hint="eastAsia"/>
        </w:rPr>
        <w:fldChar w:fldCharType="begin"/>
      </w:r>
      <w:r>
        <w:rPr>
          <w:rFonts w:hint="eastAsia"/>
        </w:rPr>
        <w:instrText xml:space="preserve"> HYPERLINK "https://baike.baidu.com/item/%E9%9D%A2%E5%90%91%E5%AF%B9%E8%B1%A1" \t "_blank" </w:instrText>
      </w:r>
      <w:r>
        <w:rPr>
          <w:rFonts w:hint="eastAsia"/>
        </w:rPr>
        <w:fldChar w:fldCharType="separate"/>
      </w:r>
      <w:r>
        <w:rPr>
          <w:rFonts w:hint="eastAsia"/>
        </w:rPr>
        <w:t>面向对象</w:t>
      </w:r>
      <w:r>
        <w:rPr>
          <w:rFonts w:hint="eastAsia"/>
        </w:rPr>
        <w:fldChar w:fldCharType="end"/>
      </w:r>
      <w:r>
        <w:rPr>
          <w:rFonts w:hint="eastAsia"/>
        </w:rPr>
        <w:t>而非面向数据库的，它以面向对象的自然语法构造查询语句，可以看成是Hibernate HQL的等价物。JPA定义了独特的</w:t>
      </w:r>
      <w:r>
        <w:rPr>
          <w:rFonts w:hint="eastAsia"/>
        </w:rPr>
        <w:fldChar w:fldCharType="begin"/>
      </w:r>
      <w:r>
        <w:rPr>
          <w:rFonts w:hint="eastAsia"/>
        </w:rPr>
        <w:instrText xml:space="preserve"> HYPERLINK "https://baike.baidu.com/item/JPQL" \t "_blank" </w:instrText>
      </w:r>
      <w:r>
        <w:rPr>
          <w:rFonts w:hint="eastAsia"/>
        </w:rPr>
        <w:fldChar w:fldCharType="separate"/>
      </w:r>
      <w:r>
        <w:rPr>
          <w:rFonts w:hint="eastAsia"/>
        </w:rPr>
        <w:t>JPQL</w:t>
      </w:r>
      <w:r>
        <w:rPr>
          <w:rFonts w:hint="eastAsia"/>
        </w:rPr>
        <w:fldChar w:fldCharType="end"/>
      </w:r>
      <w:r>
        <w:rPr>
          <w:rFonts w:hint="eastAsia"/>
        </w:rPr>
        <w:t>（Java Persistence Query Language），JPQL是EJB QL的一种扩展，它是针对实体的一种查询语言，操作对象是实体，而不是关系数据库的表，而且能够支持批量更新和修改、JOIN、GROUP BY、HAVING 等通常只有 SQL 才能够提供的高级查询特性，甚至还能够支持</w:t>
      </w:r>
      <w:r>
        <w:rPr>
          <w:rFonts w:hint="eastAsia"/>
        </w:rPr>
        <w:fldChar w:fldCharType="begin"/>
      </w:r>
      <w:r>
        <w:instrText xml:space="preserve"> HYPERLINK "https://baike.baidu.com/item/%E5%AD%90%E6%9F%A5%E8%AF%A2" \t "_blank" </w:instrText>
      </w:r>
      <w:r>
        <w:rPr>
          <w:rFonts w:hint="eastAsia"/>
        </w:rPr>
        <w:fldChar w:fldCharType="separate"/>
      </w:r>
      <w:r>
        <w:rPr>
          <w:rFonts w:hint="eastAsia"/>
        </w:rPr>
        <w:t>子查询</w:t>
      </w:r>
      <w:r>
        <w:rPr>
          <w:rFonts w:hint="eastAsia"/>
        </w:rPr>
        <w:fldChar w:fldCharType="end"/>
      </w:r>
      <w:r>
        <w:rPr>
          <w:rFonts w:hint="eastAsia"/>
        </w:rPr>
        <w:t>。</w:t>
      </w:r>
    </w:p>
    <w:p w:rsidR="00BF634F" w:rsidRDefault="00DA448E">
      <w:pPr>
        <w:pStyle w:val="2"/>
      </w:pPr>
      <w:bookmarkStart w:id="119" w:name="_Toc511632160"/>
      <w:bookmarkStart w:id="120" w:name="_Toc23266"/>
      <w:bookmarkStart w:id="121" w:name="_Toc482633777"/>
      <w:bookmarkStart w:id="122" w:name="_Toc10450194"/>
      <w:bookmarkStart w:id="123" w:name="_Toc511632101"/>
      <w:bookmarkStart w:id="124" w:name="_Toc8161"/>
      <w:bookmarkStart w:id="125" w:name="_Toc485497917"/>
      <w:bookmarkStart w:id="126" w:name="_Toc19961_WPSOffice_Level2"/>
      <w:bookmarkStart w:id="127" w:name="_Toc11005735"/>
      <w:bookmarkStart w:id="128" w:name="_Toc11006433"/>
      <w:bookmarkStart w:id="129" w:name="_Toc11010836"/>
      <w:bookmarkEnd w:id="105"/>
      <w:bookmarkEnd w:id="106"/>
      <w:bookmarkEnd w:id="107"/>
      <w:bookmarkEnd w:id="108"/>
      <w:bookmarkEnd w:id="109"/>
      <w:r>
        <w:rPr>
          <w:rFonts w:hint="eastAsia"/>
        </w:rPr>
        <w:t>2.</w:t>
      </w:r>
      <w:r>
        <w:t>4</w:t>
      </w:r>
      <w:r>
        <w:rPr>
          <w:rFonts w:hint="eastAsia"/>
        </w:rPr>
        <w:t xml:space="preserve"> Druid</w:t>
      </w:r>
      <w:r>
        <w:rPr>
          <w:rFonts w:hint="eastAsia"/>
        </w:rPr>
        <w:t>技术</w:t>
      </w:r>
      <w:bookmarkEnd w:id="119"/>
      <w:bookmarkEnd w:id="120"/>
      <w:bookmarkEnd w:id="121"/>
      <w:bookmarkEnd w:id="122"/>
      <w:bookmarkEnd w:id="123"/>
      <w:bookmarkEnd w:id="124"/>
      <w:bookmarkEnd w:id="125"/>
      <w:bookmarkEnd w:id="126"/>
      <w:bookmarkEnd w:id="127"/>
      <w:bookmarkEnd w:id="128"/>
      <w:bookmarkEnd w:id="129"/>
    </w:p>
    <w:p w:rsidR="00BF634F" w:rsidRDefault="00DA448E">
      <w:pPr>
        <w:pStyle w:val="af2"/>
      </w:pPr>
      <w:r>
        <w:rPr>
          <w:rFonts w:hint="eastAsia"/>
        </w:rPr>
        <w:t>数据库连接是一种关键的有限的昂贵的资源，这一点在多用户的网页应用程序中体现得尤为突出。对数据库连接的管理能显著影响到整个应用程序的伸缩性和健壮性，影响到程序的性能指标。数据库连接</w:t>
      </w:r>
      <w:proofErr w:type="gramStart"/>
      <w:r>
        <w:rPr>
          <w:rFonts w:hint="eastAsia"/>
        </w:rPr>
        <w:t>池正是</w:t>
      </w:r>
      <w:proofErr w:type="gramEnd"/>
      <w:r>
        <w:rPr>
          <w:rFonts w:hint="eastAsia"/>
        </w:rPr>
        <w:t>针对这个问题提出来的。数据库连接</w:t>
      </w:r>
      <w:proofErr w:type="gramStart"/>
      <w:r>
        <w:rPr>
          <w:rFonts w:hint="eastAsia"/>
        </w:rPr>
        <w:t>池负责</w:t>
      </w:r>
      <w:proofErr w:type="gramEnd"/>
      <w:r>
        <w:rPr>
          <w:rFonts w:hint="eastAsia"/>
        </w:rPr>
        <w:t>分配、管理和释放数据库连接，它允许应用程序重复使用一个现有的数据库连接，而不是再重新建立一个;释放空闲时间超过最大空闲时间的数据库连接来避免因为没有释放数据库连接而引起的数据库连接遗漏。这项技术能明显提高对数据库操作的性能。Druid是阿里巴巴技术团队开发的一款优秀的数据库连接池，并且已经在GitHub上开源，它与其他国外优秀的数据库连接池用法类似，性能更好，同时加入了日志监控，可以让开发者明确的看到自己的</w:t>
      </w:r>
      <w:proofErr w:type="spellStart"/>
      <w:r>
        <w:rPr>
          <w:rFonts w:hint="eastAsia"/>
        </w:rPr>
        <w:t>sql</w:t>
      </w:r>
      <w:proofErr w:type="spellEnd"/>
      <w:r>
        <w:rPr>
          <w:rFonts w:hint="eastAsia"/>
        </w:rPr>
        <w:t>语句的执行情况。可以说 Druid是目前国内互联网企业中使用范围最广的数据库连接池。</w:t>
      </w:r>
    </w:p>
    <w:p w:rsidR="00BF634F" w:rsidRDefault="00DA448E">
      <w:pPr>
        <w:pStyle w:val="af2"/>
      </w:pPr>
      <w:r>
        <w:rPr>
          <w:rFonts w:hint="eastAsia"/>
        </w:rPr>
        <w:t>Druid首先是一个数据库连接池。Druid是目前最好的数据库连接池，在功能、性能、扩展性方面，都超过其他数据库连接池，包括DBCP、C3P0、</w:t>
      </w:r>
      <w:proofErr w:type="spellStart"/>
      <w:r>
        <w:rPr>
          <w:rFonts w:hint="eastAsia"/>
        </w:rPr>
        <w:t>BoneCP</w:t>
      </w:r>
      <w:proofErr w:type="spellEnd"/>
      <w:r>
        <w:rPr>
          <w:rFonts w:hint="eastAsia"/>
        </w:rPr>
        <w:t>、</w:t>
      </w:r>
      <w:proofErr w:type="spellStart"/>
      <w:r>
        <w:rPr>
          <w:rFonts w:hint="eastAsia"/>
        </w:rPr>
        <w:lastRenderedPageBreak/>
        <w:t>Proxool</w:t>
      </w:r>
      <w:proofErr w:type="spellEnd"/>
      <w:r>
        <w:rPr>
          <w:rFonts w:hint="eastAsia"/>
        </w:rPr>
        <w:t xml:space="preserve">、JBoss </w:t>
      </w:r>
      <w:proofErr w:type="spellStart"/>
      <w:r>
        <w:rPr>
          <w:rFonts w:hint="eastAsia"/>
        </w:rPr>
        <w:t>DataSource</w:t>
      </w:r>
      <w:proofErr w:type="spellEnd"/>
      <w:r>
        <w:rPr>
          <w:rFonts w:hint="eastAsia"/>
        </w:rPr>
        <w:t>。Druid已经在阿里巴巴部署了超过600个应用，经过一年多生产环境大规模部署的严苛考验。Druid是一个JDBC组件，它包括三个部分： 基于Filter－Chain模式的插件体系。 </w:t>
      </w:r>
      <w:proofErr w:type="spellStart"/>
      <w:r>
        <w:rPr>
          <w:rFonts w:hint="eastAsia"/>
        </w:rPr>
        <w:t>DruidDataSource</w:t>
      </w:r>
      <w:proofErr w:type="spellEnd"/>
      <w:r>
        <w:rPr>
          <w:rFonts w:hint="eastAsia"/>
        </w:rPr>
        <w:t xml:space="preserve"> 高效可管理的数据库连接池。</w:t>
      </w:r>
      <w:proofErr w:type="spellStart"/>
      <w:r>
        <w:rPr>
          <w:rFonts w:hint="eastAsia"/>
        </w:rPr>
        <w:t>SQLParser</w:t>
      </w:r>
      <w:proofErr w:type="spellEnd"/>
      <w:r>
        <w:rPr>
          <w:rFonts w:hint="eastAsia"/>
        </w:rPr>
        <w:t>。Druid的功能如下：</w:t>
      </w:r>
    </w:p>
    <w:p w:rsidR="00BF634F" w:rsidRDefault="00DA448E">
      <w:pPr>
        <w:pStyle w:val="af2"/>
      </w:pPr>
      <w:r>
        <w:rPr>
          <w:rFonts w:hint="eastAsia"/>
        </w:rPr>
        <w:t>1、替换DBCP和C3P0。Druid提供了一个高效、功能强大、可扩展性好的数据库连接池。</w:t>
      </w:r>
    </w:p>
    <w:p w:rsidR="00BF634F" w:rsidRDefault="00DA448E">
      <w:pPr>
        <w:pStyle w:val="af2"/>
      </w:pPr>
      <w:r>
        <w:rPr>
          <w:rFonts w:hint="eastAsia"/>
        </w:rPr>
        <w:t>2、可以监控数据库访问性能，Druid内置提供了一个功能强大的</w:t>
      </w:r>
      <w:proofErr w:type="spellStart"/>
      <w:r>
        <w:rPr>
          <w:rFonts w:hint="eastAsia"/>
        </w:rPr>
        <w:t>StatFilter</w:t>
      </w:r>
      <w:proofErr w:type="spellEnd"/>
      <w:r>
        <w:rPr>
          <w:rFonts w:hint="eastAsia"/>
        </w:rPr>
        <w:t>插件，能够详细统计SQL的执行性能，这对于线上分析数据库访问性能有帮助。</w:t>
      </w:r>
    </w:p>
    <w:p w:rsidR="00BF634F" w:rsidRDefault="00DA448E">
      <w:pPr>
        <w:pStyle w:val="af2"/>
      </w:pPr>
      <w:r>
        <w:rPr>
          <w:rFonts w:hint="eastAsia"/>
        </w:rPr>
        <w:t>3、数据库密码加密。直接把数据库密码写在配置文件中，这是不好的行为，容易导致安全问题。</w:t>
      </w:r>
      <w:proofErr w:type="spellStart"/>
      <w:r>
        <w:rPr>
          <w:rFonts w:hint="eastAsia"/>
        </w:rPr>
        <w:t>DruidDruiver</w:t>
      </w:r>
      <w:proofErr w:type="spellEnd"/>
      <w:r>
        <w:rPr>
          <w:rFonts w:hint="eastAsia"/>
        </w:rPr>
        <w:t>和</w:t>
      </w:r>
      <w:proofErr w:type="spellStart"/>
      <w:r>
        <w:rPr>
          <w:rFonts w:hint="eastAsia"/>
        </w:rPr>
        <w:t>DruidDataSource</w:t>
      </w:r>
      <w:proofErr w:type="spellEnd"/>
      <w:r>
        <w:rPr>
          <w:rFonts w:hint="eastAsia"/>
        </w:rPr>
        <w:t>都支持</w:t>
      </w:r>
      <w:proofErr w:type="spellStart"/>
      <w:r>
        <w:rPr>
          <w:rFonts w:hint="eastAsia"/>
        </w:rPr>
        <w:t>PasswordCallback</w:t>
      </w:r>
      <w:proofErr w:type="spellEnd"/>
      <w:r>
        <w:rPr>
          <w:rFonts w:hint="eastAsia"/>
        </w:rPr>
        <w:t>。</w:t>
      </w:r>
    </w:p>
    <w:p w:rsidR="00BF634F" w:rsidRDefault="00DA448E">
      <w:pPr>
        <w:pStyle w:val="af2"/>
      </w:pPr>
      <w:r>
        <w:rPr>
          <w:rFonts w:hint="eastAsia"/>
        </w:rPr>
        <w:t>4、SQL执行日志，Druid提供了不同的</w:t>
      </w:r>
      <w:proofErr w:type="spellStart"/>
      <w:r>
        <w:rPr>
          <w:rFonts w:hint="eastAsia"/>
        </w:rPr>
        <w:t>LogFilter</w:t>
      </w:r>
      <w:proofErr w:type="spellEnd"/>
      <w:r>
        <w:rPr>
          <w:rFonts w:hint="eastAsia"/>
        </w:rPr>
        <w:t>，能够支持Common-Logging、Log4j和</w:t>
      </w:r>
      <w:proofErr w:type="spellStart"/>
      <w:r>
        <w:rPr>
          <w:rFonts w:hint="eastAsia"/>
        </w:rPr>
        <w:t>JdkLog</w:t>
      </w:r>
      <w:proofErr w:type="spellEnd"/>
      <w:r>
        <w:rPr>
          <w:rFonts w:hint="eastAsia"/>
        </w:rPr>
        <w:t>，你可以按需要选择相应的</w:t>
      </w:r>
      <w:proofErr w:type="spellStart"/>
      <w:r>
        <w:rPr>
          <w:rFonts w:hint="eastAsia"/>
        </w:rPr>
        <w:t>LogFilter</w:t>
      </w:r>
      <w:proofErr w:type="spellEnd"/>
      <w:r>
        <w:rPr>
          <w:rFonts w:hint="eastAsia"/>
        </w:rPr>
        <w:t>，监控你应用的数据库访问情况。</w:t>
      </w:r>
    </w:p>
    <w:p w:rsidR="00BF634F" w:rsidRDefault="00DA448E">
      <w:pPr>
        <w:pStyle w:val="af2"/>
      </w:pPr>
      <w:r>
        <w:rPr>
          <w:rFonts w:hint="eastAsia"/>
        </w:rPr>
        <w:t>5、扩展JDBC，如果你要对JDBC层有编程的需求，可以通过Druid提供的Filter机制，很方便编写JDBC层的扩展插件。</w:t>
      </w:r>
    </w:p>
    <w:p w:rsidR="00BF634F" w:rsidRDefault="00DA448E">
      <w:pPr>
        <w:pStyle w:val="2"/>
      </w:pPr>
      <w:bookmarkStart w:id="130" w:name="_Toc10450195"/>
      <w:bookmarkStart w:id="131" w:name="_Toc31989_WPSOffice_Level2"/>
      <w:bookmarkStart w:id="132" w:name="_Toc11005736"/>
      <w:bookmarkStart w:id="133" w:name="_Toc11006434"/>
      <w:bookmarkStart w:id="134" w:name="_Toc11010837"/>
      <w:r>
        <w:rPr>
          <w:rFonts w:hint="eastAsia"/>
        </w:rPr>
        <w:t>2.</w:t>
      </w:r>
      <w:r>
        <w:t>5</w:t>
      </w:r>
      <w:r>
        <w:rPr>
          <w:rFonts w:hint="eastAsia"/>
        </w:rPr>
        <w:t xml:space="preserve"> </w:t>
      </w:r>
      <w:proofErr w:type="spellStart"/>
      <w:r>
        <w:t>SpringBoot</w:t>
      </w:r>
      <w:proofErr w:type="spellEnd"/>
      <w:r>
        <w:rPr>
          <w:rFonts w:hint="eastAsia"/>
        </w:rPr>
        <w:t>框架</w:t>
      </w:r>
      <w:bookmarkEnd w:id="130"/>
      <w:bookmarkEnd w:id="131"/>
      <w:bookmarkEnd w:id="132"/>
      <w:bookmarkEnd w:id="133"/>
      <w:bookmarkEnd w:id="134"/>
    </w:p>
    <w:p w:rsidR="00BF634F" w:rsidRDefault="00DA448E">
      <w:pPr>
        <w:pStyle w:val="af2"/>
      </w:pPr>
      <w:r>
        <w:rPr>
          <w:rFonts w:hint="eastAsia"/>
        </w:rPr>
        <w:t>Spring Boot是由Pivotal团队提供的全新框架，其设计目的是用来简化新Spring应用的初始搭建以及开发过程。该框架使用了特定的方式来进行配置，从而使开发人员不再需要定义样板化的配置。通过这种方式，Spring Boot致力于在蓬勃发展的快速应用开发领域(rapid application development)成为领导者。</w:t>
      </w:r>
      <w:proofErr w:type="spellStart"/>
      <w:r>
        <w:rPr>
          <w:rFonts w:hint="eastAsia"/>
        </w:rPr>
        <w:t>Springboot</w:t>
      </w:r>
      <w:proofErr w:type="spellEnd"/>
      <w:r>
        <w:rPr>
          <w:rFonts w:hint="eastAsia"/>
        </w:rPr>
        <w:t>包含spring和</w:t>
      </w:r>
      <w:proofErr w:type="spellStart"/>
      <w:r>
        <w:rPr>
          <w:rFonts w:hint="eastAsia"/>
        </w:rPr>
        <w:t>SpringMVC</w:t>
      </w:r>
      <w:proofErr w:type="spellEnd"/>
      <w:r>
        <w:rPr>
          <w:rFonts w:hint="eastAsia"/>
        </w:rPr>
        <w:t>的所有功能， Spring是一个开放源代码的设计层面框架，他解决的是业务逻辑层和其他各层的松耦合问题，因此它将面向接口的编程思想贯穿整个系统应用。Spring是于2003 年兴起的一个轻量级的Java 开发框架，由Rod Johnson创建。简单来说，Spring是一个分层的</w:t>
      </w:r>
      <w:proofErr w:type="spellStart"/>
      <w:r>
        <w:rPr>
          <w:rFonts w:hint="eastAsia"/>
        </w:rPr>
        <w:t>JavaSE</w:t>
      </w:r>
      <w:proofErr w:type="spellEnd"/>
      <w:r>
        <w:rPr>
          <w:rFonts w:hint="eastAsia"/>
        </w:rPr>
        <w:t>/EE full-stack(一站式) </w:t>
      </w:r>
      <w:hyperlink r:id="rId27" w:tgtFrame="_blank" w:history="1">
        <w:r>
          <w:rPr>
            <w:rFonts w:hint="eastAsia"/>
          </w:rPr>
          <w:t>轻量级</w:t>
        </w:r>
      </w:hyperlink>
      <w:r>
        <w:rPr>
          <w:rFonts w:hint="eastAsia"/>
        </w:rPr>
        <w:t xml:space="preserve">开源框架。Spring 框架提供了构建 Web 应用程序的全功能 MVC 模块。 使用 Spring 可插入的 MVC 架构，可以选择是使用内置的 Spring Web 框架还是 Struts 这样的 Web 框架。通过策略接口，Spring 框架是高度可配置的，而且包含多种视图技术，例如 </w:t>
      </w:r>
      <w:proofErr w:type="spellStart"/>
      <w:r>
        <w:rPr>
          <w:rFonts w:hint="eastAsia"/>
        </w:rPr>
        <w:t>JavaServer</w:t>
      </w:r>
      <w:proofErr w:type="spellEnd"/>
      <w:r>
        <w:rPr>
          <w:rFonts w:hint="eastAsia"/>
        </w:rPr>
        <w:t xml:space="preserve"> Pages（JSP）技术、Velocity、Tiles、</w:t>
      </w:r>
      <w:proofErr w:type="spellStart"/>
      <w:r>
        <w:rPr>
          <w:rFonts w:hint="eastAsia"/>
        </w:rPr>
        <w:t>iText</w:t>
      </w:r>
      <w:proofErr w:type="spellEnd"/>
      <w:r>
        <w:rPr>
          <w:rFonts w:hint="eastAsia"/>
        </w:rPr>
        <w:t xml:space="preserve"> 和 POI。Spring MVC 框架并不知</w:t>
      </w:r>
      <w:r>
        <w:rPr>
          <w:rFonts w:hint="eastAsia"/>
        </w:rPr>
        <w:lastRenderedPageBreak/>
        <w:t>道使用的视图，所以不会强迫您只使用 JSP 技术。Spring MVC 分离了</w:t>
      </w:r>
      <w:r>
        <w:rPr>
          <w:rFonts w:hint="eastAsia"/>
        </w:rPr>
        <w:fldChar w:fldCharType="begin"/>
      </w:r>
      <w:r>
        <w:rPr>
          <w:rFonts w:hint="eastAsia"/>
        </w:rPr>
        <w:instrText xml:space="preserve"> HYPERLINK "https://baike.so.com/doc/422704-447609.html" \t "_blank" </w:instrText>
      </w:r>
      <w:r>
        <w:rPr>
          <w:rFonts w:hint="eastAsia"/>
        </w:rPr>
        <w:fldChar w:fldCharType="separate"/>
      </w:r>
      <w:r>
        <w:rPr>
          <w:rFonts w:hint="eastAsia"/>
        </w:rPr>
        <w:t>控制器</w:t>
      </w:r>
      <w:r>
        <w:rPr>
          <w:rFonts w:hint="eastAsia"/>
        </w:rPr>
        <w:fldChar w:fldCharType="end"/>
      </w:r>
      <w:r>
        <w:rPr>
          <w:rFonts w:hint="eastAsia"/>
        </w:rPr>
        <w:t>、模型对象、分派器以及处理程序对象的角色，这种</w:t>
      </w:r>
      <w:proofErr w:type="gramStart"/>
      <w:r>
        <w:rPr>
          <w:rFonts w:hint="eastAsia"/>
        </w:rPr>
        <w:t>分离让</w:t>
      </w:r>
      <w:proofErr w:type="gramEnd"/>
      <w:r>
        <w:rPr>
          <w:rFonts w:hint="eastAsia"/>
        </w:rPr>
        <w:t>它们更容易进行</w:t>
      </w:r>
      <w:hyperlink r:id="rId28" w:tgtFrame="_blank" w:history="1">
        <w:r>
          <w:rPr>
            <w:rFonts w:hint="eastAsia"/>
          </w:rPr>
          <w:t>定制</w:t>
        </w:r>
      </w:hyperlink>
      <w:r>
        <w:rPr>
          <w:rFonts w:hint="eastAsia"/>
        </w:rPr>
        <w:t>。其他特点如下：</w:t>
      </w:r>
    </w:p>
    <w:p w:rsidR="00BF634F" w:rsidRDefault="00DA448E" w:rsidP="00AE50FF">
      <w:pPr>
        <w:pStyle w:val="af2"/>
        <w:numPr>
          <w:ilvl w:val="0"/>
          <w:numId w:val="2"/>
        </w:numPr>
        <w:ind w:left="0" w:firstLine="480"/>
      </w:pPr>
      <w:bookmarkStart w:id="135" w:name="_Toc25700_WPSOffice_Level3"/>
      <w:r>
        <w:rPr>
          <w:rFonts w:hint="eastAsia"/>
        </w:rPr>
        <w:t>创建独立的Spring应用程序。</w:t>
      </w:r>
      <w:bookmarkEnd w:id="135"/>
    </w:p>
    <w:p w:rsidR="00BF634F" w:rsidRDefault="00DA448E" w:rsidP="00AE50FF">
      <w:pPr>
        <w:pStyle w:val="af2"/>
        <w:numPr>
          <w:ilvl w:val="0"/>
          <w:numId w:val="2"/>
        </w:numPr>
        <w:ind w:left="0" w:firstLine="480"/>
      </w:pPr>
      <w:bookmarkStart w:id="136" w:name="_Toc28757_WPSOffice_Level3"/>
      <w:r>
        <w:rPr>
          <w:rFonts w:hint="eastAsia"/>
        </w:rPr>
        <w:t>嵌入的Tomcat，无需部署WAR文件。</w:t>
      </w:r>
      <w:bookmarkEnd w:id="136"/>
    </w:p>
    <w:p w:rsidR="00BF634F" w:rsidRDefault="00DA448E" w:rsidP="00AE50FF">
      <w:pPr>
        <w:pStyle w:val="af2"/>
        <w:numPr>
          <w:ilvl w:val="0"/>
          <w:numId w:val="2"/>
        </w:numPr>
        <w:ind w:left="0" w:firstLine="480"/>
      </w:pPr>
      <w:bookmarkStart w:id="137" w:name="_Toc31993_WPSOffice_Level3"/>
      <w:r>
        <w:rPr>
          <w:rFonts w:hint="eastAsia"/>
        </w:rPr>
        <w:t>简化Maven配置。</w:t>
      </w:r>
      <w:bookmarkEnd w:id="137"/>
    </w:p>
    <w:p w:rsidR="00BF634F" w:rsidRDefault="00DA448E" w:rsidP="00AE50FF">
      <w:pPr>
        <w:pStyle w:val="af2"/>
        <w:numPr>
          <w:ilvl w:val="0"/>
          <w:numId w:val="2"/>
        </w:numPr>
        <w:ind w:left="0" w:firstLine="480"/>
      </w:pPr>
      <w:bookmarkStart w:id="138" w:name="_Toc21013_WPSOffice_Level3"/>
      <w:r>
        <w:rPr>
          <w:rFonts w:hint="eastAsia"/>
        </w:rPr>
        <w:t>自动配置Spring。</w:t>
      </w:r>
      <w:bookmarkEnd w:id="138"/>
    </w:p>
    <w:p w:rsidR="00BF634F" w:rsidRDefault="00DA448E" w:rsidP="00AE50FF">
      <w:pPr>
        <w:pStyle w:val="af2"/>
        <w:numPr>
          <w:ilvl w:val="0"/>
          <w:numId w:val="2"/>
        </w:numPr>
        <w:ind w:left="0" w:firstLine="480"/>
      </w:pPr>
      <w:bookmarkStart w:id="139" w:name="_Toc31834_WPSOffice_Level3"/>
      <w:r>
        <w:rPr>
          <w:rFonts w:hint="eastAsia"/>
        </w:rPr>
        <w:t>提供生产就绪型功能，如指标，健康检查和外部配置。</w:t>
      </w:r>
      <w:bookmarkEnd w:id="139"/>
    </w:p>
    <w:p w:rsidR="00BF634F" w:rsidRDefault="00DA448E" w:rsidP="00AE50FF">
      <w:pPr>
        <w:pStyle w:val="af2"/>
        <w:numPr>
          <w:ilvl w:val="0"/>
          <w:numId w:val="2"/>
        </w:numPr>
        <w:ind w:left="0" w:firstLine="480"/>
      </w:pPr>
      <w:bookmarkStart w:id="140" w:name="_Toc28842_WPSOffice_Level3"/>
      <w:r>
        <w:rPr>
          <w:rFonts w:hint="eastAsia"/>
        </w:rPr>
        <w:t>绝对没有代码生成并且对XML也没有配置要求。</w:t>
      </w:r>
      <w:bookmarkEnd w:id="140"/>
    </w:p>
    <w:p w:rsidR="00BF634F" w:rsidRDefault="00DA448E">
      <w:pPr>
        <w:pStyle w:val="2"/>
      </w:pPr>
      <w:bookmarkStart w:id="141" w:name="_Toc511632103"/>
      <w:bookmarkStart w:id="142" w:name="_Toc10450196"/>
      <w:bookmarkStart w:id="143" w:name="_Toc511632162"/>
      <w:bookmarkStart w:id="144" w:name="_Toc9908"/>
      <w:bookmarkStart w:id="145" w:name="_Toc10834"/>
      <w:bookmarkStart w:id="146" w:name="_Toc4071_WPSOffice_Level2"/>
      <w:bookmarkStart w:id="147" w:name="_Toc482633779"/>
      <w:bookmarkStart w:id="148" w:name="_Toc485497919"/>
      <w:bookmarkStart w:id="149" w:name="_Toc11005737"/>
      <w:bookmarkStart w:id="150" w:name="_Toc11006435"/>
      <w:bookmarkStart w:id="151" w:name="_Toc11010838"/>
      <w:r>
        <w:rPr>
          <w:rFonts w:hint="eastAsia"/>
        </w:rPr>
        <w:t>2.</w:t>
      </w:r>
      <w:r>
        <w:t>6</w:t>
      </w:r>
      <w:r>
        <w:rPr>
          <w:rFonts w:hint="eastAsia"/>
        </w:rPr>
        <w:t xml:space="preserve"> </w:t>
      </w:r>
      <w:proofErr w:type="spellStart"/>
      <w:r>
        <w:rPr>
          <w:rFonts w:hint="eastAsia"/>
        </w:rPr>
        <w:t>ECharts</w:t>
      </w:r>
      <w:proofErr w:type="spellEnd"/>
      <w:r>
        <w:rPr>
          <w:rFonts w:hint="eastAsia"/>
        </w:rPr>
        <w:t>开源技术</w:t>
      </w:r>
      <w:bookmarkEnd w:id="141"/>
      <w:bookmarkEnd w:id="142"/>
      <w:bookmarkEnd w:id="143"/>
      <w:bookmarkEnd w:id="144"/>
      <w:bookmarkEnd w:id="145"/>
      <w:bookmarkEnd w:id="146"/>
      <w:bookmarkEnd w:id="149"/>
      <w:bookmarkEnd w:id="150"/>
      <w:bookmarkEnd w:id="151"/>
    </w:p>
    <w:p w:rsidR="00BF634F" w:rsidRDefault="00DA448E">
      <w:pPr>
        <w:pStyle w:val="af2"/>
      </w:pPr>
      <w:proofErr w:type="spellStart"/>
      <w:r>
        <w:rPr>
          <w:rFonts w:hint="eastAsia"/>
        </w:rPr>
        <w:t>Echarts</w:t>
      </w:r>
      <w:proofErr w:type="spellEnd"/>
      <w:r>
        <w:rPr>
          <w:rFonts w:hint="eastAsia"/>
        </w:rPr>
        <w:t xml:space="preserve"> 基于H5的Canvas类库</w:t>
      </w:r>
      <w:r>
        <w:rPr>
          <w:rFonts w:hint="eastAsia"/>
        </w:rPr>
        <w:tab/>
      </w:r>
      <w:proofErr w:type="spellStart"/>
      <w:r>
        <w:rPr>
          <w:rFonts w:hint="eastAsia"/>
        </w:rPr>
        <w:t>ZRender</w:t>
      </w:r>
      <w:proofErr w:type="spellEnd"/>
      <w:r>
        <w:rPr>
          <w:rFonts w:hint="eastAsia"/>
        </w:rPr>
        <w:t>,来源于百度的开源项目，</w:t>
      </w:r>
      <w:proofErr w:type="spellStart"/>
      <w:r>
        <w:rPr>
          <w:rFonts w:hint="eastAsia"/>
        </w:rPr>
        <w:t>Echar</w:t>
      </w:r>
      <w:proofErr w:type="spellEnd"/>
      <w:r>
        <w:rPr>
          <w:rFonts w:hint="eastAsia"/>
        </w:rPr>
        <w:t>提供丰富的</w:t>
      </w:r>
      <w:proofErr w:type="spellStart"/>
      <w:r>
        <w:rPr>
          <w:rFonts w:hint="eastAsia"/>
        </w:rPr>
        <w:t>js</w:t>
      </w:r>
      <w:proofErr w:type="spellEnd"/>
      <w:r>
        <w:rPr>
          <w:rFonts w:hint="eastAsia"/>
        </w:rPr>
        <w:t>图表库，并且支持高度定制，</w:t>
      </w:r>
      <w:proofErr w:type="spellStart"/>
      <w:r>
        <w:rPr>
          <w:rFonts w:hint="eastAsia"/>
        </w:rPr>
        <w:t>Echar</w:t>
      </w:r>
      <w:proofErr w:type="spellEnd"/>
      <w:r>
        <w:rPr>
          <w:rFonts w:hint="eastAsia"/>
        </w:rPr>
        <w:t>主要的三大特点是支持拖拽后重算，数据驱动视图和值域的漫游，提高了使用者的体验性和良好的交互。</w:t>
      </w:r>
    </w:p>
    <w:p w:rsidR="00BF634F" w:rsidRPr="00AD2C12" w:rsidRDefault="00DA448E">
      <w:pPr>
        <w:pStyle w:val="3"/>
        <w:rPr>
          <w:rFonts w:ascii="黑体" w:hAnsi="黑体"/>
        </w:rPr>
      </w:pPr>
      <w:bookmarkStart w:id="152" w:name="_Toc511632163"/>
      <w:bookmarkStart w:id="153" w:name="_Toc511632104"/>
      <w:bookmarkStart w:id="154" w:name="_Toc10103"/>
      <w:bookmarkStart w:id="155" w:name="_Toc26278"/>
      <w:bookmarkStart w:id="156" w:name="_Toc10895_WPSOffice_Level3"/>
      <w:bookmarkStart w:id="157" w:name="_Toc11005738"/>
      <w:bookmarkStart w:id="158" w:name="_Toc11006436"/>
      <w:bookmarkStart w:id="159" w:name="_Toc11010839"/>
      <w:r w:rsidRPr="00AD2C12">
        <w:rPr>
          <w:rFonts w:ascii="黑体" w:hAnsi="黑体" w:hint="eastAsia"/>
        </w:rPr>
        <w:t>2.6.1</w:t>
      </w:r>
      <w:r w:rsidR="006860CF" w:rsidRPr="00AD2C12">
        <w:rPr>
          <w:rFonts w:ascii="黑体" w:hAnsi="黑体"/>
        </w:rPr>
        <w:t xml:space="preserve"> </w:t>
      </w:r>
      <w:r w:rsidRPr="00AD2C12">
        <w:rPr>
          <w:rFonts w:ascii="黑体" w:hAnsi="黑体"/>
        </w:rPr>
        <w:t>提供丰富的图表类型</w:t>
      </w:r>
      <w:bookmarkEnd w:id="152"/>
      <w:bookmarkEnd w:id="153"/>
      <w:bookmarkEnd w:id="154"/>
      <w:bookmarkEnd w:id="155"/>
      <w:bookmarkEnd w:id="156"/>
      <w:bookmarkEnd w:id="157"/>
      <w:bookmarkEnd w:id="158"/>
      <w:bookmarkEnd w:id="159"/>
    </w:p>
    <w:p w:rsidR="00BF634F" w:rsidRDefault="00DA448E">
      <w:pPr>
        <w:pStyle w:val="af2"/>
      </w:pPr>
      <w:proofErr w:type="spellStart"/>
      <w:r>
        <w:rPr>
          <w:rFonts w:hint="eastAsia"/>
        </w:rPr>
        <w:t>ECharts</w:t>
      </w:r>
      <w:proofErr w:type="spellEnd"/>
      <w:r>
        <w:rPr>
          <w:rFonts w:hint="eastAsia"/>
        </w:rPr>
        <w:t xml:space="preserve"> 提供折线/柱状/饼/散点/雷达/k线/热力等多种图表类型，并且不同类型的图</w:t>
      </w:r>
      <w:proofErr w:type="gramStart"/>
      <w:r>
        <w:rPr>
          <w:rFonts w:hint="eastAsia"/>
        </w:rPr>
        <w:t>可以混搭使用</w:t>
      </w:r>
      <w:proofErr w:type="gramEnd"/>
      <w:r>
        <w:rPr>
          <w:rFonts w:hint="eastAsia"/>
        </w:rPr>
        <w:t>。</w:t>
      </w:r>
    </w:p>
    <w:p w:rsidR="00BF634F" w:rsidRPr="00F333BD" w:rsidRDefault="00DA448E">
      <w:pPr>
        <w:pStyle w:val="3"/>
        <w:rPr>
          <w:rFonts w:ascii="黑体" w:hAnsi="黑体"/>
        </w:rPr>
      </w:pPr>
      <w:bookmarkStart w:id="160" w:name="_Toc10193_WPSOffice_Level3"/>
      <w:bookmarkStart w:id="161" w:name="_Toc24954"/>
      <w:bookmarkStart w:id="162" w:name="_Toc511632164"/>
      <w:bookmarkStart w:id="163" w:name="_Toc28098"/>
      <w:bookmarkStart w:id="164" w:name="_Toc511632105"/>
      <w:bookmarkStart w:id="165" w:name="_Toc11005739"/>
      <w:bookmarkStart w:id="166" w:name="_Toc11006437"/>
      <w:bookmarkStart w:id="167" w:name="_Toc11010840"/>
      <w:r w:rsidRPr="00F333BD">
        <w:rPr>
          <w:rFonts w:ascii="黑体" w:hAnsi="黑体" w:hint="eastAsia"/>
        </w:rPr>
        <w:t>2.6.1</w:t>
      </w:r>
      <w:r w:rsidR="006860CF" w:rsidRPr="00F333BD">
        <w:rPr>
          <w:rFonts w:ascii="黑体" w:hAnsi="黑体"/>
        </w:rPr>
        <w:t xml:space="preserve"> </w:t>
      </w:r>
      <w:r w:rsidRPr="00F333BD">
        <w:rPr>
          <w:rFonts w:ascii="黑体" w:hAnsi="黑体" w:hint="eastAsia"/>
        </w:rPr>
        <w:t>数据驱动特点</w:t>
      </w:r>
      <w:bookmarkEnd w:id="165"/>
      <w:bookmarkEnd w:id="166"/>
      <w:bookmarkEnd w:id="167"/>
      <w:r w:rsidRPr="00F333BD">
        <w:rPr>
          <w:rFonts w:cs="Calibri"/>
        </w:rPr>
        <w:t> </w:t>
      </w:r>
      <w:bookmarkEnd w:id="160"/>
    </w:p>
    <w:bookmarkEnd w:id="161"/>
    <w:bookmarkEnd w:id="162"/>
    <w:bookmarkEnd w:id="163"/>
    <w:bookmarkEnd w:id="164"/>
    <w:p w:rsidR="00BF634F" w:rsidRDefault="00DA448E">
      <w:pPr>
        <w:pStyle w:val="af2"/>
      </w:pPr>
      <w:proofErr w:type="spellStart"/>
      <w:r>
        <w:rPr>
          <w:rFonts w:hint="eastAsia"/>
        </w:rPr>
        <w:t>ECharts</w:t>
      </w:r>
      <w:proofErr w:type="spellEnd"/>
      <w:r>
        <w:rPr>
          <w:rFonts w:hint="eastAsia"/>
        </w:rPr>
        <w:t>图表得益于数据驱动改变，后台提供的数据改变，图表便轻松发生更新。开发者只需要关注输入图表数据的变换，图表会自动检查最新</w:t>
      </w:r>
      <w:proofErr w:type="gramStart"/>
      <w:r>
        <w:rPr>
          <w:rFonts w:hint="eastAsia"/>
        </w:rPr>
        <w:t>数据数据</w:t>
      </w:r>
      <w:proofErr w:type="gramEnd"/>
      <w:r>
        <w:rPr>
          <w:rFonts w:hint="eastAsia"/>
        </w:rPr>
        <w:t>与当前数据的差异，并更新图表。</w:t>
      </w:r>
    </w:p>
    <w:p w:rsidR="00BF634F" w:rsidRDefault="00DA448E">
      <w:pPr>
        <w:pStyle w:val="2"/>
      </w:pPr>
      <w:bookmarkStart w:id="168" w:name="_Toc10450197"/>
      <w:bookmarkStart w:id="169" w:name="_Toc28685_WPSOffice_Level2"/>
      <w:bookmarkStart w:id="170" w:name="_Toc11005740"/>
      <w:bookmarkStart w:id="171" w:name="_Toc11006438"/>
      <w:bookmarkStart w:id="172" w:name="_Toc11010841"/>
      <w:r>
        <w:rPr>
          <w:rFonts w:hint="eastAsia"/>
        </w:rPr>
        <w:t>2</w:t>
      </w:r>
      <w:r>
        <w:t>.7 WebSocket</w:t>
      </w:r>
      <w:r>
        <w:rPr>
          <w:rFonts w:hint="eastAsia"/>
        </w:rPr>
        <w:t>技术</w:t>
      </w:r>
      <w:bookmarkEnd w:id="168"/>
      <w:bookmarkEnd w:id="169"/>
      <w:bookmarkEnd w:id="170"/>
      <w:bookmarkEnd w:id="171"/>
      <w:bookmarkEnd w:id="172"/>
    </w:p>
    <w:p w:rsidR="00BF634F" w:rsidRDefault="00DA448E">
      <w:pPr>
        <w:pStyle w:val="af2"/>
      </w:pPr>
      <w:r>
        <w:rPr>
          <w:rFonts w:hint="eastAsia"/>
        </w:rPr>
        <w:t>WebSocket协议是基于TCP的一种新的网络协议。它实现了浏览器与服务器全双工(full-duplex)通信--允许服务器主动发送信息给客户端。WebSocket通信协议于2011年被IETF定为标准RFC 6455，并被RFC7936所补充规范。长久以来, 创建实现客户端和用户端之间双工通讯的web app都会造成HTTP轮询的滥用: 客户端向主机不断发送不同的HTTP呼叫来进行询问。这会导致一系列的问题:</w:t>
      </w:r>
    </w:p>
    <w:p w:rsidR="00BF634F" w:rsidRDefault="00DA448E">
      <w:pPr>
        <w:pStyle w:val="af2"/>
      </w:pPr>
      <w:r>
        <w:rPr>
          <w:rFonts w:hint="eastAsia"/>
        </w:rPr>
        <w:t>1.服务器被迫为每个客户端使用许多不同的底层TCP连接:一个用于向客户端发送信息，其它用于接收每个传入消息。</w:t>
      </w:r>
    </w:p>
    <w:p w:rsidR="00BF634F" w:rsidRDefault="00DA448E">
      <w:pPr>
        <w:pStyle w:val="af2"/>
      </w:pPr>
      <w:r>
        <w:rPr>
          <w:rFonts w:hint="eastAsia"/>
        </w:rPr>
        <w:lastRenderedPageBreak/>
        <w:t>2.有些协议有很高的开销，每一个客户端和服务器之间都有HTTP头。</w:t>
      </w:r>
    </w:p>
    <w:p w:rsidR="00BF634F" w:rsidRDefault="00DA448E">
      <w:pPr>
        <w:pStyle w:val="af2"/>
      </w:pPr>
      <w:r>
        <w:rPr>
          <w:rFonts w:hint="eastAsia"/>
        </w:rPr>
        <w:t>3.客户端脚本被迫维护从传出连接到传入连接的映射来追踪回复。</w:t>
      </w:r>
    </w:p>
    <w:p w:rsidR="00BF634F" w:rsidRDefault="00DA448E">
      <w:pPr>
        <w:pStyle w:val="af2"/>
      </w:pPr>
      <w:r>
        <w:rPr>
          <w:rFonts w:hint="eastAsia"/>
        </w:rPr>
        <w:t>一个更简单的解决方案是使用单个TCP连接双向通信。 这就是WebSocket协议所提供的功能。 结合WebSocket API ，WebSocket协议提供了一个用来替代HTTP轮询实现网页到远程主机的双向通信的方法。</w:t>
      </w:r>
    </w:p>
    <w:p w:rsidR="00BF634F" w:rsidRDefault="00DA448E">
      <w:pPr>
        <w:pStyle w:val="af2"/>
      </w:pPr>
      <w:r>
        <w:rPr>
          <w:rFonts w:hint="eastAsia"/>
        </w:rPr>
        <w:t>WebSocket协议被设计来取代用HTTP作为传输层的双向通讯技术,这些技术只能牺牲效率和</w:t>
      </w:r>
      <w:proofErr w:type="gramStart"/>
      <w:r>
        <w:rPr>
          <w:rFonts w:hint="eastAsia"/>
        </w:rPr>
        <w:t>可</w:t>
      </w:r>
      <w:proofErr w:type="gramEnd"/>
      <w:r>
        <w:rPr>
          <w:rFonts w:hint="eastAsia"/>
        </w:rPr>
        <w:t>依赖性其中一方来提高另一方，因为HTTP最初的目的不是为了双向通讯。</w:t>
      </w:r>
      <w:r>
        <w:rPr>
          <w:rFonts w:hint="eastAsia"/>
        </w:rPr>
        <w:fldChar w:fldCharType="begin"/>
      </w:r>
      <w:r>
        <w:rPr>
          <w:rFonts w:hint="eastAsia"/>
        </w:rPr>
        <w:instrText xml:space="preserve"> HYPERLINK "https://baike.so.com/create/edit/?eid=6840040&amp;sid=7057314&amp;secid=3" </w:instrText>
      </w:r>
      <w:r>
        <w:rPr>
          <w:rFonts w:hint="eastAsia"/>
        </w:rPr>
        <w:fldChar w:fldCharType="separate"/>
      </w:r>
      <w:r>
        <w:rPr>
          <w:rFonts w:hint="eastAsia"/>
        </w:rPr>
        <w:t>编辑本段</w:t>
      </w:r>
      <w:r>
        <w:rPr>
          <w:rFonts w:hint="eastAsia"/>
        </w:rPr>
        <w:fldChar w:fldCharType="end"/>
      </w:r>
      <w:r>
        <w:rPr>
          <w:rFonts w:hint="eastAsia"/>
        </w:rPr>
        <w:t>实现原理：</w:t>
      </w:r>
    </w:p>
    <w:p w:rsidR="00BF634F" w:rsidRDefault="00DA448E">
      <w:pPr>
        <w:pStyle w:val="af2"/>
      </w:pPr>
      <w:r>
        <w:rPr>
          <w:rFonts w:hint="eastAsia"/>
        </w:rPr>
        <w:t>在实现</w:t>
      </w:r>
      <w:proofErr w:type="spellStart"/>
      <w:r>
        <w:rPr>
          <w:rFonts w:hint="eastAsia"/>
        </w:rPr>
        <w:t>websocket</w:t>
      </w:r>
      <w:proofErr w:type="spellEnd"/>
      <w:r>
        <w:rPr>
          <w:rFonts w:hint="eastAsia"/>
        </w:rPr>
        <w:t>连线过程中，需要通过浏览器发出</w:t>
      </w:r>
      <w:proofErr w:type="spellStart"/>
      <w:r>
        <w:rPr>
          <w:rFonts w:hint="eastAsia"/>
        </w:rPr>
        <w:t>websocket</w:t>
      </w:r>
      <w:proofErr w:type="spellEnd"/>
      <w:r>
        <w:rPr>
          <w:rFonts w:hint="eastAsia"/>
        </w:rPr>
        <w:t>连线请求，然后服务器发出回应，这个过程通常称为"握手" 。在 WebSocket API，浏览器和服务器只需要做一个握手的动作，然后，浏览器和服务器之间就形成了一条快速通道。两者之间就直接可以数据互相传送。在此WebSocket 协议中，为我们实现即时服务带来了两大好处:</w:t>
      </w:r>
    </w:p>
    <w:p w:rsidR="00BF634F" w:rsidRDefault="00DA448E">
      <w:pPr>
        <w:pStyle w:val="af2"/>
      </w:pPr>
      <w:r>
        <w:rPr>
          <w:rFonts w:hint="eastAsia"/>
        </w:rPr>
        <w:t>1. Header：互相沟通的Header是很小的-大概只有 2 Bytes</w:t>
      </w:r>
    </w:p>
    <w:p w:rsidR="00BF634F" w:rsidRDefault="00DA448E">
      <w:pPr>
        <w:pStyle w:val="af2"/>
      </w:pPr>
      <w:r>
        <w:rPr>
          <w:rFonts w:hint="eastAsia"/>
        </w:rPr>
        <w:t>2. Server Push：服务器的推送，服务器不再被动的接收到浏览器的请求之后才返回数据，而是在有新数据时就主动推送给浏览器。</w:t>
      </w:r>
    </w:p>
    <w:p w:rsidR="00BF634F" w:rsidRDefault="00DA448E">
      <w:pPr>
        <w:pStyle w:val="2"/>
      </w:pPr>
      <w:bookmarkStart w:id="173" w:name="_Toc10450198"/>
      <w:bookmarkStart w:id="174" w:name="_Toc23189_WPSOffice_Level2"/>
      <w:bookmarkStart w:id="175" w:name="_Toc11005741"/>
      <w:bookmarkStart w:id="176" w:name="_Toc11006439"/>
      <w:bookmarkStart w:id="177" w:name="_Toc11010842"/>
      <w:r>
        <w:rPr>
          <w:rFonts w:hint="eastAsia"/>
        </w:rPr>
        <w:t>2.8 POI</w:t>
      </w:r>
      <w:r>
        <w:rPr>
          <w:rFonts w:hint="eastAsia"/>
        </w:rPr>
        <w:t>技术</w:t>
      </w:r>
      <w:bookmarkEnd w:id="173"/>
      <w:bookmarkEnd w:id="174"/>
      <w:bookmarkEnd w:id="175"/>
      <w:bookmarkEnd w:id="176"/>
      <w:bookmarkEnd w:id="177"/>
    </w:p>
    <w:p w:rsidR="00BF634F" w:rsidRDefault="00DA448E">
      <w:pPr>
        <w:pStyle w:val="af2"/>
      </w:pPr>
      <w:r>
        <w:rPr>
          <w:rFonts w:hint="eastAsia"/>
        </w:rPr>
        <w:t>Apache POI是一种流行的API，它允许程序员使用Java程序创建，修改和显示MS Office文件。这由Apache软件基金会开发使用Java分布式设计或修改Microsoft Office文件的开源库。它包含类和方法对用户输入数据或文件到MS Office文档进行解码。</w:t>
      </w:r>
    </w:p>
    <w:p w:rsidR="00BF634F" w:rsidRDefault="00DA448E">
      <w:pPr>
        <w:pStyle w:val="af2"/>
      </w:pPr>
      <w:r>
        <w:rPr>
          <w:rFonts w:hint="eastAsia"/>
        </w:rPr>
        <w:t>在我们实际的开发中，表现层的解决方案虽然有多样，但是IE浏览器已成为最多人使用的浏览器，因为大家都用Windows。在企业办公系统中，常常有客户这样子要求：你要把我们的报表直接用Excel打开(电信系统、银行系统)。或者是：我们已经习惯用Excel打印。</w:t>
      </w:r>
    </w:p>
    <w:p w:rsidR="00BF634F" w:rsidRDefault="00DA448E">
      <w:pPr>
        <w:pStyle w:val="af2"/>
      </w:pPr>
      <w:r>
        <w:rPr>
          <w:rFonts w:hint="eastAsia"/>
        </w:rPr>
        <w:t>Apache的</w:t>
      </w:r>
      <w:proofErr w:type="spellStart"/>
      <w:r>
        <w:rPr>
          <w:rFonts w:hint="eastAsia"/>
        </w:rPr>
        <w:t>Jakata</w:t>
      </w:r>
      <w:proofErr w:type="spellEnd"/>
      <w:r>
        <w:rPr>
          <w:rFonts w:hint="eastAsia"/>
        </w:rPr>
        <w:t>项目的POI子项目，目前比较成熟的是HSSF、XSSF等接口，在处理</w:t>
      </w:r>
      <w:proofErr w:type="spellStart"/>
      <w:r>
        <w:rPr>
          <w:rFonts w:hint="eastAsia"/>
        </w:rPr>
        <w:t>MSExcel</w:t>
      </w:r>
      <w:proofErr w:type="spellEnd"/>
      <w:r>
        <w:rPr>
          <w:rFonts w:hint="eastAsia"/>
        </w:rPr>
        <w:t>对象。它</w:t>
      </w:r>
      <w:proofErr w:type="gramStart"/>
      <w:r>
        <w:rPr>
          <w:rFonts w:hint="eastAsia"/>
        </w:rPr>
        <w:t>不象</w:t>
      </w:r>
      <w:proofErr w:type="gramEnd"/>
      <w:r>
        <w:rPr>
          <w:rFonts w:hint="eastAsia"/>
        </w:rPr>
        <w:t>我们仅仅是用csv生成的没有格式的可以由Excel转换的东西，而是真正的Excel对象，你可以控制一些属性如</w:t>
      </w:r>
      <w:proofErr w:type="spellStart"/>
      <w:r>
        <w:rPr>
          <w:rFonts w:hint="eastAsia"/>
        </w:rPr>
        <w:t>sheet,cell</w:t>
      </w:r>
      <w:proofErr w:type="spellEnd"/>
      <w:r>
        <w:rPr>
          <w:rFonts w:hint="eastAsia"/>
        </w:rPr>
        <w:t>等。</w:t>
      </w:r>
    </w:p>
    <w:p w:rsidR="00BF634F" w:rsidRDefault="00DA448E">
      <w:pPr>
        <w:pStyle w:val="2"/>
      </w:pPr>
      <w:bookmarkStart w:id="178" w:name="_Toc10450199"/>
      <w:bookmarkStart w:id="179" w:name="_Toc14400_WPSOffice_Level2"/>
      <w:bookmarkStart w:id="180" w:name="_Toc11005742"/>
      <w:bookmarkStart w:id="181" w:name="_Toc11006440"/>
      <w:bookmarkStart w:id="182" w:name="_Toc11010843"/>
      <w:r>
        <w:rPr>
          <w:rFonts w:hint="eastAsia"/>
        </w:rPr>
        <w:lastRenderedPageBreak/>
        <w:t>2.9</w:t>
      </w:r>
      <w:r>
        <w:rPr>
          <w:rFonts w:hint="eastAsia"/>
        </w:rPr>
        <w:t>基于</w:t>
      </w:r>
      <w:r>
        <w:rPr>
          <w:rFonts w:hint="eastAsia"/>
        </w:rPr>
        <w:t>JWT</w:t>
      </w:r>
      <w:r>
        <w:rPr>
          <w:rFonts w:hint="eastAsia"/>
        </w:rPr>
        <w:t>的</w:t>
      </w:r>
      <w:r>
        <w:rPr>
          <w:rFonts w:hint="eastAsia"/>
        </w:rPr>
        <w:t>Token</w:t>
      </w:r>
      <w:r>
        <w:rPr>
          <w:rFonts w:hint="eastAsia"/>
        </w:rPr>
        <w:t>认证机制</w:t>
      </w:r>
      <w:bookmarkEnd w:id="178"/>
      <w:bookmarkEnd w:id="179"/>
      <w:bookmarkEnd w:id="180"/>
      <w:bookmarkEnd w:id="181"/>
      <w:bookmarkEnd w:id="182"/>
    </w:p>
    <w:p w:rsidR="00BF634F" w:rsidRDefault="00DA448E">
      <w:pPr>
        <w:pStyle w:val="af2"/>
      </w:pPr>
      <w:r>
        <w:rPr>
          <w:rFonts w:hint="eastAsia"/>
        </w:rPr>
        <w:t>JSON Web Token（JWT）是一个非常轻巧的规范。这个规范允许我们使用JWT在用户和服务器之间传递安全可靠的信息。它由三部分组成，头部、载荷与签名。优点如下：</w:t>
      </w:r>
    </w:p>
    <w:p w:rsidR="00BF634F" w:rsidRDefault="00DA448E">
      <w:pPr>
        <w:pStyle w:val="af2"/>
      </w:pPr>
      <w:r>
        <w:rPr>
          <w:rFonts w:hint="eastAsia"/>
        </w:rPr>
        <w:t>支持跨域访问: Cookie是不允许</w:t>
      </w:r>
      <w:proofErr w:type="gramStart"/>
      <w:r>
        <w:rPr>
          <w:rFonts w:hint="eastAsia"/>
        </w:rPr>
        <w:t>垮域访问</w:t>
      </w:r>
      <w:proofErr w:type="gramEnd"/>
      <w:r>
        <w:rPr>
          <w:rFonts w:hint="eastAsia"/>
        </w:rPr>
        <w:t>的，这一点对Token机制是不存在的，前提是传输的用户认证信息通过HTTP头传输。</w:t>
      </w:r>
    </w:p>
    <w:p w:rsidR="00BF634F" w:rsidRDefault="00DA448E">
      <w:pPr>
        <w:pStyle w:val="af2"/>
      </w:pPr>
      <w:r>
        <w:rPr>
          <w:rFonts w:hint="eastAsia"/>
        </w:rPr>
        <w:t>无状态(也称：</w:t>
      </w:r>
      <w:proofErr w:type="gramStart"/>
      <w:r>
        <w:rPr>
          <w:rFonts w:hint="eastAsia"/>
        </w:rPr>
        <w:t>服务端可扩展</w:t>
      </w:r>
      <w:proofErr w:type="gramEnd"/>
      <w:r>
        <w:rPr>
          <w:rFonts w:hint="eastAsia"/>
        </w:rPr>
        <w:t>行):Token机制在服务端不需要存储session信息，因为Token 自身包含了所有登录用户的信息，只需要在客户端的cookie或本地介质存储状态信息.</w:t>
      </w:r>
    </w:p>
    <w:p w:rsidR="00BF634F" w:rsidRDefault="00DA448E">
      <w:pPr>
        <w:pStyle w:val="af2"/>
      </w:pPr>
      <w:r>
        <w:rPr>
          <w:rFonts w:hint="eastAsia"/>
        </w:rPr>
        <w:t>更适用CDN: 可以通过内容分发网络请求你服务端的所有资料（如：</w:t>
      </w:r>
      <w:proofErr w:type="spellStart"/>
      <w:r>
        <w:rPr>
          <w:rFonts w:hint="eastAsia"/>
        </w:rPr>
        <w:t>javascript</w:t>
      </w:r>
      <w:proofErr w:type="spellEnd"/>
      <w:r>
        <w:rPr>
          <w:rFonts w:hint="eastAsia"/>
        </w:rPr>
        <w:t>，HTML,图片等），而你的服务</w:t>
      </w:r>
      <w:proofErr w:type="gramStart"/>
      <w:r>
        <w:rPr>
          <w:rFonts w:hint="eastAsia"/>
        </w:rPr>
        <w:t>端只要</w:t>
      </w:r>
      <w:proofErr w:type="gramEnd"/>
      <w:r>
        <w:rPr>
          <w:rFonts w:hint="eastAsia"/>
        </w:rPr>
        <w:t>提供API即可。</w:t>
      </w:r>
    </w:p>
    <w:p w:rsidR="00BF634F" w:rsidRDefault="00DA448E">
      <w:pPr>
        <w:pStyle w:val="af2"/>
      </w:pPr>
      <w:r>
        <w:rPr>
          <w:rFonts w:hint="eastAsia"/>
        </w:rPr>
        <w:t>去</w:t>
      </w:r>
      <w:proofErr w:type="gramStart"/>
      <w:r>
        <w:rPr>
          <w:rFonts w:hint="eastAsia"/>
        </w:rPr>
        <w:t>耦</w:t>
      </w:r>
      <w:proofErr w:type="gramEnd"/>
      <w:r>
        <w:rPr>
          <w:rFonts w:hint="eastAsia"/>
        </w:rPr>
        <w:t>: 不需要绑定到一个特定的身份验证方案。Token可以在任何地方生成，只要在你的API被调用的时候，你可以进行Token生成调用即可。</w:t>
      </w:r>
    </w:p>
    <w:p w:rsidR="00BF634F" w:rsidRDefault="00DA448E">
      <w:pPr>
        <w:pStyle w:val="af2"/>
      </w:pPr>
      <w:r>
        <w:rPr>
          <w:rFonts w:hint="eastAsia"/>
        </w:rPr>
        <w:t>更适用于移动应用: 当你的客户端是一个原生平台（iOS, Android，Windows 8等）时，Cookie是不被支持的（你需要通过Cookie容器进行处理），这时采用Token认证机制就会简单得多。</w:t>
      </w:r>
    </w:p>
    <w:p w:rsidR="00BF634F" w:rsidRDefault="00DA448E">
      <w:pPr>
        <w:pStyle w:val="af2"/>
      </w:pPr>
      <w:r>
        <w:rPr>
          <w:rFonts w:hint="eastAsia"/>
        </w:rPr>
        <w:t>CSRF:因为不再依赖于Cookie，所以你就不需要考虑对CSRF（</w:t>
      </w:r>
      <w:proofErr w:type="gramStart"/>
      <w:r>
        <w:rPr>
          <w:rFonts w:hint="eastAsia"/>
        </w:rPr>
        <w:t>跨站请求</w:t>
      </w:r>
      <w:proofErr w:type="gramEnd"/>
      <w:r>
        <w:rPr>
          <w:rFonts w:hint="eastAsia"/>
        </w:rPr>
        <w:t>伪造）的防范。</w:t>
      </w:r>
    </w:p>
    <w:p w:rsidR="00035A42" w:rsidRDefault="00DA448E">
      <w:pPr>
        <w:pStyle w:val="af2"/>
      </w:pPr>
      <w:r>
        <w:rPr>
          <w:rFonts w:hint="eastAsia"/>
        </w:rPr>
        <w:t>性能: 一次网络往返时间（通过数据库查询session信息）总比做一次HMACSHA256计算 的Token验证和解析要费时得多。</w:t>
      </w:r>
    </w:p>
    <w:p w:rsidR="00BF634F" w:rsidRDefault="00DA448E">
      <w:pPr>
        <w:pStyle w:val="af2"/>
      </w:pPr>
      <w:r>
        <w:rPr>
          <w:rFonts w:hint="eastAsia"/>
        </w:rPr>
        <w:t>不需要为登录页面做特殊处理:如果你使用Protractor 做功能测试的时候，不再需要为登录页面做特殊处理。</w:t>
      </w:r>
    </w:p>
    <w:p w:rsidR="00BF634F" w:rsidRDefault="00DA448E">
      <w:pPr>
        <w:pStyle w:val="af2"/>
      </w:pPr>
      <w:r>
        <w:rPr>
          <w:rFonts w:hint="eastAsia"/>
        </w:rPr>
        <w:t xml:space="preserve">基于标准化:你的API可以采用标准化的 JSON Web Token (JWT). 这个标准已经存在多个后端库（.NET, Ruby, </w:t>
      </w:r>
      <w:proofErr w:type="spellStart"/>
      <w:r>
        <w:rPr>
          <w:rFonts w:hint="eastAsia"/>
        </w:rPr>
        <w:t>Java,Python</w:t>
      </w:r>
      <w:proofErr w:type="spellEnd"/>
      <w:r>
        <w:rPr>
          <w:rFonts w:hint="eastAsia"/>
        </w:rPr>
        <w:t>, PHP）和多家公司的支持（如：</w:t>
      </w:r>
      <w:proofErr w:type="spellStart"/>
      <w:r>
        <w:rPr>
          <w:rFonts w:hint="eastAsia"/>
        </w:rPr>
        <w:t>Firebase,Google</w:t>
      </w:r>
      <w:proofErr w:type="spellEnd"/>
      <w:r>
        <w:rPr>
          <w:rFonts w:hint="eastAsia"/>
        </w:rPr>
        <w:t>, Microsoft）。</w:t>
      </w:r>
    </w:p>
    <w:p w:rsidR="00BF634F" w:rsidRDefault="00DA448E">
      <w:pPr>
        <w:pStyle w:val="2"/>
      </w:pPr>
      <w:bookmarkStart w:id="183" w:name="_Toc10450200"/>
      <w:bookmarkStart w:id="184" w:name="_Toc19687_WPSOffice_Level2"/>
      <w:bookmarkStart w:id="185" w:name="_Toc11005743"/>
      <w:bookmarkStart w:id="186" w:name="_Toc11006441"/>
      <w:bookmarkStart w:id="187" w:name="_Toc11010844"/>
      <w:r>
        <w:rPr>
          <w:rFonts w:hint="eastAsia"/>
        </w:rPr>
        <w:t xml:space="preserve">2.10 core </w:t>
      </w:r>
      <w:r>
        <w:rPr>
          <w:rFonts w:hint="eastAsia"/>
        </w:rPr>
        <w:t>技术</w:t>
      </w:r>
      <w:bookmarkEnd w:id="183"/>
      <w:bookmarkEnd w:id="184"/>
      <w:bookmarkEnd w:id="185"/>
      <w:bookmarkEnd w:id="186"/>
      <w:bookmarkEnd w:id="187"/>
    </w:p>
    <w:p w:rsidR="00BF634F" w:rsidRDefault="00DA448E">
      <w:pPr>
        <w:pStyle w:val="af2"/>
      </w:pPr>
      <w:r>
        <w:rPr>
          <w:rFonts w:hint="eastAsia"/>
        </w:rPr>
        <w:t>跨域资源共享(</w:t>
      </w:r>
      <w:hyperlink r:id="rId29" w:tooltip="CORS: CORS (Cross-Origin Resource Sharing) is a system, consisting of transmitting HTTP headers, that determines whether browsers block frontend JavaScript code from accessing responses for cross-origin requests." w:history="1">
        <w:r>
          <w:rPr>
            <w:rFonts w:hint="eastAsia"/>
          </w:rPr>
          <w:t>CORS</w:t>
        </w:r>
      </w:hyperlink>
      <w:r>
        <w:rPr>
          <w:rFonts w:hint="eastAsia"/>
        </w:rPr>
        <w:t>) 是一种机制，它使用额外的 </w:t>
      </w:r>
      <w:hyperlink r:id="rId30" w:tooltip="HTTP: The HyperText Transfer Protocol (HTTP) is the underlying network protocol that enables transfer of hypermedia documents on the Web, typically between a browser and a server so that humans can read them. The current version of the HTTP specification is ca" w:history="1">
        <w:r>
          <w:rPr>
            <w:rFonts w:hint="eastAsia"/>
          </w:rPr>
          <w:t>HTTP</w:t>
        </w:r>
      </w:hyperlink>
      <w:r>
        <w:rPr>
          <w:rFonts w:hint="eastAsia"/>
        </w:rPr>
        <w:t> 头来告诉浏览器  让运行在一个 origin (domain) 上的Web应用被准许访问来自</w:t>
      </w:r>
      <w:proofErr w:type="gramStart"/>
      <w:r>
        <w:rPr>
          <w:rFonts w:hint="eastAsia"/>
        </w:rPr>
        <w:t>不</w:t>
      </w:r>
      <w:proofErr w:type="gramEnd"/>
      <w:r>
        <w:rPr>
          <w:rFonts w:hint="eastAsia"/>
        </w:rPr>
        <w:t>同源服务器上的指定的资源。当一个资源从与该资源本身所在的服务器不同的域、协议</w:t>
      </w:r>
      <w:r>
        <w:rPr>
          <w:rFonts w:hint="eastAsia"/>
        </w:rPr>
        <w:lastRenderedPageBreak/>
        <w:t>或端口请求一个资源时，资源会发起一个跨域 HTTP 请求。</w:t>
      </w:r>
    </w:p>
    <w:p w:rsidR="00BF634F" w:rsidRDefault="00DA448E">
      <w:pPr>
        <w:pStyle w:val="af2"/>
      </w:pPr>
      <w:r>
        <w:rPr>
          <w:rFonts w:hint="eastAsia"/>
        </w:rPr>
        <w:t>比如，站点 http://domain-a.com 的某 HTML 页面通过 </w:t>
      </w:r>
      <w:hyperlink r:id="rId31" w:anchor="Attributes" w:history="1">
        <w:r>
          <w:rPr>
            <w:rFonts w:hint="eastAsia"/>
          </w:rPr>
          <w:t>&lt;img&gt; 的 src </w:t>
        </w:r>
      </w:hyperlink>
      <w:r>
        <w:rPr>
          <w:rFonts w:hint="eastAsia"/>
        </w:rPr>
        <w:t>请求 http://domain-b.com/image.jpg。网络上的许多页面都会加载来自</w:t>
      </w:r>
      <w:proofErr w:type="gramStart"/>
      <w:r>
        <w:rPr>
          <w:rFonts w:hint="eastAsia"/>
        </w:rPr>
        <w:t>不</w:t>
      </w:r>
      <w:proofErr w:type="gramEnd"/>
      <w:r>
        <w:rPr>
          <w:rFonts w:hint="eastAsia"/>
        </w:rPr>
        <w:t>同域的CSS样式表，图像和脚本等资源。</w:t>
      </w:r>
    </w:p>
    <w:p w:rsidR="00BF634F" w:rsidRDefault="00DA448E">
      <w:pPr>
        <w:pStyle w:val="af2"/>
      </w:pPr>
      <w:r>
        <w:rPr>
          <w:rFonts w:hint="eastAsia"/>
        </w:rPr>
        <w:t>出于安全原因，浏览器限制从脚本内发起</w:t>
      </w:r>
      <w:proofErr w:type="gramStart"/>
      <w:r>
        <w:rPr>
          <w:rFonts w:hint="eastAsia"/>
        </w:rPr>
        <w:t>的跨源</w:t>
      </w:r>
      <w:proofErr w:type="gramEnd"/>
      <w:r>
        <w:rPr>
          <w:rFonts w:hint="eastAsia"/>
        </w:rPr>
        <w:t>HTTP请求。 例如，</w:t>
      </w:r>
      <w:proofErr w:type="spellStart"/>
      <w:r>
        <w:rPr>
          <w:rFonts w:hint="eastAsia"/>
        </w:rPr>
        <w:t>XMLHttpRequest</w:t>
      </w:r>
      <w:proofErr w:type="spellEnd"/>
      <w:r>
        <w:rPr>
          <w:rFonts w:hint="eastAsia"/>
        </w:rPr>
        <w:t>和Fetch API遵循同源策略。 这意味着使用这些API的Web应用程序只能从加载应用程序的同一个域请求HTTP资源，除非响应报文包含了正确CORS响应头。</w:t>
      </w:r>
    </w:p>
    <w:p w:rsidR="00BF634F" w:rsidRDefault="00DA448E">
      <w:pPr>
        <w:pStyle w:val="af2"/>
      </w:pPr>
      <w:r>
        <w:rPr>
          <w:rFonts w:hint="eastAsia"/>
        </w:rPr>
        <w:t>跨域资源共享（ </w:t>
      </w:r>
      <w:hyperlink r:id="rId32" w:tooltip="CORS: CORS (Cross-Origin Resource Sharing) is a system, consisting of transmitting HTTP headers, that determines whether browsers block frontend JavaScript code from accessing responses for cross-origin requests." w:history="1">
        <w:r>
          <w:rPr>
            <w:rFonts w:hint="eastAsia"/>
          </w:rPr>
          <w:t>CORS</w:t>
        </w:r>
      </w:hyperlink>
      <w:r>
        <w:rPr>
          <w:rFonts w:hint="eastAsia"/>
        </w:rPr>
        <w:t> ）机制允许 Web 应用服务器进行跨域访问控制，从而使跨域数据传输得以安全进行。现代浏览器支持在 API 容器中（例如 </w:t>
      </w:r>
      <w:proofErr w:type="spellStart"/>
      <w:r>
        <w:rPr>
          <w:rFonts w:hint="eastAsia"/>
        </w:rPr>
        <w:fldChar w:fldCharType="begin"/>
      </w:r>
      <w:r>
        <w:rPr>
          <w:rFonts w:hint="eastAsia"/>
        </w:rPr>
        <w:instrText xml:space="preserve"> HYPERLINK "https://developer.mozilla.org/zh-CN/docs/Web/API/XMLHttpRequest" \o "使用XMLHttpRequest (XHR)对象可以与服务器交互。您可以从URL获取数据，而无需让整个的页面刷新。这使得Web页面可以只更新页面的局部，而不影响用户的操作。XMLHttpRequest在 Ajax 编程中被大量使用。" </w:instrText>
      </w:r>
      <w:r>
        <w:rPr>
          <w:rFonts w:hint="eastAsia"/>
        </w:rPr>
        <w:fldChar w:fldCharType="separate"/>
      </w:r>
      <w:r>
        <w:rPr>
          <w:rFonts w:hint="eastAsia"/>
        </w:rPr>
        <w:t>XMLHttpRequest</w:t>
      </w:r>
      <w:proofErr w:type="spellEnd"/>
      <w:r>
        <w:rPr>
          <w:rFonts w:hint="eastAsia"/>
        </w:rPr>
        <w:fldChar w:fldCharType="end"/>
      </w:r>
      <w:r>
        <w:rPr>
          <w:rFonts w:hint="eastAsia"/>
        </w:rPr>
        <w:t> 或 </w:t>
      </w:r>
      <w:hyperlink r:id="rId33" w:history="1">
        <w:r>
          <w:rPr>
            <w:rFonts w:hint="eastAsia"/>
          </w:rPr>
          <w:t>Fetch</w:t>
        </w:r>
      </w:hyperlink>
      <w:r>
        <w:rPr>
          <w:rFonts w:hint="eastAsia"/>
        </w:rPr>
        <w:t> ）使用 CORS，以降低跨域 HTTP 请求所带来的风险。</w:t>
      </w:r>
    </w:p>
    <w:p w:rsidR="00BF634F" w:rsidRDefault="00DA448E">
      <w:pPr>
        <w:pStyle w:val="af2"/>
      </w:pPr>
      <w:r>
        <w:rPr>
          <w:rFonts w:hint="eastAsia"/>
        </w:rPr>
        <w:t>跨域资源共享标准新增了一组 HTTP 首部字段，允许服务器声明</w:t>
      </w:r>
      <w:proofErr w:type="gramStart"/>
      <w:r>
        <w:rPr>
          <w:rFonts w:hint="eastAsia"/>
        </w:rPr>
        <w:t>哪些源</w:t>
      </w:r>
      <w:proofErr w:type="gramEnd"/>
      <w:r>
        <w:rPr>
          <w:rFonts w:hint="eastAsia"/>
        </w:rPr>
        <w:t>站通过浏览器有权限访问哪些资源。另外，规范要求，对那些可能对服务器数据产生副作用的 HTTP 请求方法（特别是 </w:t>
      </w:r>
      <w:hyperlink r:id="rId34" w:tooltip="HTTP GET 方法请求指定的资源。使用 GET 的请求应该只用于获取数据。" w:history="1">
        <w:r>
          <w:rPr>
            <w:rFonts w:hint="eastAsia"/>
          </w:rPr>
          <w:t>GET</w:t>
        </w:r>
      </w:hyperlink>
      <w:r>
        <w:rPr>
          <w:rFonts w:hint="eastAsia"/>
        </w:rPr>
        <w:t> 以外的 HTTP 请求，或者搭配某些 MIME 类型的 </w:t>
      </w:r>
      <w:hyperlink r:id="rId35" w:tooltip="HTTP POST 方法 发送数据给服务器. 请求主体的类型由 Content-Type 首部指定." w:history="1">
        <w:r>
          <w:rPr>
            <w:rFonts w:hint="eastAsia"/>
          </w:rPr>
          <w:t>POST</w:t>
        </w:r>
      </w:hyperlink>
      <w:r>
        <w:rPr>
          <w:rFonts w:hint="eastAsia"/>
        </w:rPr>
        <w:t> 请求），浏览器必须首先使用 </w:t>
      </w:r>
      <w:hyperlink r:id="rId36" w:tooltip="HTTP 的 OPTIONS 方法 用于获取目的资源所支持的通信选项。客户端可以对特定的 URL 使用 OPTIONS 方法，也可以对整站（通过将 URL 设置为" w:history="1">
        <w:r>
          <w:rPr>
            <w:rFonts w:hint="eastAsia"/>
          </w:rPr>
          <w:t>OPTIONS</w:t>
        </w:r>
      </w:hyperlink>
      <w:r>
        <w:rPr>
          <w:rFonts w:hint="eastAsia"/>
        </w:rPr>
        <w:t> 方法发起一个预检请求（preflight request），从而获知服务端是否允许该跨域请求。服务器确认允许之后，才发起实际的 HTTP 请求。在预检请求的返回中，服务器端也可以通知客户端，是否需要携带身份凭证（包括 </w:t>
      </w:r>
      <w:hyperlink r:id="rId37" w:history="1">
        <w:r>
          <w:rPr>
            <w:rFonts w:hint="eastAsia"/>
          </w:rPr>
          <w:t>Cookies </w:t>
        </w:r>
      </w:hyperlink>
      <w:r>
        <w:rPr>
          <w:rFonts w:hint="eastAsia"/>
        </w:rPr>
        <w:t>和 HTTP 认证相关数据）。</w:t>
      </w:r>
    </w:p>
    <w:p w:rsidR="00BF634F" w:rsidRDefault="00DA448E">
      <w:pPr>
        <w:pStyle w:val="af2"/>
      </w:pPr>
      <w:r>
        <w:rPr>
          <w:rFonts w:hint="eastAsia"/>
        </w:rPr>
        <w:t>CORS请求失败会产生错误，但是为了安全，在JavaScript代码层面是无法获知到底具体是哪里出了问题。你只能查看浏览器的控制台以得知具体是哪里出现了错误。</w:t>
      </w:r>
    </w:p>
    <w:p w:rsidR="00BF634F" w:rsidRDefault="00DA448E">
      <w:pPr>
        <w:pStyle w:val="2"/>
      </w:pPr>
      <w:bookmarkStart w:id="188" w:name="_Toc10450201"/>
      <w:bookmarkStart w:id="189" w:name="_Toc13738_WPSOffice_Level2"/>
      <w:bookmarkStart w:id="190" w:name="_Toc11005744"/>
      <w:bookmarkStart w:id="191" w:name="_Toc11006442"/>
      <w:bookmarkStart w:id="192" w:name="_Toc11010845"/>
      <w:r>
        <w:rPr>
          <w:rFonts w:hint="eastAsia"/>
        </w:rPr>
        <w:t xml:space="preserve">2.11 </w:t>
      </w:r>
      <w:r>
        <w:rPr>
          <w:rFonts w:hint="eastAsia"/>
        </w:rPr>
        <w:t>开发工具</w:t>
      </w:r>
      <w:bookmarkEnd w:id="188"/>
      <w:bookmarkEnd w:id="189"/>
      <w:bookmarkEnd w:id="190"/>
      <w:bookmarkEnd w:id="191"/>
      <w:bookmarkEnd w:id="192"/>
    </w:p>
    <w:p w:rsidR="00BF634F" w:rsidRPr="00F333BD" w:rsidRDefault="00DA448E">
      <w:pPr>
        <w:pStyle w:val="3"/>
        <w:rPr>
          <w:rFonts w:ascii="黑体" w:hAnsi="黑体"/>
        </w:rPr>
      </w:pPr>
      <w:bookmarkStart w:id="193" w:name="_Toc8424_WPSOffice_Level3"/>
      <w:bookmarkStart w:id="194" w:name="_Toc11005745"/>
      <w:bookmarkStart w:id="195" w:name="_Toc11006443"/>
      <w:bookmarkStart w:id="196" w:name="_Toc11010846"/>
      <w:r w:rsidRPr="00F333BD">
        <w:rPr>
          <w:rFonts w:ascii="黑体" w:hAnsi="黑体" w:hint="eastAsia"/>
        </w:rPr>
        <w:t>2.</w:t>
      </w:r>
      <w:r w:rsidRPr="00F333BD">
        <w:rPr>
          <w:rFonts w:ascii="黑体" w:hAnsi="黑体"/>
        </w:rPr>
        <w:t>1</w:t>
      </w:r>
      <w:r w:rsidRPr="00F333BD">
        <w:rPr>
          <w:rFonts w:ascii="黑体" w:hAnsi="黑体" w:hint="eastAsia"/>
        </w:rPr>
        <w:t xml:space="preserve">1.1 </w:t>
      </w:r>
      <w:r w:rsidRPr="00F333BD">
        <w:rPr>
          <w:rFonts w:ascii="黑体" w:hAnsi="黑体"/>
        </w:rPr>
        <w:t>IntelliJ IDEA</w:t>
      </w:r>
      <w:r w:rsidRPr="00F333BD">
        <w:rPr>
          <w:rFonts w:ascii="黑体" w:hAnsi="黑体" w:hint="eastAsia"/>
        </w:rPr>
        <w:t>开发工具</w:t>
      </w:r>
      <w:bookmarkEnd w:id="193"/>
      <w:bookmarkEnd w:id="194"/>
      <w:bookmarkEnd w:id="195"/>
      <w:bookmarkEnd w:id="196"/>
    </w:p>
    <w:p w:rsidR="00BF634F" w:rsidRDefault="00DA448E">
      <w:pPr>
        <w:pStyle w:val="af2"/>
      </w:pPr>
      <w:r>
        <w:rPr>
          <w:rFonts w:hint="eastAsia"/>
        </w:rPr>
        <w:t>IntelliJ IDEA，是用于java语言开发的集成环境(也可用于其他语言)，IntelliJ在业界被公认为最好的java开发工具之一，尤其在智能代码助手、代码自动提示、重构、</w:t>
      </w:r>
      <w:r>
        <w:rPr>
          <w:rFonts w:hint="eastAsia"/>
        </w:rPr>
        <w:fldChar w:fldCharType="begin"/>
      </w:r>
      <w:r>
        <w:rPr>
          <w:rFonts w:hint="eastAsia"/>
        </w:rPr>
        <w:instrText xml:space="preserve"> HYPERLINK "https://baike.so.com/doc/901087-952427.html" \t "_blank" </w:instrText>
      </w:r>
      <w:r>
        <w:rPr>
          <w:rFonts w:hint="eastAsia"/>
        </w:rPr>
        <w:fldChar w:fldCharType="separate"/>
      </w:r>
      <w:r>
        <w:rPr>
          <w:rFonts w:hint="eastAsia"/>
        </w:rPr>
        <w:t>J2EE</w:t>
      </w:r>
      <w:r>
        <w:rPr>
          <w:rFonts w:hint="eastAsia"/>
        </w:rPr>
        <w:fldChar w:fldCharType="end"/>
      </w:r>
      <w:r>
        <w:rPr>
          <w:rFonts w:hint="eastAsia"/>
        </w:rPr>
        <w:t>支持、</w:t>
      </w:r>
      <w:r>
        <w:rPr>
          <w:rFonts w:hint="eastAsia"/>
        </w:rPr>
        <w:fldChar w:fldCharType="begin"/>
      </w:r>
      <w:r>
        <w:rPr>
          <w:rFonts w:hint="eastAsia"/>
        </w:rPr>
        <w:instrText xml:space="preserve"> HYPERLINK "https://baike.so.com/doc/5418621-10440907.html" \t "_blank" </w:instrText>
      </w:r>
      <w:r>
        <w:rPr>
          <w:rFonts w:hint="eastAsia"/>
        </w:rPr>
        <w:fldChar w:fldCharType="separate"/>
      </w:r>
      <w:r>
        <w:rPr>
          <w:rFonts w:hint="eastAsia"/>
        </w:rPr>
        <w:t>Ant</w:t>
      </w:r>
      <w:r>
        <w:rPr>
          <w:rFonts w:hint="eastAsia"/>
        </w:rPr>
        <w:fldChar w:fldCharType="end"/>
      </w:r>
      <w:r>
        <w:rPr>
          <w:rFonts w:hint="eastAsia"/>
        </w:rPr>
        <w:t>、</w:t>
      </w:r>
      <w:r>
        <w:rPr>
          <w:rFonts w:hint="eastAsia"/>
        </w:rPr>
        <w:fldChar w:fldCharType="begin"/>
      </w:r>
      <w:r>
        <w:rPr>
          <w:rFonts w:hint="eastAsia"/>
        </w:rPr>
        <w:instrText xml:space="preserve"> HYPERLINK "https://baike.so.com/doc/1858643-1965718.html" \t "_blank" </w:instrText>
      </w:r>
      <w:r>
        <w:rPr>
          <w:rFonts w:hint="eastAsia"/>
        </w:rPr>
        <w:fldChar w:fldCharType="separate"/>
      </w:r>
      <w:r>
        <w:rPr>
          <w:rFonts w:hint="eastAsia"/>
        </w:rPr>
        <w:t>JUnit</w:t>
      </w:r>
      <w:r>
        <w:rPr>
          <w:rFonts w:hint="eastAsia"/>
        </w:rPr>
        <w:fldChar w:fldCharType="end"/>
      </w:r>
      <w:r>
        <w:rPr>
          <w:rFonts w:hint="eastAsia"/>
        </w:rPr>
        <w:t>、</w:t>
      </w:r>
      <w:r>
        <w:rPr>
          <w:rFonts w:hint="eastAsia"/>
        </w:rPr>
        <w:fldChar w:fldCharType="begin"/>
      </w:r>
      <w:r>
        <w:rPr>
          <w:rFonts w:hint="eastAsia"/>
        </w:rPr>
        <w:instrText xml:space="preserve"> HYPERLINK "https://baike.so.com/doc/1774040-1876053.html" \t "_blank" </w:instrText>
      </w:r>
      <w:r>
        <w:rPr>
          <w:rFonts w:hint="eastAsia"/>
        </w:rPr>
        <w:fldChar w:fldCharType="separate"/>
      </w:r>
      <w:r>
        <w:rPr>
          <w:rFonts w:hint="eastAsia"/>
        </w:rPr>
        <w:t>CVS</w:t>
      </w:r>
      <w:r>
        <w:rPr>
          <w:rFonts w:hint="eastAsia"/>
        </w:rPr>
        <w:fldChar w:fldCharType="end"/>
      </w:r>
      <w:r>
        <w:rPr>
          <w:rFonts w:hint="eastAsia"/>
        </w:rPr>
        <w:t>整合、代码审查、 创新的</w:t>
      </w:r>
      <w:hyperlink r:id="rId38" w:tgtFrame="_blank" w:history="1">
        <w:r>
          <w:rPr>
            <w:rFonts w:hint="eastAsia"/>
          </w:rPr>
          <w:t>GUI设计</w:t>
        </w:r>
      </w:hyperlink>
      <w:r>
        <w:rPr>
          <w:rFonts w:hint="eastAsia"/>
        </w:rPr>
        <w:t>等方面的功能可以说是超常的。</w:t>
      </w:r>
    </w:p>
    <w:bookmarkEnd w:id="147"/>
    <w:bookmarkEnd w:id="148"/>
    <w:p w:rsidR="00BF634F" w:rsidRDefault="0002048D" w:rsidP="0002048D">
      <w:pPr>
        <w:widowControl/>
        <w:jc w:val="center"/>
        <w:rPr>
          <w:rFonts w:ascii="宋体" w:hAnsi="宋体" w:cs="宋体"/>
          <w:kern w:val="0"/>
          <w:sz w:val="24"/>
          <w:szCs w:val="24"/>
        </w:rPr>
      </w:pPr>
      <w:r>
        <w:rPr>
          <w:noProof/>
        </w:rPr>
        <w:lastRenderedPageBreak/>
        <w:drawing>
          <wp:inline distT="0" distB="0" distL="0" distR="0" wp14:anchorId="449DBE67" wp14:editId="130226B6">
            <wp:extent cx="5022850" cy="2694657"/>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26830" cy="2696792"/>
                    </a:xfrm>
                    <a:prstGeom prst="rect">
                      <a:avLst/>
                    </a:prstGeom>
                  </pic:spPr>
                </pic:pic>
              </a:graphicData>
            </a:graphic>
          </wp:inline>
        </w:drawing>
      </w:r>
    </w:p>
    <w:p w:rsidR="00BF634F" w:rsidRDefault="00DA448E">
      <w:pPr>
        <w:spacing w:line="360" w:lineRule="auto"/>
        <w:ind w:firstLineChars="200" w:firstLine="420"/>
        <w:jc w:val="center"/>
        <w:rPr>
          <w:szCs w:val="21"/>
        </w:rPr>
      </w:pPr>
      <w:r>
        <w:rPr>
          <w:rFonts w:hint="eastAsia"/>
          <w:szCs w:val="21"/>
        </w:rPr>
        <w:t>图</w:t>
      </w:r>
      <w:r>
        <w:rPr>
          <w:rFonts w:hint="eastAsia"/>
          <w:szCs w:val="21"/>
        </w:rPr>
        <w:t>2-3 IntelliJ IDEA</w:t>
      </w:r>
      <w:r>
        <w:rPr>
          <w:rFonts w:hint="eastAsia"/>
          <w:szCs w:val="21"/>
        </w:rPr>
        <w:t>工作界面图</w:t>
      </w:r>
      <w:bookmarkStart w:id="197" w:name="_Toc485497920"/>
      <w:bookmarkStart w:id="198" w:name="_Toc9887"/>
      <w:bookmarkStart w:id="199" w:name="_Toc31839"/>
      <w:bookmarkStart w:id="200" w:name="_Toc511632107"/>
      <w:bookmarkStart w:id="201" w:name="_Toc482633780"/>
      <w:bookmarkStart w:id="202" w:name="_Toc511632166"/>
    </w:p>
    <w:p w:rsidR="00BF634F" w:rsidRPr="00F333BD" w:rsidRDefault="00DA448E">
      <w:pPr>
        <w:pStyle w:val="3"/>
        <w:rPr>
          <w:rFonts w:ascii="黑体" w:hAnsi="黑体"/>
        </w:rPr>
      </w:pPr>
      <w:bookmarkStart w:id="203" w:name="_Toc19961_WPSOffice_Level3"/>
      <w:bookmarkStart w:id="204" w:name="_Toc11005746"/>
      <w:bookmarkStart w:id="205" w:name="_Toc11006444"/>
      <w:bookmarkStart w:id="206" w:name="_Toc11010847"/>
      <w:r w:rsidRPr="00F333BD">
        <w:rPr>
          <w:rFonts w:ascii="黑体" w:hAnsi="黑体" w:hint="eastAsia"/>
        </w:rPr>
        <w:t>2.</w:t>
      </w:r>
      <w:r w:rsidRPr="00F333BD">
        <w:rPr>
          <w:rFonts w:ascii="黑体" w:hAnsi="黑体"/>
        </w:rPr>
        <w:t>1</w:t>
      </w:r>
      <w:r w:rsidRPr="00F333BD">
        <w:rPr>
          <w:rFonts w:ascii="黑体" w:hAnsi="黑体" w:hint="eastAsia"/>
        </w:rPr>
        <w:t>1.</w:t>
      </w:r>
      <w:r w:rsidRPr="00F333BD">
        <w:rPr>
          <w:rFonts w:ascii="黑体" w:hAnsi="黑体"/>
        </w:rPr>
        <w:t>2 WebStorm</w:t>
      </w:r>
      <w:r w:rsidRPr="00F333BD">
        <w:rPr>
          <w:rFonts w:ascii="黑体" w:hAnsi="黑体" w:hint="eastAsia"/>
        </w:rPr>
        <w:t>开发工具</w:t>
      </w:r>
      <w:bookmarkEnd w:id="203"/>
      <w:bookmarkEnd w:id="204"/>
      <w:bookmarkEnd w:id="205"/>
      <w:bookmarkEnd w:id="206"/>
    </w:p>
    <w:p w:rsidR="00BF634F" w:rsidRDefault="00DA448E" w:rsidP="00B06DC6">
      <w:pPr>
        <w:pStyle w:val="af2"/>
      </w:pPr>
      <w:r>
        <w:rPr>
          <w:rFonts w:hint="eastAsia"/>
        </w:rPr>
        <w:t>WebStorm 是</w:t>
      </w:r>
      <w:r>
        <w:rPr>
          <w:rFonts w:hint="eastAsia"/>
        </w:rPr>
        <w:fldChar w:fldCharType="begin"/>
      </w:r>
      <w:r>
        <w:rPr>
          <w:rFonts w:hint="eastAsia"/>
        </w:rPr>
        <w:instrText xml:space="preserve"> HYPERLINK "https://baike.baidu.com/item/jetbrains" \t "_blank" </w:instrText>
      </w:r>
      <w:r>
        <w:rPr>
          <w:rFonts w:hint="eastAsia"/>
        </w:rPr>
        <w:fldChar w:fldCharType="separate"/>
      </w:r>
      <w:r>
        <w:rPr>
          <w:rFonts w:hint="eastAsia"/>
        </w:rPr>
        <w:t>jetbrains</w:t>
      </w:r>
      <w:r>
        <w:rPr>
          <w:rFonts w:hint="eastAsia"/>
        </w:rPr>
        <w:fldChar w:fldCharType="end"/>
      </w:r>
      <w:r>
        <w:rPr>
          <w:rFonts w:hint="eastAsia"/>
        </w:rPr>
        <w:t>公司旗下一款JavaScript 开发工具。目前已经被广大中国JS开发者誉为“Web前端开发神器”、“最强大的HTML5编辑器”、“</w:t>
      </w:r>
      <w:proofErr w:type="gramStart"/>
      <w:r>
        <w:rPr>
          <w:rFonts w:hint="eastAsia"/>
        </w:rPr>
        <w:t>最</w:t>
      </w:r>
      <w:proofErr w:type="gramEnd"/>
      <w:r>
        <w:rPr>
          <w:rFonts w:hint="eastAsia"/>
        </w:rPr>
        <w:t>智能的JavaScript IDE”等。与</w:t>
      </w:r>
      <w:r>
        <w:rPr>
          <w:rFonts w:hint="eastAsia"/>
        </w:rPr>
        <w:fldChar w:fldCharType="begin"/>
      </w:r>
      <w:r>
        <w:rPr>
          <w:rFonts w:hint="eastAsia"/>
        </w:rPr>
        <w:instrText xml:space="preserve"> HYPERLINK "https://baike.baidu.com/item/IntelliJ%20IDEA" \t "_blank" </w:instrText>
      </w:r>
      <w:r>
        <w:rPr>
          <w:rFonts w:hint="eastAsia"/>
        </w:rPr>
        <w:fldChar w:fldCharType="separate"/>
      </w:r>
      <w:r>
        <w:rPr>
          <w:rFonts w:hint="eastAsia"/>
        </w:rPr>
        <w:t>IntelliJ IDEA</w:t>
      </w:r>
      <w:r>
        <w:rPr>
          <w:rFonts w:hint="eastAsia"/>
        </w:rPr>
        <w:fldChar w:fldCharType="end"/>
      </w:r>
      <w:r>
        <w:rPr>
          <w:rFonts w:hint="eastAsia"/>
        </w:rPr>
        <w:t>同源，继承了IntelliJ IDEA强大的JS部分的功能。</w:t>
      </w:r>
    </w:p>
    <w:p w:rsidR="00BF634F" w:rsidRDefault="00B06DC6" w:rsidP="0038593E">
      <w:pPr>
        <w:widowControl/>
        <w:jc w:val="center"/>
        <w:rPr>
          <w:rFonts w:ascii="宋体" w:hAnsi="宋体" w:cs="宋体"/>
          <w:kern w:val="0"/>
          <w:sz w:val="24"/>
          <w:szCs w:val="24"/>
        </w:rPr>
      </w:pPr>
      <w:r>
        <w:rPr>
          <w:noProof/>
        </w:rPr>
        <w:drawing>
          <wp:inline distT="0" distB="0" distL="0" distR="0" wp14:anchorId="54394626" wp14:editId="0164EF9B">
            <wp:extent cx="5274310" cy="2829560"/>
            <wp:effectExtent l="0" t="0" r="254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829560"/>
                    </a:xfrm>
                    <a:prstGeom prst="rect">
                      <a:avLst/>
                    </a:prstGeom>
                  </pic:spPr>
                </pic:pic>
              </a:graphicData>
            </a:graphic>
          </wp:inline>
        </w:drawing>
      </w:r>
    </w:p>
    <w:p w:rsidR="00BF634F" w:rsidRDefault="00DA448E">
      <w:pPr>
        <w:spacing w:line="360" w:lineRule="auto"/>
        <w:ind w:firstLineChars="200" w:firstLine="420"/>
        <w:jc w:val="center"/>
        <w:rPr>
          <w:szCs w:val="21"/>
        </w:rPr>
      </w:pPr>
      <w:r>
        <w:rPr>
          <w:rFonts w:hint="eastAsia"/>
          <w:szCs w:val="21"/>
        </w:rPr>
        <w:t>图</w:t>
      </w:r>
      <w:r>
        <w:rPr>
          <w:rFonts w:hint="eastAsia"/>
          <w:szCs w:val="21"/>
        </w:rPr>
        <w:t>2-3 WebStorm</w:t>
      </w:r>
      <w:r>
        <w:rPr>
          <w:rFonts w:hint="eastAsia"/>
          <w:szCs w:val="21"/>
        </w:rPr>
        <w:t>工作界面图</w:t>
      </w:r>
    </w:p>
    <w:p w:rsidR="00BF634F" w:rsidRDefault="00DA448E">
      <w:pPr>
        <w:pStyle w:val="1"/>
      </w:pPr>
      <w:bookmarkStart w:id="207" w:name="_Toc482633783"/>
      <w:bookmarkStart w:id="208" w:name="_Toc32580"/>
      <w:bookmarkStart w:id="209" w:name="_Toc10450202"/>
      <w:bookmarkStart w:id="210" w:name="_Toc485497925"/>
      <w:bookmarkStart w:id="211" w:name="_Toc511632112"/>
      <w:bookmarkStart w:id="212" w:name="_Toc511632171"/>
      <w:bookmarkStart w:id="213" w:name="_Toc3238"/>
      <w:bookmarkStart w:id="214" w:name="_Toc28757_WPSOffice_Level1"/>
      <w:bookmarkStart w:id="215" w:name="_Toc11005747"/>
      <w:bookmarkStart w:id="216" w:name="_Toc11006445"/>
      <w:bookmarkStart w:id="217" w:name="_Toc11010848"/>
      <w:bookmarkEnd w:id="197"/>
      <w:bookmarkEnd w:id="198"/>
      <w:bookmarkEnd w:id="199"/>
      <w:bookmarkEnd w:id="200"/>
      <w:bookmarkEnd w:id="201"/>
      <w:bookmarkEnd w:id="202"/>
      <w:r>
        <w:rPr>
          <w:rFonts w:hint="eastAsia"/>
        </w:rPr>
        <w:lastRenderedPageBreak/>
        <w:t>3</w:t>
      </w:r>
      <w:r>
        <w:rPr>
          <w:rFonts w:hint="eastAsia"/>
        </w:rPr>
        <w:t>项目需求分析</w:t>
      </w:r>
      <w:bookmarkEnd w:id="207"/>
      <w:bookmarkEnd w:id="208"/>
      <w:bookmarkEnd w:id="209"/>
      <w:bookmarkEnd w:id="210"/>
      <w:bookmarkEnd w:id="211"/>
      <w:bookmarkEnd w:id="212"/>
      <w:bookmarkEnd w:id="213"/>
      <w:bookmarkEnd w:id="214"/>
      <w:bookmarkEnd w:id="215"/>
      <w:bookmarkEnd w:id="216"/>
      <w:bookmarkEnd w:id="217"/>
    </w:p>
    <w:p w:rsidR="00BF634F" w:rsidRDefault="00DA448E">
      <w:pPr>
        <w:pStyle w:val="2"/>
      </w:pPr>
      <w:bookmarkStart w:id="218" w:name="_Toc482633784"/>
      <w:bookmarkStart w:id="219" w:name="_Toc511632172"/>
      <w:bookmarkStart w:id="220" w:name="_Toc10450203"/>
      <w:bookmarkStart w:id="221" w:name="_Toc19489"/>
      <w:bookmarkStart w:id="222" w:name="_Toc38"/>
      <w:bookmarkStart w:id="223" w:name="_Toc485497926"/>
      <w:bookmarkStart w:id="224" w:name="_Toc511632113"/>
      <w:bookmarkStart w:id="225" w:name="_Toc31993_WPSOffice_Level1"/>
      <w:bookmarkStart w:id="226" w:name="_Toc11005748"/>
      <w:bookmarkStart w:id="227" w:name="_Toc11006446"/>
      <w:bookmarkStart w:id="228" w:name="_Toc11010849"/>
      <w:r>
        <w:t>3.1</w:t>
      </w:r>
      <w:r>
        <w:rPr>
          <w:rFonts w:hint="eastAsia"/>
        </w:rPr>
        <w:t>系统的需求分析</w:t>
      </w:r>
      <w:bookmarkEnd w:id="218"/>
      <w:bookmarkEnd w:id="219"/>
      <w:bookmarkEnd w:id="220"/>
      <w:bookmarkEnd w:id="221"/>
      <w:bookmarkEnd w:id="222"/>
      <w:bookmarkEnd w:id="223"/>
      <w:bookmarkEnd w:id="224"/>
      <w:bookmarkEnd w:id="225"/>
      <w:bookmarkEnd w:id="226"/>
      <w:bookmarkEnd w:id="227"/>
      <w:bookmarkEnd w:id="228"/>
    </w:p>
    <w:p w:rsidR="00BF634F" w:rsidRDefault="00DA448E">
      <w:pPr>
        <w:pStyle w:val="af2"/>
      </w:pPr>
      <w:proofErr w:type="gramStart"/>
      <w:r>
        <w:rPr>
          <w:rFonts w:hint="eastAsia"/>
        </w:rPr>
        <w:t>该云管理系统</w:t>
      </w:r>
      <w:proofErr w:type="gramEnd"/>
      <w:r>
        <w:rPr>
          <w:rFonts w:hint="eastAsia"/>
        </w:rPr>
        <w:t>主要是以尾矿库的安全数据监控，异常预警，异常处理，人员管理功能，以及导出数据报表等功能为主。该系统的需求如下：</w:t>
      </w:r>
    </w:p>
    <w:p w:rsidR="00BF634F" w:rsidRDefault="007E5F2B" w:rsidP="007E5F2B">
      <w:pPr>
        <w:spacing w:line="360" w:lineRule="auto"/>
        <w:jc w:val="center"/>
      </w:pPr>
      <w:r>
        <w:rPr>
          <w:noProof/>
        </w:rPr>
        <w:drawing>
          <wp:inline distT="0" distB="0" distL="0" distR="0" wp14:anchorId="520724F8" wp14:editId="44FAC60C">
            <wp:extent cx="4707944" cy="275082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30733" cy="2764136"/>
                    </a:xfrm>
                    <a:prstGeom prst="rect">
                      <a:avLst/>
                    </a:prstGeom>
                  </pic:spPr>
                </pic:pic>
              </a:graphicData>
            </a:graphic>
          </wp:inline>
        </w:drawing>
      </w:r>
    </w:p>
    <w:p w:rsidR="00BF634F" w:rsidRDefault="00DA448E">
      <w:pPr>
        <w:spacing w:line="360" w:lineRule="auto"/>
        <w:ind w:firstLineChars="200" w:firstLine="420"/>
        <w:jc w:val="center"/>
        <w:rPr>
          <w:szCs w:val="21"/>
        </w:rPr>
      </w:pPr>
      <w:r>
        <w:rPr>
          <w:rFonts w:hint="eastAsia"/>
          <w:szCs w:val="21"/>
        </w:rPr>
        <w:t>图</w:t>
      </w:r>
      <w:r w:rsidR="004D54D3">
        <w:rPr>
          <w:szCs w:val="21"/>
        </w:rPr>
        <w:t>3</w:t>
      </w:r>
      <w:r w:rsidR="004D54D3">
        <w:rPr>
          <w:rFonts w:hint="eastAsia"/>
          <w:szCs w:val="21"/>
        </w:rPr>
        <w:t>-</w:t>
      </w:r>
      <w:r w:rsidR="004D54D3">
        <w:rPr>
          <w:szCs w:val="21"/>
        </w:rPr>
        <w:t>1</w:t>
      </w:r>
      <w:r>
        <w:rPr>
          <w:rFonts w:hint="eastAsia"/>
          <w:szCs w:val="21"/>
        </w:rPr>
        <w:t>项目总体需求图</w:t>
      </w:r>
    </w:p>
    <w:p w:rsidR="00BF634F" w:rsidRDefault="00DA448E" w:rsidP="00A14036">
      <w:pPr>
        <w:pStyle w:val="af2"/>
      </w:pPr>
      <w:r>
        <w:rPr>
          <w:rFonts w:hint="eastAsia"/>
        </w:rPr>
        <w:t>测量中心：下设温度测量，湿度测量，水位测量，浸润测量，位移测量，金气测量等模块，实时获取后台数据，并在前台做可视化展示，如果数据异常则及时预警，并可报表导出等功能。</w:t>
      </w:r>
      <w:r w:rsidR="00C74D67" w:rsidRPr="00A14036">
        <w:rPr>
          <w:rFonts w:hint="eastAsia"/>
        </w:rPr>
        <w:t>具体结构如</w:t>
      </w:r>
      <w:r w:rsidR="00A14036" w:rsidRPr="00A14036">
        <w:rPr>
          <w:rFonts w:hint="eastAsia"/>
        </w:rPr>
        <w:t>图</w:t>
      </w:r>
      <w:r w:rsidR="00A14036" w:rsidRPr="00A14036">
        <w:t>3</w:t>
      </w:r>
      <w:r w:rsidR="00A14036" w:rsidRPr="00A14036">
        <w:rPr>
          <w:rFonts w:hint="eastAsia"/>
        </w:rPr>
        <w:t>-</w:t>
      </w:r>
      <w:r w:rsidR="00A14036" w:rsidRPr="00A14036">
        <w:t>2</w:t>
      </w:r>
      <w:r w:rsidR="00A14036" w:rsidRPr="00A14036">
        <w:rPr>
          <w:rFonts w:hint="eastAsia"/>
        </w:rPr>
        <w:t>测量中心</w:t>
      </w:r>
      <w:r w:rsidR="00101342">
        <w:rPr>
          <w:rFonts w:hint="eastAsia"/>
        </w:rPr>
        <w:t>图</w:t>
      </w:r>
      <w:r w:rsidR="00C74D67" w:rsidRPr="00A14036">
        <w:rPr>
          <w:rFonts w:hint="eastAsia"/>
        </w:rPr>
        <w:t>所示。</w:t>
      </w:r>
    </w:p>
    <w:p w:rsidR="00BF634F" w:rsidRDefault="005A25F2" w:rsidP="005A25F2">
      <w:pPr>
        <w:spacing w:line="360" w:lineRule="auto"/>
        <w:jc w:val="center"/>
      </w:pPr>
      <w:r>
        <w:rPr>
          <w:noProof/>
        </w:rPr>
        <w:drawing>
          <wp:inline distT="0" distB="0" distL="0" distR="0" wp14:anchorId="6BC33E8F" wp14:editId="7946A15D">
            <wp:extent cx="3824608" cy="1175102"/>
            <wp:effectExtent l="0" t="0" r="4445"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57370" cy="1185168"/>
                    </a:xfrm>
                    <a:prstGeom prst="rect">
                      <a:avLst/>
                    </a:prstGeom>
                  </pic:spPr>
                </pic:pic>
              </a:graphicData>
            </a:graphic>
          </wp:inline>
        </w:drawing>
      </w:r>
    </w:p>
    <w:p w:rsidR="00BF634F" w:rsidRDefault="00DA448E">
      <w:pPr>
        <w:spacing w:line="360" w:lineRule="auto"/>
        <w:ind w:firstLineChars="200" w:firstLine="420"/>
        <w:jc w:val="center"/>
        <w:rPr>
          <w:szCs w:val="21"/>
        </w:rPr>
      </w:pPr>
      <w:r>
        <w:rPr>
          <w:rFonts w:hint="eastAsia"/>
          <w:szCs w:val="21"/>
        </w:rPr>
        <w:t>图</w:t>
      </w:r>
      <w:r w:rsidR="00CE6BD0">
        <w:rPr>
          <w:szCs w:val="21"/>
        </w:rPr>
        <w:t>3</w:t>
      </w:r>
      <w:r w:rsidR="00CE6BD0">
        <w:rPr>
          <w:rFonts w:hint="eastAsia"/>
          <w:szCs w:val="21"/>
        </w:rPr>
        <w:t>-</w:t>
      </w:r>
      <w:r w:rsidR="00CE6BD0">
        <w:rPr>
          <w:szCs w:val="21"/>
        </w:rPr>
        <w:t>2</w:t>
      </w:r>
      <w:r>
        <w:rPr>
          <w:rFonts w:hint="eastAsia"/>
          <w:szCs w:val="21"/>
        </w:rPr>
        <w:t>测量中心</w:t>
      </w:r>
    </w:p>
    <w:p w:rsidR="00BF634F" w:rsidRDefault="00DA448E">
      <w:pPr>
        <w:pStyle w:val="af2"/>
      </w:pPr>
      <w:r>
        <w:rPr>
          <w:rFonts w:hint="eastAsia"/>
        </w:rPr>
        <w:t>视频监控，实时采集摄像头可见范围，帮助管理人员更好的掌握尾矿库的实际环境。</w:t>
      </w:r>
    </w:p>
    <w:p w:rsidR="00BF634F" w:rsidRDefault="00DA448E">
      <w:pPr>
        <w:pStyle w:val="af2"/>
      </w:pPr>
      <w:r>
        <w:rPr>
          <w:rFonts w:hint="eastAsia"/>
        </w:rPr>
        <w:t>监测地图，对周围地形地貌进行全方位展示，方便在突发情况来临前做战略部署或在特殊时期做应急指挥。</w:t>
      </w:r>
    </w:p>
    <w:p w:rsidR="00BF634F" w:rsidRDefault="00DA448E">
      <w:pPr>
        <w:pStyle w:val="af2"/>
      </w:pPr>
      <w:r>
        <w:rPr>
          <w:rFonts w:hint="eastAsia"/>
        </w:rPr>
        <w:t>用户管理：主要由人员的增加，删除，修改，查询，禁用等功能构成，系统配置了管理员和普通用户的权限，实现不同的用户拥有不同的权限和可操作控制。</w:t>
      </w:r>
    </w:p>
    <w:p w:rsidR="00BF634F" w:rsidRDefault="00DA448E">
      <w:pPr>
        <w:pStyle w:val="af2"/>
      </w:pPr>
      <w:r>
        <w:rPr>
          <w:rFonts w:hint="eastAsia"/>
        </w:rPr>
        <w:t>系统管理：记录了系统运行时测量值超过阈值线的数据，进行统一管理，可</w:t>
      </w:r>
      <w:r>
        <w:rPr>
          <w:rFonts w:hint="eastAsia"/>
        </w:rPr>
        <w:lastRenderedPageBreak/>
        <w:t>一键导出所有异常信息等。</w:t>
      </w:r>
    </w:p>
    <w:p w:rsidR="00BF634F" w:rsidRDefault="00DA448E">
      <w:pPr>
        <w:pStyle w:val="2"/>
      </w:pPr>
      <w:bookmarkStart w:id="229" w:name="_Toc511632174"/>
      <w:bookmarkStart w:id="230" w:name="_Toc8082"/>
      <w:bookmarkStart w:id="231" w:name="_Toc485497928"/>
      <w:bookmarkStart w:id="232" w:name="_Toc511632115"/>
      <w:bookmarkStart w:id="233" w:name="_Toc9844"/>
      <w:bookmarkStart w:id="234" w:name="_Toc482633786"/>
      <w:bookmarkStart w:id="235" w:name="_Toc10450204"/>
      <w:bookmarkStart w:id="236" w:name="_Toc14379_WPSOffice_Level2"/>
      <w:bookmarkStart w:id="237" w:name="_Toc11005749"/>
      <w:bookmarkStart w:id="238" w:name="_Toc11006447"/>
      <w:bookmarkStart w:id="239" w:name="_Toc11010850"/>
      <w:r>
        <w:rPr>
          <w:rFonts w:hint="eastAsia"/>
        </w:rPr>
        <w:t xml:space="preserve">3.3 </w:t>
      </w:r>
      <w:r>
        <w:rPr>
          <w:rFonts w:hint="eastAsia"/>
        </w:rPr>
        <w:t>系统的性能需求</w:t>
      </w:r>
      <w:bookmarkEnd w:id="229"/>
      <w:bookmarkEnd w:id="230"/>
      <w:bookmarkEnd w:id="231"/>
      <w:bookmarkEnd w:id="232"/>
      <w:bookmarkEnd w:id="233"/>
      <w:bookmarkEnd w:id="234"/>
      <w:bookmarkEnd w:id="235"/>
      <w:bookmarkEnd w:id="236"/>
      <w:bookmarkEnd w:id="237"/>
      <w:bookmarkEnd w:id="238"/>
      <w:bookmarkEnd w:id="239"/>
    </w:p>
    <w:p w:rsidR="00BF634F" w:rsidRDefault="00DA448E" w:rsidP="00CF1F06">
      <w:pPr>
        <w:pStyle w:val="af2"/>
      </w:pPr>
      <w:r>
        <w:rPr>
          <w:rFonts w:hint="eastAsia"/>
        </w:rPr>
        <w:t>根据现在互联网的开发模式下，一个能够上线的项目需要满足以下几个方面：</w:t>
      </w:r>
    </w:p>
    <w:p w:rsidR="00BF634F" w:rsidRDefault="00DA448E" w:rsidP="002E50D5">
      <w:pPr>
        <w:pStyle w:val="af2"/>
        <w:numPr>
          <w:ilvl w:val="0"/>
          <w:numId w:val="10"/>
        </w:numPr>
        <w:ind w:leftChars="229" w:left="481" w:firstLine="480"/>
      </w:pPr>
      <w:r>
        <w:rPr>
          <w:rFonts w:hint="eastAsia"/>
        </w:rPr>
        <w:t>按需求分析完成系统设计，编码和实现，没有影响系统正常运行的致命bug。</w:t>
      </w:r>
    </w:p>
    <w:p w:rsidR="00BF634F" w:rsidRDefault="00DA448E" w:rsidP="002E50D5">
      <w:pPr>
        <w:pStyle w:val="af2"/>
        <w:numPr>
          <w:ilvl w:val="0"/>
          <w:numId w:val="10"/>
        </w:numPr>
        <w:ind w:leftChars="229" w:left="481" w:firstLine="480"/>
      </w:pPr>
      <w:r>
        <w:rPr>
          <w:rFonts w:hint="eastAsia"/>
        </w:rPr>
        <w:t>确保设计功能</w:t>
      </w:r>
      <w:proofErr w:type="gramStart"/>
      <w:r>
        <w:rPr>
          <w:rFonts w:hint="eastAsia"/>
        </w:rPr>
        <w:t>能</w:t>
      </w:r>
      <w:proofErr w:type="gramEnd"/>
      <w:r>
        <w:rPr>
          <w:rFonts w:hint="eastAsia"/>
        </w:rPr>
        <w:t>正常使用，确定上线的功能没有功能缺失，在功能上可以形成一个闭环。</w:t>
      </w:r>
    </w:p>
    <w:p w:rsidR="00BF634F" w:rsidRDefault="00DA448E" w:rsidP="002E50D5">
      <w:pPr>
        <w:pStyle w:val="af2"/>
        <w:numPr>
          <w:ilvl w:val="0"/>
          <w:numId w:val="10"/>
        </w:numPr>
        <w:ind w:leftChars="229" w:left="481" w:firstLine="480"/>
      </w:pPr>
      <w:r>
        <w:rPr>
          <w:rFonts w:hint="eastAsia"/>
        </w:rPr>
        <w:t>提供完整的项目文档和接口文档，让新加入的开发人员能够快速加入开发。</w:t>
      </w:r>
    </w:p>
    <w:p w:rsidR="00BF634F" w:rsidRDefault="00DA448E" w:rsidP="002E50D5">
      <w:pPr>
        <w:pStyle w:val="af2"/>
        <w:numPr>
          <w:ilvl w:val="0"/>
          <w:numId w:val="10"/>
        </w:numPr>
        <w:ind w:leftChars="229" w:left="481" w:firstLine="480"/>
      </w:pPr>
      <w:r>
        <w:rPr>
          <w:rFonts w:hint="eastAsia"/>
        </w:rPr>
        <w:t>提供并建立完备的问题处理机制和响应体系，拥有完整的运维体系，可以随时</w:t>
      </w:r>
      <w:proofErr w:type="gramStart"/>
      <w:r>
        <w:rPr>
          <w:rFonts w:hint="eastAsia"/>
        </w:rPr>
        <w:t>修复线</w:t>
      </w:r>
      <w:proofErr w:type="gramEnd"/>
      <w:r>
        <w:rPr>
          <w:rFonts w:hint="eastAsia"/>
        </w:rPr>
        <w:t>上问题和进行回滚。</w:t>
      </w:r>
    </w:p>
    <w:p w:rsidR="00BF634F" w:rsidRDefault="00DA448E">
      <w:pPr>
        <w:pStyle w:val="1"/>
      </w:pPr>
      <w:bookmarkStart w:id="240" w:name="_Toc445920860"/>
      <w:bookmarkStart w:id="241" w:name="_Toc199056028"/>
      <w:bookmarkStart w:id="242" w:name="_Toc24600"/>
      <w:bookmarkStart w:id="243" w:name="_Toc511632116"/>
      <w:bookmarkStart w:id="244" w:name="_Toc199055984"/>
      <w:bookmarkStart w:id="245" w:name="_Toc199055913"/>
      <w:bookmarkStart w:id="246" w:name="_Toc16029"/>
      <w:bookmarkStart w:id="247" w:name="_Toc482633787"/>
      <w:bookmarkStart w:id="248" w:name="_Toc10450205"/>
      <w:bookmarkStart w:id="249" w:name="_Toc511632175"/>
      <w:bookmarkStart w:id="250" w:name="_Toc485497929"/>
      <w:bookmarkStart w:id="251" w:name="_Toc11005750"/>
      <w:bookmarkStart w:id="252" w:name="_Toc11006448"/>
      <w:bookmarkStart w:id="253" w:name="_Toc11010851"/>
      <w:r>
        <w:rPr>
          <w:rFonts w:hint="eastAsia"/>
        </w:rPr>
        <w:t xml:space="preserve">4 </w:t>
      </w:r>
      <w:r>
        <w:t>系统</w:t>
      </w:r>
      <w:r>
        <w:rPr>
          <w:rFonts w:hint="eastAsia"/>
        </w:rPr>
        <w:t>的</w:t>
      </w:r>
      <w:r>
        <w:t>设计</w:t>
      </w:r>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p>
    <w:p w:rsidR="00BF634F" w:rsidRDefault="00DA448E">
      <w:pPr>
        <w:pStyle w:val="2"/>
      </w:pPr>
      <w:bookmarkStart w:id="254" w:name="_Toc511632176"/>
      <w:bookmarkStart w:id="255" w:name="_Toc5846"/>
      <w:bookmarkStart w:id="256" w:name="_Toc482633788"/>
      <w:bookmarkStart w:id="257" w:name="_Toc4760"/>
      <w:bookmarkStart w:id="258" w:name="_Toc10450206"/>
      <w:bookmarkStart w:id="259" w:name="_Toc485497930"/>
      <w:bookmarkStart w:id="260" w:name="_Toc511632117"/>
      <w:bookmarkStart w:id="261" w:name="_Toc10106_WPSOffice_Level2"/>
      <w:bookmarkStart w:id="262" w:name="_Toc11005751"/>
      <w:bookmarkStart w:id="263" w:name="_Toc11006449"/>
      <w:bookmarkStart w:id="264" w:name="_Toc11010852"/>
      <w:r>
        <w:rPr>
          <w:rFonts w:hint="eastAsia"/>
        </w:rPr>
        <w:t>4.1</w:t>
      </w:r>
      <w:r>
        <w:rPr>
          <w:rFonts w:hint="eastAsia"/>
        </w:rPr>
        <w:t>系统设计的原则</w:t>
      </w:r>
      <w:bookmarkEnd w:id="254"/>
      <w:bookmarkEnd w:id="255"/>
      <w:bookmarkEnd w:id="256"/>
      <w:bookmarkEnd w:id="257"/>
      <w:bookmarkEnd w:id="258"/>
      <w:bookmarkEnd w:id="259"/>
      <w:bookmarkEnd w:id="260"/>
      <w:bookmarkEnd w:id="261"/>
      <w:bookmarkEnd w:id="262"/>
      <w:bookmarkEnd w:id="263"/>
      <w:bookmarkEnd w:id="264"/>
    </w:p>
    <w:p w:rsidR="00BF634F" w:rsidRDefault="00DA448E">
      <w:pPr>
        <w:spacing w:line="360" w:lineRule="auto"/>
        <w:ind w:firstLineChars="200" w:firstLine="480"/>
        <w:rPr>
          <w:sz w:val="24"/>
          <w:szCs w:val="24"/>
        </w:rPr>
      </w:pPr>
      <w:r>
        <w:rPr>
          <w:rFonts w:hint="eastAsia"/>
          <w:sz w:val="24"/>
          <w:szCs w:val="24"/>
        </w:rPr>
        <w:t>良好的系统设计原则与项目的完美实现密切相关，在程序设计之中要遵循以下总结的设计原则：</w:t>
      </w:r>
    </w:p>
    <w:p w:rsidR="00BF634F" w:rsidRDefault="00DA448E">
      <w:pPr>
        <w:pStyle w:val="11"/>
        <w:numPr>
          <w:ilvl w:val="0"/>
          <w:numId w:val="3"/>
        </w:numPr>
        <w:spacing w:line="360" w:lineRule="auto"/>
        <w:ind w:left="0" w:firstLine="480"/>
      </w:pPr>
      <w:r>
        <w:rPr>
          <w:rFonts w:hint="eastAsia"/>
        </w:rPr>
        <w:t>避免重复性（</w:t>
      </w:r>
      <w:r>
        <w:t>Avoid repeatability</w:t>
      </w:r>
      <w:r>
        <w:rPr>
          <w:rFonts w:hint="eastAsia"/>
        </w:rPr>
        <w:t>），避免重复性是程序设计的最基本的原则。在程序中必然拥有很多数据、存储结构，例如：函数、循环体、对象等。一旦重复就会造成代码冗杂，影响效率。</w:t>
      </w:r>
    </w:p>
    <w:p w:rsidR="00BF634F" w:rsidRDefault="00DA448E">
      <w:pPr>
        <w:pStyle w:val="11"/>
        <w:numPr>
          <w:ilvl w:val="0"/>
          <w:numId w:val="3"/>
        </w:numPr>
        <w:spacing w:line="360" w:lineRule="auto"/>
        <w:ind w:left="0" w:firstLine="480"/>
      </w:pPr>
      <w:r>
        <w:rPr>
          <w:rFonts w:hint="eastAsia"/>
        </w:rPr>
        <w:t>简单原则（</w:t>
      </w:r>
      <w:r>
        <w:t>Simple principle</w:t>
      </w:r>
      <w:r>
        <w:rPr>
          <w:rFonts w:hint="eastAsia"/>
        </w:rPr>
        <w:t>），程序的简单是一个程序设计中不可缺少的，使用最少的代码，实现一个很重要的功能，并且简单代码的空间大小和执行时间更少，发现漏洞也会更加及时，对于维护更加便利。</w:t>
      </w:r>
    </w:p>
    <w:p w:rsidR="00BF634F" w:rsidRDefault="00DA448E">
      <w:pPr>
        <w:pStyle w:val="11"/>
        <w:numPr>
          <w:ilvl w:val="0"/>
          <w:numId w:val="3"/>
        </w:numPr>
        <w:spacing w:line="360" w:lineRule="auto"/>
        <w:ind w:left="0" w:firstLine="480"/>
        <w:rPr>
          <w:color w:val="000000"/>
        </w:rPr>
      </w:pPr>
      <w:r>
        <w:rPr>
          <w:rFonts w:hint="eastAsia"/>
        </w:rPr>
        <w:t>低耦合原则（</w:t>
      </w:r>
      <w:r>
        <w:t>Low coupling principle</w:t>
      </w:r>
      <w:r>
        <w:rPr>
          <w:rFonts w:hint="eastAsia"/>
        </w:rPr>
        <w:t>），这是所有的框架和程序设计都在遵循的原则和追求的目标，需要在代码的任何一个地方都减少对其他代码的依赖，底耦合往往是一个优秀系统设计的标准。</w:t>
      </w:r>
      <w:bookmarkStart w:id="265" w:name="_Toc482633790"/>
    </w:p>
    <w:p w:rsidR="00BF634F" w:rsidRDefault="00DA448E">
      <w:pPr>
        <w:pStyle w:val="2"/>
        <w:spacing w:line="240" w:lineRule="auto"/>
        <w:rPr>
          <w:ins w:id="266" w:author="久而旧之i。。。" w:date="2019-05-28T14:50:00Z"/>
        </w:rPr>
      </w:pPr>
      <w:bookmarkStart w:id="267" w:name="_Toc511632124"/>
      <w:bookmarkStart w:id="268" w:name="_Toc511632183"/>
      <w:bookmarkStart w:id="269" w:name="_Toc485497936"/>
      <w:bookmarkStart w:id="270" w:name="_Toc10450207"/>
      <w:bookmarkStart w:id="271" w:name="_Toc12556"/>
      <w:bookmarkStart w:id="272" w:name="_Toc27790"/>
      <w:bookmarkStart w:id="273" w:name="_Toc11652_WPSOffice_Level2"/>
      <w:bookmarkStart w:id="274" w:name="_Toc11005752"/>
      <w:bookmarkStart w:id="275" w:name="_Toc11006450"/>
      <w:bookmarkStart w:id="276" w:name="_Toc11010853"/>
      <w:bookmarkEnd w:id="265"/>
      <w:r>
        <w:rPr>
          <w:rFonts w:hint="eastAsia"/>
        </w:rPr>
        <w:t xml:space="preserve">4.2 </w:t>
      </w:r>
      <w:r>
        <w:rPr>
          <w:rFonts w:hint="eastAsia"/>
        </w:rPr>
        <w:t>数据库的设计</w:t>
      </w:r>
      <w:bookmarkEnd w:id="267"/>
      <w:bookmarkEnd w:id="268"/>
      <w:bookmarkEnd w:id="269"/>
      <w:bookmarkEnd w:id="270"/>
      <w:bookmarkEnd w:id="271"/>
      <w:bookmarkEnd w:id="272"/>
      <w:bookmarkEnd w:id="273"/>
      <w:bookmarkEnd w:id="274"/>
      <w:bookmarkEnd w:id="275"/>
      <w:bookmarkEnd w:id="276"/>
    </w:p>
    <w:p w:rsidR="00BF634F" w:rsidRDefault="00DA448E">
      <w:pPr>
        <w:spacing w:line="360" w:lineRule="auto"/>
        <w:ind w:firstLineChars="200" w:firstLine="480"/>
        <w:rPr>
          <w:sz w:val="24"/>
          <w:szCs w:val="24"/>
        </w:rPr>
      </w:pPr>
      <w:r>
        <w:rPr>
          <w:rFonts w:hint="eastAsia"/>
          <w:sz w:val="24"/>
          <w:szCs w:val="24"/>
        </w:rPr>
        <w:t>无论哪一个系统都离不开数据库，它是所有数据的家，没有数据库任何系统就无法使用，在软件设计中，数据库设计的好坏一定程度决定程序设计的好坏。所以在程序设计中数据库的设计</w:t>
      </w:r>
      <w:proofErr w:type="gramStart"/>
      <w:r>
        <w:rPr>
          <w:rFonts w:hint="eastAsia"/>
          <w:sz w:val="24"/>
          <w:szCs w:val="24"/>
        </w:rPr>
        <w:t>尤为的</w:t>
      </w:r>
      <w:proofErr w:type="gramEnd"/>
      <w:r>
        <w:rPr>
          <w:rFonts w:hint="eastAsia"/>
          <w:sz w:val="24"/>
          <w:szCs w:val="24"/>
        </w:rPr>
        <w:t>重要。数据库设计中需要设计好数据存储结构，好的数据存储结构对系统的功能和性能都会产生非常大的影响</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_Ref513466680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Pr>
          <w:sz w:val="24"/>
          <w:szCs w:val="24"/>
          <w:vertAlign w:val="superscript"/>
        </w:rPr>
        <w:t>[</w:t>
      </w:r>
      <w:r>
        <w:rPr>
          <w:rFonts w:hint="eastAsia"/>
          <w:sz w:val="24"/>
          <w:szCs w:val="24"/>
          <w:vertAlign w:val="superscript"/>
        </w:rPr>
        <w:t>8</w:t>
      </w:r>
      <w:r>
        <w:rPr>
          <w:sz w:val="24"/>
          <w:szCs w:val="24"/>
          <w:vertAlign w:val="superscript"/>
        </w:rPr>
        <w:t>]</w:t>
      </w:r>
      <w:r>
        <w:rPr>
          <w:sz w:val="24"/>
          <w:szCs w:val="24"/>
          <w:vertAlign w:val="superscript"/>
        </w:rPr>
        <w:fldChar w:fldCharType="end"/>
      </w:r>
      <w:r>
        <w:rPr>
          <w:rFonts w:hint="eastAsia"/>
          <w:sz w:val="24"/>
          <w:szCs w:val="24"/>
        </w:rPr>
        <w:t>。同样，</w:t>
      </w:r>
      <w:r>
        <w:rPr>
          <w:rFonts w:hint="eastAsia"/>
          <w:sz w:val="24"/>
          <w:szCs w:val="24"/>
        </w:rPr>
        <w:lastRenderedPageBreak/>
        <w:t>优秀的数据存储结构可以使代码拥有更好的扩展性，对后期需求增加提供一个良好基础。</w:t>
      </w:r>
    </w:p>
    <w:p w:rsidR="00447DA8" w:rsidRDefault="00447DA8" w:rsidP="00447DA8">
      <w:pPr>
        <w:numPr>
          <w:ilvl w:val="0"/>
          <w:numId w:val="4"/>
        </w:numPr>
        <w:spacing w:line="360" w:lineRule="auto"/>
      </w:pPr>
      <w:r>
        <w:rPr>
          <w:rFonts w:hint="eastAsia"/>
        </w:rPr>
        <w:t>测量类型表（</w:t>
      </w:r>
      <w:proofErr w:type="spellStart"/>
      <w:r>
        <w:rPr>
          <w:rFonts w:hint="eastAsia"/>
        </w:rPr>
        <w:t>big_type</w:t>
      </w:r>
      <w:proofErr w:type="spellEnd"/>
      <w:r>
        <w:rPr>
          <w:rFonts w:hint="eastAsia"/>
        </w:rPr>
        <w:t>），该表用于记录不同测量类型的各自的信息如单位等信息，</w:t>
      </w:r>
      <w:r>
        <w:rPr>
          <w:rFonts w:hint="eastAsia"/>
          <w:sz w:val="24"/>
          <w:szCs w:val="24"/>
        </w:rPr>
        <w:t>具体结构如表</w:t>
      </w:r>
      <w:r>
        <w:rPr>
          <w:rFonts w:hint="eastAsia"/>
          <w:sz w:val="24"/>
          <w:szCs w:val="24"/>
        </w:rPr>
        <w:t>4-</w:t>
      </w:r>
      <w:r>
        <w:rPr>
          <w:sz w:val="24"/>
          <w:szCs w:val="24"/>
        </w:rPr>
        <w:t>1</w:t>
      </w:r>
      <w:r>
        <w:rPr>
          <w:rFonts w:hint="eastAsia"/>
          <w:sz w:val="24"/>
          <w:szCs w:val="24"/>
        </w:rPr>
        <w:t>测量类型表所示。子类型详细信息表（</w:t>
      </w:r>
      <w:r>
        <w:rPr>
          <w:rFonts w:hint="eastAsia"/>
          <w:sz w:val="24"/>
          <w:szCs w:val="24"/>
        </w:rPr>
        <w:t>type</w:t>
      </w:r>
      <w:r>
        <w:rPr>
          <w:rFonts w:hint="eastAsia"/>
          <w:sz w:val="24"/>
          <w:szCs w:val="24"/>
        </w:rPr>
        <w:t>），该表用于记录不同类型下多个子类型的详细信息，具体结构如表</w:t>
      </w:r>
      <w:r>
        <w:rPr>
          <w:rFonts w:hint="eastAsia"/>
          <w:sz w:val="24"/>
          <w:szCs w:val="24"/>
        </w:rPr>
        <w:t>4-</w:t>
      </w:r>
      <w:r>
        <w:rPr>
          <w:sz w:val="24"/>
          <w:szCs w:val="24"/>
        </w:rPr>
        <w:t>2</w:t>
      </w:r>
      <w:r>
        <w:rPr>
          <w:rFonts w:hint="eastAsia"/>
          <w:sz w:val="24"/>
          <w:szCs w:val="24"/>
        </w:rPr>
        <w:t>子类型详细信息表所示。测量记录表（</w:t>
      </w:r>
      <w:r>
        <w:rPr>
          <w:sz w:val="24"/>
          <w:szCs w:val="24"/>
        </w:rPr>
        <w:t>measure</w:t>
      </w:r>
      <w:r>
        <w:rPr>
          <w:rFonts w:hint="eastAsia"/>
          <w:sz w:val="24"/>
          <w:szCs w:val="24"/>
        </w:rPr>
        <w:t>），该表用于记录测量的温度、湿度、浸润线、有毒气体和重金属的相关信息。具体结构如表</w:t>
      </w:r>
      <w:r>
        <w:rPr>
          <w:rFonts w:hint="eastAsia"/>
          <w:sz w:val="24"/>
          <w:szCs w:val="24"/>
        </w:rPr>
        <w:t>4-</w:t>
      </w:r>
      <w:r>
        <w:rPr>
          <w:sz w:val="24"/>
          <w:szCs w:val="24"/>
        </w:rPr>
        <w:t>3</w:t>
      </w:r>
      <w:r>
        <w:rPr>
          <w:rFonts w:hint="eastAsia"/>
          <w:sz w:val="24"/>
          <w:szCs w:val="24"/>
        </w:rPr>
        <w:t>测量记录表所示。</w:t>
      </w:r>
    </w:p>
    <w:p w:rsidR="00447DA8" w:rsidRDefault="00447DA8" w:rsidP="00447DA8">
      <w:pPr>
        <w:spacing w:line="360" w:lineRule="auto"/>
        <w:ind w:firstLineChars="200" w:firstLine="420"/>
        <w:jc w:val="center"/>
        <w:rPr>
          <w:szCs w:val="21"/>
        </w:rPr>
      </w:pPr>
      <w:r>
        <w:rPr>
          <w:rFonts w:hint="eastAsia"/>
          <w:szCs w:val="21"/>
        </w:rPr>
        <w:t>表</w:t>
      </w:r>
      <w:r>
        <w:rPr>
          <w:rFonts w:hint="eastAsia"/>
          <w:szCs w:val="21"/>
        </w:rPr>
        <w:t>4-</w:t>
      </w:r>
      <w:r>
        <w:rPr>
          <w:szCs w:val="21"/>
        </w:rPr>
        <w:t>1</w:t>
      </w:r>
      <w:r>
        <w:rPr>
          <w:rFonts w:hint="eastAsia"/>
          <w:szCs w:val="21"/>
        </w:rPr>
        <w:t>测量类型表</w:t>
      </w:r>
    </w:p>
    <w:tbl>
      <w:tblPr>
        <w:tblStyle w:val="ae"/>
        <w:tblW w:w="8532"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87"/>
        <w:gridCol w:w="2324"/>
        <w:gridCol w:w="2065"/>
        <w:gridCol w:w="978"/>
        <w:gridCol w:w="978"/>
      </w:tblGrid>
      <w:tr w:rsidR="00447DA8" w:rsidTr="007E5F2B">
        <w:trPr>
          <w:jc w:val="center"/>
        </w:trPr>
        <w:tc>
          <w:tcPr>
            <w:tcW w:w="2187" w:type="dxa"/>
            <w:tcBorders>
              <w:top w:val="single" w:sz="4" w:space="0" w:color="auto"/>
              <w:bottom w:val="single" w:sz="4" w:space="0" w:color="auto"/>
            </w:tcBorders>
          </w:tcPr>
          <w:p w:rsidR="00447DA8" w:rsidRDefault="00447DA8" w:rsidP="007E5F2B">
            <w:pPr>
              <w:spacing w:line="360" w:lineRule="auto"/>
              <w:jc w:val="center"/>
              <w:rPr>
                <w:kern w:val="0"/>
                <w:szCs w:val="21"/>
              </w:rPr>
            </w:pPr>
            <w:r>
              <w:rPr>
                <w:rFonts w:hint="eastAsia"/>
                <w:kern w:val="0"/>
                <w:szCs w:val="21"/>
              </w:rPr>
              <w:t>字段含义</w:t>
            </w:r>
          </w:p>
        </w:tc>
        <w:tc>
          <w:tcPr>
            <w:tcW w:w="2324" w:type="dxa"/>
            <w:tcBorders>
              <w:top w:val="single" w:sz="4" w:space="0" w:color="auto"/>
              <w:bottom w:val="single" w:sz="4" w:space="0" w:color="auto"/>
            </w:tcBorders>
          </w:tcPr>
          <w:p w:rsidR="00447DA8" w:rsidRDefault="00447DA8" w:rsidP="007E5F2B">
            <w:pPr>
              <w:spacing w:line="360" w:lineRule="auto"/>
              <w:jc w:val="center"/>
              <w:rPr>
                <w:kern w:val="0"/>
                <w:szCs w:val="21"/>
              </w:rPr>
            </w:pPr>
            <w:r>
              <w:rPr>
                <w:rFonts w:hint="eastAsia"/>
                <w:kern w:val="0"/>
                <w:szCs w:val="21"/>
              </w:rPr>
              <w:t>字段名称</w:t>
            </w:r>
          </w:p>
        </w:tc>
        <w:tc>
          <w:tcPr>
            <w:tcW w:w="2065" w:type="dxa"/>
            <w:tcBorders>
              <w:top w:val="single" w:sz="4" w:space="0" w:color="auto"/>
              <w:bottom w:val="single" w:sz="4" w:space="0" w:color="auto"/>
            </w:tcBorders>
          </w:tcPr>
          <w:p w:rsidR="00447DA8" w:rsidRDefault="00447DA8" w:rsidP="007E5F2B">
            <w:pPr>
              <w:spacing w:line="360" w:lineRule="auto"/>
              <w:jc w:val="center"/>
              <w:rPr>
                <w:kern w:val="0"/>
                <w:szCs w:val="21"/>
              </w:rPr>
            </w:pPr>
            <w:r>
              <w:rPr>
                <w:rFonts w:hint="eastAsia"/>
                <w:kern w:val="0"/>
                <w:szCs w:val="21"/>
              </w:rPr>
              <w:t>类型</w:t>
            </w:r>
          </w:p>
        </w:tc>
        <w:tc>
          <w:tcPr>
            <w:tcW w:w="978" w:type="dxa"/>
            <w:tcBorders>
              <w:top w:val="single" w:sz="4" w:space="0" w:color="auto"/>
              <w:bottom w:val="single" w:sz="4" w:space="0" w:color="auto"/>
            </w:tcBorders>
          </w:tcPr>
          <w:p w:rsidR="00447DA8" w:rsidRDefault="00447DA8" w:rsidP="007E5F2B">
            <w:pPr>
              <w:spacing w:line="360" w:lineRule="auto"/>
              <w:jc w:val="center"/>
              <w:rPr>
                <w:kern w:val="0"/>
                <w:szCs w:val="21"/>
              </w:rPr>
            </w:pPr>
            <w:r>
              <w:rPr>
                <w:rFonts w:hint="eastAsia"/>
                <w:kern w:val="0"/>
                <w:szCs w:val="21"/>
              </w:rPr>
              <w:t>长度</w:t>
            </w:r>
          </w:p>
        </w:tc>
        <w:tc>
          <w:tcPr>
            <w:tcW w:w="978" w:type="dxa"/>
            <w:tcBorders>
              <w:top w:val="single" w:sz="4" w:space="0" w:color="auto"/>
              <w:bottom w:val="single" w:sz="4" w:space="0" w:color="auto"/>
            </w:tcBorders>
          </w:tcPr>
          <w:p w:rsidR="00447DA8" w:rsidRDefault="00447DA8" w:rsidP="007E5F2B">
            <w:pPr>
              <w:spacing w:line="360" w:lineRule="auto"/>
              <w:jc w:val="center"/>
              <w:rPr>
                <w:kern w:val="0"/>
                <w:szCs w:val="21"/>
              </w:rPr>
            </w:pPr>
            <w:r>
              <w:rPr>
                <w:rFonts w:hint="eastAsia"/>
                <w:kern w:val="0"/>
                <w:szCs w:val="21"/>
              </w:rPr>
              <w:t>主键</w:t>
            </w:r>
          </w:p>
        </w:tc>
      </w:tr>
      <w:tr w:rsidR="00447DA8" w:rsidTr="007E5F2B">
        <w:trPr>
          <w:jc w:val="center"/>
        </w:trPr>
        <w:tc>
          <w:tcPr>
            <w:tcW w:w="2187" w:type="dxa"/>
            <w:tcBorders>
              <w:top w:val="single" w:sz="4" w:space="0" w:color="auto"/>
            </w:tcBorders>
          </w:tcPr>
          <w:p w:rsidR="00447DA8" w:rsidRDefault="00447DA8" w:rsidP="007E5F2B">
            <w:pPr>
              <w:spacing w:line="360" w:lineRule="auto"/>
              <w:jc w:val="center"/>
              <w:rPr>
                <w:kern w:val="0"/>
                <w:szCs w:val="21"/>
              </w:rPr>
            </w:pPr>
            <w:r>
              <w:rPr>
                <w:kern w:val="0"/>
                <w:sz w:val="20"/>
              </w:rPr>
              <w:t>id</w:t>
            </w:r>
          </w:p>
        </w:tc>
        <w:tc>
          <w:tcPr>
            <w:tcW w:w="2324" w:type="dxa"/>
            <w:tcBorders>
              <w:top w:val="single" w:sz="4" w:space="0" w:color="auto"/>
            </w:tcBorders>
          </w:tcPr>
          <w:p w:rsidR="00447DA8" w:rsidRDefault="00447DA8" w:rsidP="007E5F2B">
            <w:pPr>
              <w:jc w:val="center"/>
              <w:rPr>
                <w:kern w:val="0"/>
                <w:sz w:val="20"/>
              </w:rPr>
            </w:pPr>
            <w:r>
              <w:rPr>
                <w:rFonts w:hint="eastAsia"/>
              </w:rPr>
              <w:t>id</w:t>
            </w:r>
          </w:p>
        </w:tc>
        <w:tc>
          <w:tcPr>
            <w:tcW w:w="2065" w:type="dxa"/>
            <w:tcBorders>
              <w:top w:val="single" w:sz="4" w:space="0" w:color="auto"/>
            </w:tcBorders>
            <w:vAlign w:val="center"/>
          </w:tcPr>
          <w:p w:rsidR="00447DA8" w:rsidRDefault="00447DA8" w:rsidP="007E5F2B">
            <w:pPr>
              <w:spacing w:line="360" w:lineRule="auto"/>
              <w:jc w:val="center"/>
              <w:rPr>
                <w:kern w:val="0"/>
                <w:szCs w:val="21"/>
              </w:rPr>
            </w:pPr>
            <w:r>
              <w:rPr>
                <w:rFonts w:hint="eastAsia"/>
              </w:rPr>
              <w:t>varchar</w:t>
            </w:r>
          </w:p>
        </w:tc>
        <w:tc>
          <w:tcPr>
            <w:tcW w:w="978" w:type="dxa"/>
            <w:tcBorders>
              <w:top w:val="single" w:sz="4" w:space="0" w:color="auto"/>
            </w:tcBorders>
            <w:vAlign w:val="center"/>
          </w:tcPr>
          <w:p w:rsidR="00447DA8" w:rsidRDefault="00447DA8" w:rsidP="007E5F2B">
            <w:pPr>
              <w:spacing w:line="360" w:lineRule="auto"/>
              <w:jc w:val="center"/>
              <w:rPr>
                <w:kern w:val="0"/>
                <w:szCs w:val="21"/>
              </w:rPr>
            </w:pPr>
            <w:r>
              <w:rPr>
                <w:rFonts w:hint="eastAsia"/>
              </w:rPr>
              <w:t>32</w:t>
            </w:r>
          </w:p>
        </w:tc>
        <w:tc>
          <w:tcPr>
            <w:tcW w:w="978" w:type="dxa"/>
            <w:tcBorders>
              <w:top w:val="single" w:sz="4" w:space="0" w:color="auto"/>
            </w:tcBorders>
            <w:vAlign w:val="center"/>
          </w:tcPr>
          <w:p w:rsidR="00447DA8" w:rsidRDefault="00447DA8" w:rsidP="007E5F2B">
            <w:pPr>
              <w:spacing w:line="360" w:lineRule="auto"/>
              <w:jc w:val="center"/>
              <w:rPr>
                <w:kern w:val="0"/>
                <w:szCs w:val="21"/>
              </w:rPr>
            </w:pPr>
            <w:r>
              <w:rPr>
                <w:rFonts w:hint="eastAsia"/>
                <w:kern w:val="0"/>
                <w:szCs w:val="21"/>
              </w:rPr>
              <w:t>Yes</w:t>
            </w:r>
          </w:p>
        </w:tc>
      </w:tr>
      <w:tr w:rsidR="00447DA8" w:rsidTr="007E5F2B">
        <w:trPr>
          <w:jc w:val="center"/>
        </w:trPr>
        <w:tc>
          <w:tcPr>
            <w:tcW w:w="2187" w:type="dxa"/>
          </w:tcPr>
          <w:p w:rsidR="00447DA8" w:rsidRDefault="00447DA8" w:rsidP="007E5F2B">
            <w:pPr>
              <w:spacing w:line="360" w:lineRule="auto"/>
              <w:jc w:val="center"/>
              <w:rPr>
                <w:kern w:val="0"/>
                <w:szCs w:val="21"/>
              </w:rPr>
            </w:pPr>
            <w:r>
              <w:rPr>
                <w:rFonts w:hint="eastAsia"/>
              </w:rPr>
              <w:t>类型</w:t>
            </w:r>
            <w:r>
              <w:rPr>
                <w:rFonts w:hint="eastAsia"/>
              </w:rPr>
              <w:t>code</w:t>
            </w:r>
          </w:p>
        </w:tc>
        <w:tc>
          <w:tcPr>
            <w:tcW w:w="2324" w:type="dxa"/>
          </w:tcPr>
          <w:p w:rsidR="00447DA8" w:rsidRDefault="00447DA8" w:rsidP="007E5F2B">
            <w:pPr>
              <w:jc w:val="center"/>
              <w:rPr>
                <w:kern w:val="0"/>
                <w:sz w:val="20"/>
              </w:rPr>
            </w:pPr>
            <w:r>
              <w:rPr>
                <w:rFonts w:hint="eastAsia"/>
              </w:rPr>
              <w:t>type</w:t>
            </w:r>
          </w:p>
        </w:tc>
        <w:tc>
          <w:tcPr>
            <w:tcW w:w="2065" w:type="dxa"/>
            <w:vAlign w:val="center"/>
          </w:tcPr>
          <w:p w:rsidR="00447DA8" w:rsidRDefault="00447DA8" w:rsidP="007E5F2B">
            <w:pPr>
              <w:spacing w:line="360" w:lineRule="auto"/>
              <w:jc w:val="center"/>
              <w:rPr>
                <w:kern w:val="0"/>
                <w:szCs w:val="21"/>
              </w:rPr>
            </w:pPr>
            <w:r>
              <w:rPr>
                <w:rFonts w:hint="eastAsia"/>
              </w:rPr>
              <w:t>int</w:t>
            </w:r>
          </w:p>
        </w:tc>
        <w:tc>
          <w:tcPr>
            <w:tcW w:w="978" w:type="dxa"/>
          </w:tcPr>
          <w:p w:rsidR="00447DA8" w:rsidRDefault="00447DA8" w:rsidP="007E5F2B">
            <w:pPr>
              <w:spacing w:line="360" w:lineRule="auto"/>
              <w:jc w:val="center"/>
              <w:rPr>
                <w:kern w:val="0"/>
                <w:szCs w:val="21"/>
              </w:rPr>
            </w:pPr>
            <w:r>
              <w:rPr>
                <w:rFonts w:hint="eastAsia"/>
              </w:rPr>
              <w:t>2</w:t>
            </w:r>
          </w:p>
        </w:tc>
        <w:tc>
          <w:tcPr>
            <w:tcW w:w="978" w:type="dxa"/>
          </w:tcPr>
          <w:p w:rsidR="00447DA8" w:rsidRDefault="00447DA8" w:rsidP="007E5F2B">
            <w:pPr>
              <w:spacing w:line="360" w:lineRule="auto"/>
              <w:jc w:val="center"/>
              <w:rPr>
                <w:kern w:val="0"/>
                <w:szCs w:val="21"/>
              </w:rPr>
            </w:pPr>
            <w:r>
              <w:rPr>
                <w:rFonts w:hint="eastAsia"/>
                <w:kern w:val="0"/>
                <w:szCs w:val="21"/>
              </w:rPr>
              <w:t>No</w:t>
            </w:r>
          </w:p>
        </w:tc>
      </w:tr>
      <w:tr w:rsidR="00447DA8" w:rsidTr="007E5F2B">
        <w:trPr>
          <w:jc w:val="center"/>
        </w:trPr>
        <w:tc>
          <w:tcPr>
            <w:tcW w:w="2187" w:type="dxa"/>
          </w:tcPr>
          <w:p w:rsidR="00447DA8" w:rsidRDefault="00447DA8" w:rsidP="007E5F2B">
            <w:pPr>
              <w:spacing w:line="360" w:lineRule="auto"/>
              <w:jc w:val="center"/>
              <w:rPr>
                <w:kern w:val="0"/>
                <w:szCs w:val="21"/>
              </w:rPr>
            </w:pPr>
            <w:r>
              <w:rPr>
                <w:rFonts w:hint="eastAsia"/>
              </w:rPr>
              <w:t>单位</w:t>
            </w:r>
          </w:p>
        </w:tc>
        <w:tc>
          <w:tcPr>
            <w:tcW w:w="2324" w:type="dxa"/>
          </w:tcPr>
          <w:p w:rsidR="00447DA8" w:rsidRDefault="00447DA8" w:rsidP="007E5F2B">
            <w:pPr>
              <w:jc w:val="center"/>
              <w:rPr>
                <w:kern w:val="0"/>
                <w:sz w:val="20"/>
              </w:rPr>
            </w:pPr>
            <w:r>
              <w:rPr>
                <w:rFonts w:hint="eastAsia"/>
              </w:rPr>
              <w:t>unit</w:t>
            </w:r>
          </w:p>
        </w:tc>
        <w:tc>
          <w:tcPr>
            <w:tcW w:w="2065" w:type="dxa"/>
            <w:vAlign w:val="center"/>
          </w:tcPr>
          <w:p w:rsidR="00447DA8" w:rsidRDefault="00447DA8" w:rsidP="007E5F2B">
            <w:pPr>
              <w:spacing w:line="360" w:lineRule="auto"/>
              <w:jc w:val="center"/>
              <w:rPr>
                <w:kern w:val="0"/>
                <w:szCs w:val="21"/>
              </w:rPr>
            </w:pPr>
            <w:r>
              <w:rPr>
                <w:rFonts w:hint="eastAsia"/>
              </w:rPr>
              <w:t>varchar</w:t>
            </w:r>
          </w:p>
        </w:tc>
        <w:tc>
          <w:tcPr>
            <w:tcW w:w="978" w:type="dxa"/>
          </w:tcPr>
          <w:p w:rsidR="00447DA8" w:rsidRDefault="00447DA8" w:rsidP="007E5F2B">
            <w:pPr>
              <w:spacing w:line="360" w:lineRule="auto"/>
              <w:jc w:val="center"/>
              <w:rPr>
                <w:kern w:val="0"/>
                <w:szCs w:val="21"/>
              </w:rPr>
            </w:pPr>
            <w:r>
              <w:rPr>
                <w:rFonts w:hint="eastAsia"/>
              </w:rPr>
              <w:t>10</w:t>
            </w:r>
          </w:p>
        </w:tc>
        <w:tc>
          <w:tcPr>
            <w:tcW w:w="978" w:type="dxa"/>
          </w:tcPr>
          <w:p w:rsidR="00447DA8" w:rsidRDefault="00447DA8" w:rsidP="007E5F2B">
            <w:pPr>
              <w:spacing w:line="360" w:lineRule="auto"/>
              <w:jc w:val="center"/>
              <w:rPr>
                <w:kern w:val="0"/>
                <w:szCs w:val="21"/>
              </w:rPr>
            </w:pPr>
            <w:r>
              <w:rPr>
                <w:rFonts w:hint="eastAsia"/>
                <w:kern w:val="0"/>
                <w:szCs w:val="21"/>
              </w:rPr>
              <w:t>No</w:t>
            </w:r>
          </w:p>
        </w:tc>
      </w:tr>
      <w:tr w:rsidR="00447DA8" w:rsidTr="007E5F2B">
        <w:trPr>
          <w:jc w:val="center"/>
        </w:trPr>
        <w:tc>
          <w:tcPr>
            <w:tcW w:w="2187" w:type="dxa"/>
          </w:tcPr>
          <w:p w:rsidR="00447DA8" w:rsidRDefault="00447DA8" w:rsidP="007E5F2B">
            <w:pPr>
              <w:spacing w:line="360" w:lineRule="auto"/>
              <w:jc w:val="center"/>
              <w:rPr>
                <w:kern w:val="0"/>
                <w:szCs w:val="21"/>
              </w:rPr>
            </w:pPr>
            <w:r>
              <w:rPr>
                <w:rFonts w:hint="eastAsia"/>
              </w:rPr>
              <w:t>异常定位名称</w:t>
            </w:r>
          </w:p>
        </w:tc>
        <w:tc>
          <w:tcPr>
            <w:tcW w:w="2324" w:type="dxa"/>
          </w:tcPr>
          <w:p w:rsidR="00447DA8" w:rsidRDefault="00447DA8" w:rsidP="007E5F2B">
            <w:pPr>
              <w:jc w:val="center"/>
              <w:rPr>
                <w:kern w:val="0"/>
                <w:sz w:val="20"/>
              </w:rPr>
            </w:pPr>
            <w:proofErr w:type="spellStart"/>
            <w:r>
              <w:rPr>
                <w:rFonts w:hint="eastAsia"/>
              </w:rPr>
              <w:t>exceptionLocationName</w:t>
            </w:r>
            <w:proofErr w:type="spellEnd"/>
          </w:p>
        </w:tc>
        <w:tc>
          <w:tcPr>
            <w:tcW w:w="2065" w:type="dxa"/>
            <w:vAlign w:val="center"/>
          </w:tcPr>
          <w:p w:rsidR="00447DA8" w:rsidRDefault="00447DA8" w:rsidP="007E5F2B">
            <w:pPr>
              <w:spacing w:line="360" w:lineRule="auto"/>
              <w:jc w:val="center"/>
              <w:rPr>
                <w:kern w:val="0"/>
                <w:szCs w:val="21"/>
              </w:rPr>
            </w:pPr>
            <w:r>
              <w:rPr>
                <w:rFonts w:hint="eastAsia"/>
              </w:rPr>
              <w:t>varchar</w:t>
            </w:r>
          </w:p>
        </w:tc>
        <w:tc>
          <w:tcPr>
            <w:tcW w:w="978" w:type="dxa"/>
          </w:tcPr>
          <w:p w:rsidR="00447DA8" w:rsidRDefault="00447DA8" w:rsidP="007E5F2B">
            <w:pPr>
              <w:spacing w:line="360" w:lineRule="auto"/>
              <w:jc w:val="center"/>
              <w:rPr>
                <w:kern w:val="0"/>
                <w:szCs w:val="21"/>
              </w:rPr>
            </w:pPr>
            <w:r>
              <w:rPr>
                <w:rFonts w:hint="eastAsia"/>
              </w:rPr>
              <w:t>20</w:t>
            </w:r>
          </w:p>
        </w:tc>
        <w:tc>
          <w:tcPr>
            <w:tcW w:w="978" w:type="dxa"/>
          </w:tcPr>
          <w:p w:rsidR="00447DA8" w:rsidRDefault="00447DA8" w:rsidP="007E5F2B">
            <w:pPr>
              <w:spacing w:line="360" w:lineRule="auto"/>
              <w:jc w:val="center"/>
              <w:rPr>
                <w:kern w:val="0"/>
                <w:szCs w:val="21"/>
              </w:rPr>
            </w:pPr>
            <w:r>
              <w:rPr>
                <w:rFonts w:hint="eastAsia"/>
                <w:kern w:val="0"/>
                <w:szCs w:val="21"/>
              </w:rPr>
              <w:t>No</w:t>
            </w:r>
          </w:p>
        </w:tc>
      </w:tr>
      <w:tr w:rsidR="00447DA8" w:rsidTr="007E5F2B">
        <w:trPr>
          <w:jc w:val="center"/>
        </w:trPr>
        <w:tc>
          <w:tcPr>
            <w:tcW w:w="2187" w:type="dxa"/>
          </w:tcPr>
          <w:p w:rsidR="00447DA8" w:rsidRDefault="00447DA8" w:rsidP="007E5F2B">
            <w:pPr>
              <w:spacing w:line="360" w:lineRule="auto"/>
              <w:jc w:val="center"/>
              <w:rPr>
                <w:kern w:val="0"/>
                <w:szCs w:val="21"/>
              </w:rPr>
            </w:pPr>
            <w:r>
              <w:rPr>
                <w:rFonts w:hint="eastAsia"/>
              </w:rPr>
              <w:t>备注</w:t>
            </w:r>
          </w:p>
        </w:tc>
        <w:tc>
          <w:tcPr>
            <w:tcW w:w="2324" w:type="dxa"/>
          </w:tcPr>
          <w:p w:rsidR="00447DA8" w:rsidRDefault="00447DA8" w:rsidP="007E5F2B">
            <w:pPr>
              <w:jc w:val="center"/>
              <w:rPr>
                <w:kern w:val="0"/>
                <w:sz w:val="20"/>
              </w:rPr>
            </w:pPr>
            <w:r>
              <w:rPr>
                <w:rFonts w:hint="eastAsia"/>
              </w:rPr>
              <w:t>remark</w:t>
            </w:r>
          </w:p>
        </w:tc>
        <w:tc>
          <w:tcPr>
            <w:tcW w:w="2065" w:type="dxa"/>
            <w:vAlign w:val="center"/>
          </w:tcPr>
          <w:p w:rsidR="00447DA8" w:rsidRDefault="00447DA8" w:rsidP="007E5F2B">
            <w:pPr>
              <w:spacing w:line="360" w:lineRule="auto"/>
              <w:jc w:val="center"/>
              <w:rPr>
                <w:kern w:val="0"/>
                <w:szCs w:val="21"/>
              </w:rPr>
            </w:pPr>
            <w:r>
              <w:rPr>
                <w:rFonts w:hint="eastAsia"/>
              </w:rPr>
              <w:t>varchar</w:t>
            </w:r>
          </w:p>
        </w:tc>
        <w:tc>
          <w:tcPr>
            <w:tcW w:w="978" w:type="dxa"/>
          </w:tcPr>
          <w:p w:rsidR="00447DA8" w:rsidRDefault="00447DA8" w:rsidP="007E5F2B">
            <w:pPr>
              <w:spacing w:line="360" w:lineRule="auto"/>
              <w:jc w:val="center"/>
              <w:rPr>
                <w:kern w:val="0"/>
                <w:szCs w:val="21"/>
              </w:rPr>
            </w:pPr>
            <w:r>
              <w:rPr>
                <w:rFonts w:hint="eastAsia"/>
              </w:rPr>
              <w:t>255</w:t>
            </w:r>
          </w:p>
        </w:tc>
        <w:tc>
          <w:tcPr>
            <w:tcW w:w="978" w:type="dxa"/>
          </w:tcPr>
          <w:p w:rsidR="00447DA8" w:rsidRDefault="00447DA8" w:rsidP="007E5F2B">
            <w:pPr>
              <w:spacing w:line="360" w:lineRule="auto"/>
              <w:jc w:val="center"/>
              <w:rPr>
                <w:kern w:val="0"/>
                <w:szCs w:val="21"/>
              </w:rPr>
            </w:pPr>
            <w:r>
              <w:rPr>
                <w:rFonts w:hint="eastAsia"/>
                <w:kern w:val="0"/>
                <w:szCs w:val="21"/>
              </w:rPr>
              <w:t>No</w:t>
            </w:r>
          </w:p>
        </w:tc>
      </w:tr>
    </w:tbl>
    <w:p w:rsidR="00447DA8" w:rsidRDefault="00447DA8" w:rsidP="00447DA8">
      <w:pPr>
        <w:spacing w:line="360" w:lineRule="auto"/>
        <w:ind w:firstLineChars="200" w:firstLine="420"/>
        <w:jc w:val="center"/>
        <w:rPr>
          <w:szCs w:val="21"/>
        </w:rPr>
      </w:pPr>
      <w:r>
        <w:rPr>
          <w:rFonts w:hint="eastAsia"/>
          <w:szCs w:val="21"/>
        </w:rPr>
        <w:t>表</w:t>
      </w:r>
      <w:r>
        <w:rPr>
          <w:rFonts w:hint="eastAsia"/>
          <w:szCs w:val="21"/>
        </w:rPr>
        <w:t>4-</w:t>
      </w:r>
      <w:r>
        <w:rPr>
          <w:szCs w:val="21"/>
        </w:rPr>
        <w:t>2</w:t>
      </w:r>
      <w:r>
        <w:rPr>
          <w:rFonts w:hint="eastAsia"/>
          <w:szCs w:val="21"/>
        </w:rPr>
        <w:t>子类型详细信息表</w:t>
      </w:r>
    </w:p>
    <w:tbl>
      <w:tblPr>
        <w:tblStyle w:val="ae"/>
        <w:tblW w:w="8532"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87"/>
        <w:gridCol w:w="2324"/>
        <w:gridCol w:w="2065"/>
        <w:gridCol w:w="978"/>
        <w:gridCol w:w="978"/>
      </w:tblGrid>
      <w:tr w:rsidR="00447DA8" w:rsidTr="007E5F2B">
        <w:trPr>
          <w:jc w:val="center"/>
        </w:trPr>
        <w:tc>
          <w:tcPr>
            <w:tcW w:w="2187" w:type="dxa"/>
            <w:tcBorders>
              <w:top w:val="single" w:sz="4" w:space="0" w:color="auto"/>
              <w:bottom w:val="single" w:sz="4" w:space="0" w:color="auto"/>
            </w:tcBorders>
          </w:tcPr>
          <w:p w:rsidR="00447DA8" w:rsidRDefault="00447DA8" w:rsidP="007E5F2B">
            <w:pPr>
              <w:spacing w:line="360" w:lineRule="auto"/>
              <w:jc w:val="center"/>
              <w:rPr>
                <w:kern w:val="0"/>
                <w:szCs w:val="21"/>
              </w:rPr>
            </w:pPr>
            <w:r>
              <w:rPr>
                <w:rFonts w:hint="eastAsia"/>
                <w:kern w:val="0"/>
                <w:szCs w:val="21"/>
              </w:rPr>
              <w:t>字段含义</w:t>
            </w:r>
          </w:p>
        </w:tc>
        <w:tc>
          <w:tcPr>
            <w:tcW w:w="2324" w:type="dxa"/>
            <w:tcBorders>
              <w:top w:val="single" w:sz="4" w:space="0" w:color="auto"/>
              <w:bottom w:val="single" w:sz="4" w:space="0" w:color="auto"/>
            </w:tcBorders>
          </w:tcPr>
          <w:p w:rsidR="00447DA8" w:rsidRDefault="00447DA8" w:rsidP="007E5F2B">
            <w:pPr>
              <w:spacing w:line="360" w:lineRule="auto"/>
              <w:jc w:val="center"/>
              <w:rPr>
                <w:kern w:val="0"/>
                <w:szCs w:val="21"/>
              </w:rPr>
            </w:pPr>
            <w:r>
              <w:rPr>
                <w:rFonts w:hint="eastAsia"/>
                <w:kern w:val="0"/>
                <w:szCs w:val="21"/>
              </w:rPr>
              <w:t>字段名称</w:t>
            </w:r>
          </w:p>
        </w:tc>
        <w:tc>
          <w:tcPr>
            <w:tcW w:w="2065" w:type="dxa"/>
            <w:tcBorders>
              <w:top w:val="single" w:sz="4" w:space="0" w:color="auto"/>
              <w:bottom w:val="single" w:sz="4" w:space="0" w:color="auto"/>
            </w:tcBorders>
          </w:tcPr>
          <w:p w:rsidR="00447DA8" w:rsidRDefault="00447DA8" w:rsidP="007E5F2B">
            <w:pPr>
              <w:spacing w:line="360" w:lineRule="auto"/>
              <w:jc w:val="center"/>
              <w:rPr>
                <w:kern w:val="0"/>
                <w:szCs w:val="21"/>
              </w:rPr>
            </w:pPr>
            <w:r>
              <w:rPr>
                <w:rFonts w:hint="eastAsia"/>
                <w:kern w:val="0"/>
                <w:szCs w:val="21"/>
              </w:rPr>
              <w:t>类型</w:t>
            </w:r>
          </w:p>
        </w:tc>
        <w:tc>
          <w:tcPr>
            <w:tcW w:w="978" w:type="dxa"/>
            <w:tcBorders>
              <w:top w:val="single" w:sz="4" w:space="0" w:color="auto"/>
              <w:bottom w:val="single" w:sz="4" w:space="0" w:color="auto"/>
            </w:tcBorders>
          </w:tcPr>
          <w:p w:rsidR="00447DA8" w:rsidRDefault="00447DA8" w:rsidP="007E5F2B">
            <w:pPr>
              <w:spacing w:line="360" w:lineRule="auto"/>
              <w:jc w:val="center"/>
              <w:rPr>
                <w:kern w:val="0"/>
                <w:szCs w:val="21"/>
              </w:rPr>
            </w:pPr>
            <w:r>
              <w:rPr>
                <w:rFonts w:hint="eastAsia"/>
                <w:kern w:val="0"/>
                <w:szCs w:val="21"/>
              </w:rPr>
              <w:t>长度</w:t>
            </w:r>
          </w:p>
        </w:tc>
        <w:tc>
          <w:tcPr>
            <w:tcW w:w="978" w:type="dxa"/>
            <w:tcBorders>
              <w:top w:val="single" w:sz="4" w:space="0" w:color="auto"/>
              <w:bottom w:val="single" w:sz="4" w:space="0" w:color="auto"/>
            </w:tcBorders>
          </w:tcPr>
          <w:p w:rsidR="00447DA8" w:rsidRDefault="00447DA8" w:rsidP="007E5F2B">
            <w:pPr>
              <w:spacing w:line="360" w:lineRule="auto"/>
              <w:jc w:val="center"/>
              <w:rPr>
                <w:kern w:val="0"/>
                <w:szCs w:val="21"/>
              </w:rPr>
            </w:pPr>
            <w:r>
              <w:rPr>
                <w:rFonts w:hint="eastAsia"/>
                <w:kern w:val="0"/>
                <w:szCs w:val="21"/>
              </w:rPr>
              <w:t>主键</w:t>
            </w:r>
          </w:p>
        </w:tc>
      </w:tr>
      <w:tr w:rsidR="00447DA8" w:rsidTr="007E5F2B">
        <w:trPr>
          <w:jc w:val="center"/>
        </w:trPr>
        <w:tc>
          <w:tcPr>
            <w:tcW w:w="2187" w:type="dxa"/>
            <w:tcBorders>
              <w:top w:val="single" w:sz="4" w:space="0" w:color="auto"/>
            </w:tcBorders>
          </w:tcPr>
          <w:p w:rsidR="00447DA8" w:rsidRDefault="00447DA8" w:rsidP="007E5F2B">
            <w:pPr>
              <w:spacing w:line="360" w:lineRule="auto"/>
              <w:jc w:val="center"/>
              <w:rPr>
                <w:kern w:val="0"/>
                <w:szCs w:val="21"/>
              </w:rPr>
            </w:pPr>
            <w:r>
              <w:rPr>
                <w:rFonts w:hint="eastAsia"/>
              </w:rPr>
              <w:t>ID</w:t>
            </w:r>
          </w:p>
        </w:tc>
        <w:tc>
          <w:tcPr>
            <w:tcW w:w="2324" w:type="dxa"/>
            <w:tcBorders>
              <w:top w:val="single" w:sz="4" w:space="0" w:color="auto"/>
            </w:tcBorders>
          </w:tcPr>
          <w:p w:rsidR="00447DA8" w:rsidRDefault="00447DA8" w:rsidP="007E5F2B">
            <w:pPr>
              <w:jc w:val="center"/>
              <w:rPr>
                <w:szCs w:val="22"/>
              </w:rPr>
            </w:pPr>
            <w:r>
              <w:rPr>
                <w:rFonts w:hint="eastAsia"/>
                <w:szCs w:val="22"/>
              </w:rPr>
              <w:t>id</w:t>
            </w:r>
          </w:p>
        </w:tc>
        <w:tc>
          <w:tcPr>
            <w:tcW w:w="2065" w:type="dxa"/>
            <w:tcBorders>
              <w:top w:val="single" w:sz="4" w:space="0" w:color="auto"/>
            </w:tcBorders>
            <w:vAlign w:val="center"/>
          </w:tcPr>
          <w:p w:rsidR="00447DA8" w:rsidRDefault="00447DA8" w:rsidP="007E5F2B">
            <w:pPr>
              <w:spacing w:line="360" w:lineRule="auto"/>
              <w:jc w:val="center"/>
              <w:rPr>
                <w:kern w:val="0"/>
                <w:szCs w:val="21"/>
              </w:rPr>
            </w:pPr>
            <w:r>
              <w:rPr>
                <w:rFonts w:hint="eastAsia"/>
              </w:rPr>
              <w:t>varchar</w:t>
            </w:r>
          </w:p>
        </w:tc>
        <w:tc>
          <w:tcPr>
            <w:tcW w:w="978" w:type="dxa"/>
            <w:tcBorders>
              <w:top w:val="single" w:sz="4" w:space="0" w:color="auto"/>
            </w:tcBorders>
            <w:vAlign w:val="center"/>
          </w:tcPr>
          <w:p w:rsidR="00447DA8" w:rsidRDefault="00447DA8" w:rsidP="007E5F2B">
            <w:pPr>
              <w:spacing w:line="360" w:lineRule="auto"/>
              <w:jc w:val="center"/>
              <w:rPr>
                <w:kern w:val="0"/>
                <w:szCs w:val="21"/>
              </w:rPr>
            </w:pPr>
            <w:r>
              <w:rPr>
                <w:rFonts w:hint="eastAsia"/>
              </w:rPr>
              <w:t>32</w:t>
            </w:r>
          </w:p>
        </w:tc>
        <w:tc>
          <w:tcPr>
            <w:tcW w:w="978" w:type="dxa"/>
            <w:tcBorders>
              <w:top w:val="single" w:sz="4" w:space="0" w:color="auto"/>
            </w:tcBorders>
            <w:vAlign w:val="center"/>
          </w:tcPr>
          <w:p w:rsidR="00447DA8" w:rsidRDefault="00447DA8" w:rsidP="007E5F2B">
            <w:pPr>
              <w:spacing w:line="360" w:lineRule="auto"/>
              <w:jc w:val="center"/>
              <w:rPr>
                <w:kern w:val="0"/>
                <w:szCs w:val="21"/>
              </w:rPr>
            </w:pPr>
            <w:r>
              <w:rPr>
                <w:rFonts w:hint="eastAsia"/>
                <w:kern w:val="0"/>
                <w:szCs w:val="21"/>
              </w:rPr>
              <w:t>Yes</w:t>
            </w:r>
          </w:p>
        </w:tc>
      </w:tr>
      <w:tr w:rsidR="00447DA8" w:rsidTr="007E5F2B">
        <w:trPr>
          <w:jc w:val="center"/>
        </w:trPr>
        <w:tc>
          <w:tcPr>
            <w:tcW w:w="2187" w:type="dxa"/>
          </w:tcPr>
          <w:p w:rsidR="00447DA8" w:rsidRDefault="00447DA8" w:rsidP="007E5F2B">
            <w:pPr>
              <w:spacing w:line="360" w:lineRule="auto"/>
              <w:jc w:val="center"/>
              <w:rPr>
                <w:kern w:val="0"/>
                <w:szCs w:val="21"/>
              </w:rPr>
            </w:pPr>
            <w:r>
              <w:rPr>
                <w:rFonts w:hint="eastAsia"/>
              </w:rPr>
              <w:t>创建时间</w:t>
            </w:r>
          </w:p>
        </w:tc>
        <w:tc>
          <w:tcPr>
            <w:tcW w:w="2324" w:type="dxa"/>
          </w:tcPr>
          <w:p w:rsidR="00447DA8" w:rsidRDefault="00447DA8" w:rsidP="007E5F2B">
            <w:pPr>
              <w:jc w:val="center"/>
              <w:rPr>
                <w:szCs w:val="22"/>
              </w:rPr>
            </w:pPr>
            <w:proofErr w:type="spellStart"/>
            <w:r>
              <w:rPr>
                <w:rFonts w:hint="eastAsia"/>
                <w:szCs w:val="22"/>
              </w:rPr>
              <w:t>createTime</w:t>
            </w:r>
            <w:proofErr w:type="spellEnd"/>
          </w:p>
        </w:tc>
        <w:tc>
          <w:tcPr>
            <w:tcW w:w="2065" w:type="dxa"/>
            <w:vAlign w:val="center"/>
          </w:tcPr>
          <w:p w:rsidR="00447DA8" w:rsidRDefault="00447DA8" w:rsidP="007E5F2B">
            <w:pPr>
              <w:spacing w:line="360" w:lineRule="auto"/>
              <w:jc w:val="center"/>
              <w:rPr>
                <w:kern w:val="0"/>
                <w:szCs w:val="21"/>
              </w:rPr>
            </w:pPr>
            <w:r>
              <w:rPr>
                <w:rFonts w:hint="eastAsia"/>
              </w:rPr>
              <w:t>datetime</w:t>
            </w:r>
          </w:p>
        </w:tc>
        <w:tc>
          <w:tcPr>
            <w:tcW w:w="978" w:type="dxa"/>
          </w:tcPr>
          <w:p w:rsidR="00447DA8" w:rsidRDefault="00447DA8" w:rsidP="007E5F2B">
            <w:pPr>
              <w:spacing w:line="360" w:lineRule="auto"/>
              <w:jc w:val="center"/>
              <w:rPr>
                <w:kern w:val="0"/>
                <w:szCs w:val="21"/>
              </w:rPr>
            </w:pPr>
            <w:r>
              <w:rPr>
                <w:rFonts w:hint="eastAsia"/>
              </w:rPr>
              <w:t>0</w:t>
            </w:r>
          </w:p>
        </w:tc>
        <w:tc>
          <w:tcPr>
            <w:tcW w:w="978" w:type="dxa"/>
          </w:tcPr>
          <w:p w:rsidR="00447DA8" w:rsidRDefault="00447DA8" w:rsidP="007E5F2B">
            <w:pPr>
              <w:spacing w:line="360" w:lineRule="auto"/>
              <w:jc w:val="center"/>
              <w:rPr>
                <w:kern w:val="0"/>
                <w:szCs w:val="21"/>
              </w:rPr>
            </w:pPr>
            <w:r>
              <w:rPr>
                <w:rFonts w:hint="eastAsia"/>
                <w:kern w:val="0"/>
                <w:szCs w:val="21"/>
              </w:rPr>
              <w:t>No</w:t>
            </w:r>
          </w:p>
        </w:tc>
      </w:tr>
      <w:tr w:rsidR="00447DA8" w:rsidTr="007E5F2B">
        <w:trPr>
          <w:jc w:val="center"/>
        </w:trPr>
        <w:tc>
          <w:tcPr>
            <w:tcW w:w="2187" w:type="dxa"/>
          </w:tcPr>
          <w:p w:rsidR="00447DA8" w:rsidRDefault="00447DA8" w:rsidP="007E5F2B">
            <w:pPr>
              <w:spacing w:line="360" w:lineRule="auto"/>
              <w:jc w:val="center"/>
              <w:rPr>
                <w:kern w:val="0"/>
                <w:szCs w:val="21"/>
              </w:rPr>
            </w:pPr>
            <w:r>
              <w:rPr>
                <w:rFonts w:hint="eastAsia"/>
              </w:rPr>
              <w:t>更新时间</w:t>
            </w:r>
          </w:p>
        </w:tc>
        <w:tc>
          <w:tcPr>
            <w:tcW w:w="2324" w:type="dxa"/>
          </w:tcPr>
          <w:p w:rsidR="00447DA8" w:rsidRDefault="00447DA8" w:rsidP="007E5F2B">
            <w:pPr>
              <w:jc w:val="center"/>
              <w:rPr>
                <w:szCs w:val="22"/>
              </w:rPr>
            </w:pPr>
            <w:proofErr w:type="spellStart"/>
            <w:r>
              <w:rPr>
                <w:rFonts w:hint="eastAsia"/>
                <w:szCs w:val="22"/>
              </w:rPr>
              <w:t>updateTime</w:t>
            </w:r>
            <w:proofErr w:type="spellEnd"/>
          </w:p>
        </w:tc>
        <w:tc>
          <w:tcPr>
            <w:tcW w:w="2065" w:type="dxa"/>
            <w:vAlign w:val="center"/>
          </w:tcPr>
          <w:p w:rsidR="00447DA8" w:rsidRDefault="00447DA8" w:rsidP="007E5F2B">
            <w:pPr>
              <w:spacing w:line="360" w:lineRule="auto"/>
              <w:jc w:val="center"/>
              <w:rPr>
                <w:kern w:val="0"/>
                <w:szCs w:val="21"/>
              </w:rPr>
            </w:pPr>
            <w:r>
              <w:rPr>
                <w:rFonts w:hint="eastAsia"/>
              </w:rPr>
              <w:t>datetime</w:t>
            </w:r>
          </w:p>
        </w:tc>
        <w:tc>
          <w:tcPr>
            <w:tcW w:w="978" w:type="dxa"/>
          </w:tcPr>
          <w:p w:rsidR="00447DA8" w:rsidRDefault="00447DA8" w:rsidP="007E5F2B">
            <w:pPr>
              <w:spacing w:line="360" w:lineRule="auto"/>
              <w:jc w:val="center"/>
              <w:rPr>
                <w:kern w:val="0"/>
                <w:szCs w:val="21"/>
              </w:rPr>
            </w:pPr>
            <w:r>
              <w:rPr>
                <w:rFonts w:hint="eastAsia"/>
              </w:rPr>
              <w:t>0</w:t>
            </w:r>
          </w:p>
        </w:tc>
        <w:tc>
          <w:tcPr>
            <w:tcW w:w="978" w:type="dxa"/>
          </w:tcPr>
          <w:p w:rsidR="00447DA8" w:rsidRDefault="00447DA8" w:rsidP="007E5F2B">
            <w:pPr>
              <w:spacing w:line="360" w:lineRule="auto"/>
              <w:jc w:val="center"/>
              <w:rPr>
                <w:kern w:val="0"/>
                <w:szCs w:val="21"/>
              </w:rPr>
            </w:pPr>
            <w:r>
              <w:rPr>
                <w:rFonts w:hint="eastAsia"/>
                <w:kern w:val="0"/>
                <w:szCs w:val="21"/>
              </w:rPr>
              <w:t>No</w:t>
            </w:r>
          </w:p>
        </w:tc>
      </w:tr>
      <w:tr w:rsidR="00447DA8" w:rsidTr="007E5F2B">
        <w:trPr>
          <w:jc w:val="center"/>
        </w:trPr>
        <w:tc>
          <w:tcPr>
            <w:tcW w:w="2187" w:type="dxa"/>
          </w:tcPr>
          <w:p w:rsidR="00447DA8" w:rsidRDefault="00447DA8" w:rsidP="007E5F2B">
            <w:pPr>
              <w:spacing w:line="360" w:lineRule="auto"/>
              <w:jc w:val="center"/>
              <w:rPr>
                <w:kern w:val="0"/>
                <w:szCs w:val="21"/>
              </w:rPr>
            </w:pPr>
            <w:r>
              <w:rPr>
                <w:rFonts w:hint="eastAsia"/>
              </w:rPr>
              <w:t>大类型</w:t>
            </w:r>
          </w:p>
        </w:tc>
        <w:tc>
          <w:tcPr>
            <w:tcW w:w="2324" w:type="dxa"/>
          </w:tcPr>
          <w:p w:rsidR="00447DA8" w:rsidRDefault="00447DA8" w:rsidP="007E5F2B">
            <w:pPr>
              <w:jc w:val="center"/>
              <w:rPr>
                <w:szCs w:val="22"/>
              </w:rPr>
            </w:pPr>
            <w:proofErr w:type="spellStart"/>
            <w:r>
              <w:rPr>
                <w:rFonts w:hint="eastAsia"/>
                <w:szCs w:val="22"/>
              </w:rPr>
              <w:t>bigType</w:t>
            </w:r>
            <w:proofErr w:type="spellEnd"/>
          </w:p>
        </w:tc>
        <w:tc>
          <w:tcPr>
            <w:tcW w:w="2065" w:type="dxa"/>
            <w:vAlign w:val="center"/>
          </w:tcPr>
          <w:p w:rsidR="00447DA8" w:rsidRDefault="00447DA8" w:rsidP="007E5F2B">
            <w:pPr>
              <w:spacing w:line="360" w:lineRule="auto"/>
              <w:jc w:val="center"/>
              <w:rPr>
                <w:kern w:val="0"/>
                <w:szCs w:val="21"/>
              </w:rPr>
            </w:pPr>
            <w:r>
              <w:rPr>
                <w:rFonts w:hint="eastAsia"/>
              </w:rPr>
              <w:t>int</w:t>
            </w:r>
          </w:p>
        </w:tc>
        <w:tc>
          <w:tcPr>
            <w:tcW w:w="978" w:type="dxa"/>
          </w:tcPr>
          <w:p w:rsidR="00447DA8" w:rsidRDefault="00447DA8" w:rsidP="007E5F2B">
            <w:pPr>
              <w:spacing w:line="360" w:lineRule="auto"/>
              <w:jc w:val="center"/>
              <w:rPr>
                <w:kern w:val="0"/>
                <w:szCs w:val="21"/>
              </w:rPr>
            </w:pPr>
            <w:r>
              <w:rPr>
                <w:rFonts w:hint="eastAsia"/>
              </w:rPr>
              <w:t>1</w:t>
            </w:r>
          </w:p>
        </w:tc>
        <w:tc>
          <w:tcPr>
            <w:tcW w:w="978" w:type="dxa"/>
          </w:tcPr>
          <w:p w:rsidR="00447DA8" w:rsidRDefault="00447DA8" w:rsidP="007E5F2B">
            <w:pPr>
              <w:spacing w:line="360" w:lineRule="auto"/>
              <w:jc w:val="center"/>
              <w:rPr>
                <w:kern w:val="0"/>
                <w:szCs w:val="21"/>
              </w:rPr>
            </w:pPr>
            <w:r>
              <w:rPr>
                <w:rFonts w:hint="eastAsia"/>
                <w:kern w:val="0"/>
                <w:szCs w:val="21"/>
              </w:rPr>
              <w:t>No</w:t>
            </w:r>
          </w:p>
        </w:tc>
      </w:tr>
      <w:tr w:rsidR="00447DA8" w:rsidTr="007E5F2B">
        <w:trPr>
          <w:jc w:val="center"/>
        </w:trPr>
        <w:tc>
          <w:tcPr>
            <w:tcW w:w="2187" w:type="dxa"/>
          </w:tcPr>
          <w:p w:rsidR="00447DA8" w:rsidRDefault="00447DA8" w:rsidP="007E5F2B">
            <w:pPr>
              <w:spacing w:line="360" w:lineRule="auto"/>
              <w:jc w:val="center"/>
              <w:rPr>
                <w:kern w:val="0"/>
                <w:szCs w:val="21"/>
              </w:rPr>
            </w:pPr>
            <w:r>
              <w:rPr>
                <w:rFonts w:hint="eastAsia"/>
              </w:rPr>
              <w:t>子序号</w:t>
            </w:r>
          </w:p>
        </w:tc>
        <w:tc>
          <w:tcPr>
            <w:tcW w:w="2324" w:type="dxa"/>
          </w:tcPr>
          <w:p w:rsidR="00447DA8" w:rsidRDefault="00447DA8" w:rsidP="007E5F2B">
            <w:pPr>
              <w:jc w:val="center"/>
              <w:rPr>
                <w:szCs w:val="22"/>
              </w:rPr>
            </w:pPr>
            <w:proofErr w:type="spellStart"/>
            <w:r>
              <w:rPr>
                <w:rFonts w:hint="eastAsia"/>
                <w:szCs w:val="22"/>
              </w:rPr>
              <w:t>subIndex</w:t>
            </w:r>
            <w:proofErr w:type="spellEnd"/>
          </w:p>
        </w:tc>
        <w:tc>
          <w:tcPr>
            <w:tcW w:w="2065" w:type="dxa"/>
            <w:vAlign w:val="center"/>
          </w:tcPr>
          <w:p w:rsidR="00447DA8" w:rsidRDefault="00447DA8" w:rsidP="007E5F2B">
            <w:pPr>
              <w:spacing w:line="360" w:lineRule="auto"/>
              <w:jc w:val="center"/>
              <w:rPr>
                <w:kern w:val="0"/>
                <w:szCs w:val="21"/>
              </w:rPr>
            </w:pPr>
            <w:r>
              <w:rPr>
                <w:rFonts w:hint="eastAsia"/>
              </w:rPr>
              <w:t>int</w:t>
            </w:r>
          </w:p>
        </w:tc>
        <w:tc>
          <w:tcPr>
            <w:tcW w:w="978" w:type="dxa"/>
          </w:tcPr>
          <w:p w:rsidR="00447DA8" w:rsidRDefault="00447DA8" w:rsidP="007E5F2B">
            <w:pPr>
              <w:spacing w:line="360" w:lineRule="auto"/>
              <w:jc w:val="center"/>
              <w:rPr>
                <w:kern w:val="0"/>
                <w:szCs w:val="21"/>
              </w:rPr>
            </w:pPr>
            <w:r>
              <w:rPr>
                <w:rFonts w:hint="eastAsia"/>
              </w:rPr>
              <w:t>2</w:t>
            </w:r>
          </w:p>
        </w:tc>
        <w:tc>
          <w:tcPr>
            <w:tcW w:w="978" w:type="dxa"/>
          </w:tcPr>
          <w:p w:rsidR="00447DA8" w:rsidRDefault="00447DA8" w:rsidP="007E5F2B">
            <w:pPr>
              <w:spacing w:line="360" w:lineRule="auto"/>
              <w:jc w:val="center"/>
              <w:rPr>
                <w:kern w:val="0"/>
                <w:szCs w:val="21"/>
              </w:rPr>
            </w:pPr>
            <w:r>
              <w:rPr>
                <w:rFonts w:hint="eastAsia"/>
                <w:kern w:val="0"/>
                <w:szCs w:val="21"/>
              </w:rPr>
              <w:t>No</w:t>
            </w:r>
          </w:p>
        </w:tc>
      </w:tr>
      <w:tr w:rsidR="00447DA8" w:rsidTr="007E5F2B">
        <w:trPr>
          <w:jc w:val="center"/>
        </w:trPr>
        <w:tc>
          <w:tcPr>
            <w:tcW w:w="2187" w:type="dxa"/>
          </w:tcPr>
          <w:p w:rsidR="00447DA8" w:rsidRDefault="00447DA8" w:rsidP="007E5F2B">
            <w:pPr>
              <w:spacing w:line="360" w:lineRule="auto"/>
              <w:jc w:val="center"/>
              <w:rPr>
                <w:kern w:val="0"/>
                <w:szCs w:val="21"/>
              </w:rPr>
            </w:pPr>
            <w:r>
              <w:rPr>
                <w:rFonts w:hint="eastAsia"/>
              </w:rPr>
              <w:t>阈值</w:t>
            </w:r>
          </w:p>
        </w:tc>
        <w:tc>
          <w:tcPr>
            <w:tcW w:w="2324" w:type="dxa"/>
          </w:tcPr>
          <w:p w:rsidR="00447DA8" w:rsidRDefault="00447DA8" w:rsidP="007E5F2B">
            <w:pPr>
              <w:jc w:val="center"/>
              <w:rPr>
                <w:szCs w:val="22"/>
              </w:rPr>
            </w:pPr>
            <w:proofErr w:type="spellStart"/>
            <w:r>
              <w:rPr>
                <w:rFonts w:hint="eastAsia"/>
                <w:szCs w:val="22"/>
              </w:rPr>
              <w:t>limitValue</w:t>
            </w:r>
            <w:proofErr w:type="spellEnd"/>
          </w:p>
        </w:tc>
        <w:tc>
          <w:tcPr>
            <w:tcW w:w="2065" w:type="dxa"/>
            <w:vAlign w:val="center"/>
          </w:tcPr>
          <w:p w:rsidR="00447DA8" w:rsidRDefault="00447DA8" w:rsidP="007E5F2B">
            <w:pPr>
              <w:spacing w:line="360" w:lineRule="auto"/>
              <w:jc w:val="center"/>
              <w:rPr>
                <w:kern w:val="0"/>
                <w:szCs w:val="21"/>
              </w:rPr>
            </w:pPr>
            <w:r>
              <w:rPr>
                <w:rFonts w:hint="eastAsia"/>
              </w:rPr>
              <w:t>float</w:t>
            </w:r>
          </w:p>
        </w:tc>
        <w:tc>
          <w:tcPr>
            <w:tcW w:w="978" w:type="dxa"/>
          </w:tcPr>
          <w:p w:rsidR="00447DA8" w:rsidRDefault="00447DA8" w:rsidP="007E5F2B">
            <w:pPr>
              <w:spacing w:line="360" w:lineRule="auto"/>
              <w:jc w:val="center"/>
              <w:rPr>
                <w:kern w:val="0"/>
                <w:szCs w:val="21"/>
              </w:rPr>
            </w:pPr>
            <w:r>
              <w:rPr>
                <w:rFonts w:hint="eastAsia"/>
              </w:rPr>
              <w:t>5</w:t>
            </w:r>
          </w:p>
        </w:tc>
        <w:tc>
          <w:tcPr>
            <w:tcW w:w="978" w:type="dxa"/>
          </w:tcPr>
          <w:p w:rsidR="00447DA8" w:rsidRDefault="00447DA8" w:rsidP="007E5F2B">
            <w:pPr>
              <w:spacing w:line="360" w:lineRule="auto"/>
              <w:jc w:val="center"/>
              <w:rPr>
                <w:kern w:val="0"/>
                <w:szCs w:val="21"/>
              </w:rPr>
            </w:pPr>
            <w:r>
              <w:rPr>
                <w:rFonts w:hint="eastAsia"/>
                <w:kern w:val="0"/>
                <w:szCs w:val="21"/>
              </w:rPr>
              <w:t>No</w:t>
            </w:r>
          </w:p>
        </w:tc>
      </w:tr>
      <w:tr w:rsidR="00447DA8" w:rsidTr="007E5F2B">
        <w:trPr>
          <w:jc w:val="center"/>
        </w:trPr>
        <w:tc>
          <w:tcPr>
            <w:tcW w:w="2187" w:type="dxa"/>
          </w:tcPr>
          <w:p w:rsidR="00447DA8" w:rsidRDefault="00447DA8" w:rsidP="007E5F2B">
            <w:pPr>
              <w:spacing w:line="360" w:lineRule="auto"/>
              <w:jc w:val="center"/>
              <w:rPr>
                <w:kern w:val="0"/>
                <w:szCs w:val="21"/>
              </w:rPr>
            </w:pPr>
            <w:r>
              <w:rPr>
                <w:rFonts w:hint="eastAsia"/>
              </w:rPr>
              <w:t>名称</w:t>
            </w:r>
          </w:p>
        </w:tc>
        <w:tc>
          <w:tcPr>
            <w:tcW w:w="2324" w:type="dxa"/>
          </w:tcPr>
          <w:p w:rsidR="00447DA8" w:rsidRDefault="00447DA8" w:rsidP="007E5F2B">
            <w:pPr>
              <w:jc w:val="center"/>
              <w:rPr>
                <w:szCs w:val="22"/>
              </w:rPr>
            </w:pPr>
            <w:r>
              <w:rPr>
                <w:rFonts w:hint="eastAsia"/>
                <w:szCs w:val="22"/>
              </w:rPr>
              <w:t>name</w:t>
            </w:r>
          </w:p>
        </w:tc>
        <w:tc>
          <w:tcPr>
            <w:tcW w:w="2065" w:type="dxa"/>
            <w:vAlign w:val="center"/>
          </w:tcPr>
          <w:p w:rsidR="00447DA8" w:rsidRDefault="00447DA8" w:rsidP="007E5F2B">
            <w:pPr>
              <w:spacing w:line="360" w:lineRule="auto"/>
              <w:jc w:val="center"/>
              <w:rPr>
                <w:kern w:val="0"/>
                <w:szCs w:val="21"/>
              </w:rPr>
            </w:pPr>
            <w:r>
              <w:rPr>
                <w:rFonts w:hint="eastAsia"/>
              </w:rPr>
              <w:t>varchar</w:t>
            </w:r>
          </w:p>
        </w:tc>
        <w:tc>
          <w:tcPr>
            <w:tcW w:w="978" w:type="dxa"/>
          </w:tcPr>
          <w:p w:rsidR="00447DA8" w:rsidRDefault="00447DA8" w:rsidP="007E5F2B">
            <w:pPr>
              <w:spacing w:line="360" w:lineRule="auto"/>
              <w:jc w:val="center"/>
              <w:rPr>
                <w:kern w:val="0"/>
                <w:szCs w:val="21"/>
              </w:rPr>
            </w:pPr>
            <w:r>
              <w:rPr>
                <w:rFonts w:hint="eastAsia"/>
              </w:rPr>
              <w:t>10</w:t>
            </w:r>
          </w:p>
        </w:tc>
        <w:tc>
          <w:tcPr>
            <w:tcW w:w="978" w:type="dxa"/>
          </w:tcPr>
          <w:p w:rsidR="00447DA8" w:rsidRDefault="00447DA8" w:rsidP="007E5F2B">
            <w:pPr>
              <w:spacing w:line="360" w:lineRule="auto"/>
              <w:jc w:val="center"/>
              <w:rPr>
                <w:kern w:val="0"/>
                <w:szCs w:val="21"/>
              </w:rPr>
            </w:pPr>
            <w:r>
              <w:rPr>
                <w:rFonts w:hint="eastAsia"/>
                <w:kern w:val="0"/>
                <w:szCs w:val="21"/>
              </w:rPr>
              <w:t>No</w:t>
            </w:r>
          </w:p>
        </w:tc>
      </w:tr>
      <w:tr w:rsidR="00447DA8" w:rsidTr="007E5F2B">
        <w:trPr>
          <w:jc w:val="center"/>
        </w:trPr>
        <w:tc>
          <w:tcPr>
            <w:tcW w:w="2187" w:type="dxa"/>
          </w:tcPr>
          <w:p w:rsidR="00447DA8" w:rsidRDefault="00447DA8" w:rsidP="007E5F2B">
            <w:pPr>
              <w:spacing w:line="360" w:lineRule="auto"/>
              <w:jc w:val="center"/>
              <w:rPr>
                <w:kern w:val="0"/>
                <w:szCs w:val="21"/>
              </w:rPr>
            </w:pPr>
            <w:r>
              <w:rPr>
                <w:rFonts w:hint="eastAsia"/>
              </w:rPr>
              <w:t>备注</w:t>
            </w:r>
          </w:p>
        </w:tc>
        <w:tc>
          <w:tcPr>
            <w:tcW w:w="2324" w:type="dxa"/>
          </w:tcPr>
          <w:p w:rsidR="00447DA8" w:rsidRDefault="00447DA8" w:rsidP="007E5F2B">
            <w:pPr>
              <w:jc w:val="center"/>
              <w:rPr>
                <w:szCs w:val="22"/>
              </w:rPr>
            </w:pPr>
            <w:r>
              <w:rPr>
                <w:rFonts w:hint="eastAsia"/>
                <w:szCs w:val="22"/>
              </w:rPr>
              <w:t>remark</w:t>
            </w:r>
          </w:p>
        </w:tc>
        <w:tc>
          <w:tcPr>
            <w:tcW w:w="2065" w:type="dxa"/>
            <w:vAlign w:val="center"/>
          </w:tcPr>
          <w:p w:rsidR="00447DA8" w:rsidRDefault="00447DA8" w:rsidP="007E5F2B">
            <w:pPr>
              <w:spacing w:line="360" w:lineRule="auto"/>
              <w:jc w:val="center"/>
              <w:rPr>
                <w:kern w:val="0"/>
                <w:szCs w:val="21"/>
              </w:rPr>
            </w:pPr>
            <w:r>
              <w:rPr>
                <w:rFonts w:hint="eastAsia"/>
              </w:rPr>
              <w:t>varchar</w:t>
            </w:r>
          </w:p>
        </w:tc>
        <w:tc>
          <w:tcPr>
            <w:tcW w:w="978" w:type="dxa"/>
          </w:tcPr>
          <w:p w:rsidR="00447DA8" w:rsidRDefault="00447DA8" w:rsidP="007E5F2B">
            <w:pPr>
              <w:spacing w:line="360" w:lineRule="auto"/>
              <w:jc w:val="center"/>
            </w:pPr>
            <w:r>
              <w:rPr>
                <w:rFonts w:hint="eastAsia"/>
              </w:rPr>
              <w:t>255</w:t>
            </w:r>
          </w:p>
        </w:tc>
        <w:tc>
          <w:tcPr>
            <w:tcW w:w="978" w:type="dxa"/>
          </w:tcPr>
          <w:p w:rsidR="00447DA8" w:rsidRDefault="00447DA8" w:rsidP="007E5F2B">
            <w:pPr>
              <w:spacing w:line="360" w:lineRule="auto"/>
              <w:jc w:val="center"/>
              <w:rPr>
                <w:kern w:val="0"/>
                <w:szCs w:val="21"/>
              </w:rPr>
            </w:pPr>
            <w:r>
              <w:rPr>
                <w:rFonts w:hint="eastAsia"/>
                <w:kern w:val="0"/>
                <w:szCs w:val="21"/>
              </w:rPr>
              <w:t>No</w:t>
            </w:r>
          </w:p>
        </w:tc>
      </w:tr>
    </w:tbl>
    <w:p w:rsidR="00447DA8" w:rsidRDefault="00447DA8" w:rsidP="00447DA8">
      <w:pPr>
        <w:spacing w:line="360" w:lineRule="auto"/>
        <w:ind w:firstLineChars="200" w:firstLine="420"/>
        <w:jc w:val="center"/>
        <w:rPr>
          <w:szCs w:val="21"/>
        </w:rPr>
      </w:pPr>
      <w:r>
        <w:rPr>
          <w:rFonts w:hint="eastAsia"/>
          <w:szCs w:val="21"/>
        </w:rPr>
        <w:t>表</w:t>
      </w:r>
      <w:r>
        <w:rPr>
          <w:rFonts w:hint="eastAsia"/>
          <w:szCs w:val="21"/>
        </w:rPr>
        <w:t>4-</w:t>
      </w:r>
      <w:r>
        <w:rPr>
          <w:szCs w:val="21"/>
        </w:rPr>
        <w:t>3</w:t>
      </w:r>
      <w:r>
        <w:rPr>
          <w:rFonts w:hint="eastAsia"/>
          <w:szCs w:val="21"/>
        </w:rPr>
        <w:t>测量记录表</w:t>
      </w:r>
    </w:p>
    <w:tbl>
      <w:tblPr>
        <w:tblStyle w:val="ae"/>
        <w:tblW w:w="8532"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87"/>
        <w:gridCol w:w="2324"/>
        <w:gridCol w:w="2065"/>
        <w:gridCol w:w="978"/>
        <w:gridCol w:w="978"/>
      </w:tblGrid>
      <w:tr w:rsidR="00447DA8" w:rsidTr="007E5F2B">
        <w:trPr>
          <w:jc w:val="center"/>
        </w:trPr>
        <w:tc>
          <w:tcPr>
            <w:tcW w:w="2187" w:type="dxa"/>
            <w:tcBorders>
              <w:top w:val="single" w:sz="4" w:space="0" w:color="auto"/>
              <w:bottom w:val="single" w:sz="4" w:space="0" w:color="auto"/>
            </w:tcBorders>
          </w:tcPr>
          <w:p w:rsidR="00447DA8" w:rsidRDefault="00447DA8" w:rsidP="007E5F2B">
            <w:pPr>
              <w:spacing w:line="360" w:lineRule="auto"/>
              <w:jc w:val="center"/>
              <w:rPr>
                <w:kern w:val="0"/>
                <w:szCs w:val="21"/>
              </w:rPr>
            </w:pPr>
            <w:r>
              <w:rPr>
                <w:rFonts w:hint="eastAsia"/>
                <w:kern w:val="0"/>
                <w:szCs w:val="21"/>
              </w:rPr>
              <w:t>字段含义</w:t>
            </w:r>
          </w:p>
        </w:tc>
        <w:tc>
          <w:tcPr>
            <w:tcW w:w="2324" w:type="dxa"/>
            <w:tcBorders>
              <w:top w:val="single" w:sz="4" w:space="0" w:color="auto"/>
              <w:bottom w:val="single" w:sz="4" w:space="0" w:color="auto"/>
            </w:tcBorders>
          </w:tcPr>
          <w:p w:rsidR="00447DA8" w:rsidRDefault="00447DA8" w:rsidP="007E5F2B">
            <w:pPr>
              <w:spacing w:line="360" w:lineRule="auto"/>
              <w:jc w:val="center"/>
              <w:rPr>
                <w:kern w:val="0"/>
                <w:szCs w:val="21"/>
              </w:rPr>
            </w:pPr>
            <w:r>
              <w:rPr>
                <w:rFonts w:hint="eastAsia"/>
                <w:kern w:val="0"/>
                <w:szCs w:val="21"/>
              </w:rPr>
              <w:t>字段名称</w:t>
            </w:r>
          </w:p>
        </w:tc>
        <w:tc>
          <w:tcPr>
            <w:tcW w:w="2065" w:type="dxa"/>
            <w:tcBorders>
              <w:top w:val="single" w:sz="4" w:space="0" w:color="auto"/>
              <w:bottom w:val="single" w:sz="4" w:space="0" w:color="auto"/>
            </w:tcBorders>
          </w:tcPr>
          <w:p w:rsidR="00447DA8" w:rsidRDefault="00447DA8" w:rsidP="007E5F2B">
            <w:pPr>
              <w:spacing w:line="360" w:lineRule="auto"/>
              <w:jc w:val="center"/>
              <w:rPr>
                <w:kern w:val="0"/>
                <w:szCs w:val="21"/>
              </w:rPr>
            </w:pPr>
            <w:r>
              <w:rPr>
                <w:rFonts w:hint="eastAsia"/>
                <w:kern w:val="0"/>
                <w:szCs w:val="21"/>
              </w:rPr>
              <w:t>类型</w:t>
            </w:r>
          </w:p>
        </w:tc>
        <w:tc>
          <w:tcPr>
            <w:tcW w:w="978" w:type="dxa"/>
            <w:tcBorders>
              <w:top w:val="single" w:sz="4" w:space="0" w:color="auto"/>
              <w:bottom w:val="single" w:sz="4" w:space="0" w:color="auto"/>
            </w:tcBorders>
          </w:tcPr>
          <w:p w:rsidR="00447DA8" w:rsidRDefault="00447DA8" w:rsidP="007E5F2B">
            <w:pPr>
              <w:spacing w:line="360" w:lineRule="auto"/>
              <w:jc w:val="center"/>
              <w:rPr>
                <w:kern w:val="0"/>
                <w:szCs w:val="21"/>
              </w:rPr>
            </w:pPr>
            <w:r>
              <w:rPr>
                <w:rFonts w:hint="eastAsia"/>
                <w:kern w:val="0"/>
                <w:szCs w:val="21"/>
              </w:rPr>
              <w:t>长度</w:t>
            </w:r>
          </w:p>
        </w:tc>
        <w:tc>
          <w:tcPr>
            <w:tcW w:w="978" w:type="dxa"/>
            <w:tcBorders>
              <w:top w:val="single" w:sz="4" w:space="0" w:color="auto"/>
              <w:bottom w:val="single" w:sz="4" w:space="0" w:color="auto"/>
            </w:tcBorders>
          </w:tcPr>
          <w:p w:rsidR="00447DA8" w:rsidRDefault="00447DA8" w:rsidP="007E5F2B">
            <w:pPr>
              <w:spacing w:line="360" w:lineRule="auto"/>
              <w:jc w:val="center"/>
              <w:rPr>
                <w:kern w:val="0"/>
                <w:szCs w:val="21"/>
              </w:rPr>
            </w:pPr>
            <w:r>
              <w:rPr>
                <w:rFonts w:hint="eastAsia"/>
                <w:kern w:val="0"/>
                <w:szCs w:val="21"/>
              </w:rPr>
              <w:t>主键</w:t>
            </w:r>
          </w:p>
        </w:tc>
      </w:tr>
      <w:tr w:rsidR="00447DA8" w:rsidTr="007E5F2B">
        <w:trPr>
          <w:jc w:val="center"/>
        </w:trPr>
        <w:tc>
          <w:tcPr>
            <w:tcW w:w="2187" w:type="dxa"/>
            <w:tcBorders>
              <w:top w:val="single" w:sz="4" w:space="0" w:color="auto"/>
            </w:tcBorders>
          </w:tcPr>
          <w:p w:rsidR="00447DA8" w:rsidRDefault="00447DA8" w:rsidP="007E5F2B">
            <w:pPr>
              <w:spacing w:line="360" w:lineRule="auto"/>
              <w:jc w:val="center"/>
              <w:rPr>
                <w:kern w:val="0"/>
                <w:szCs w:val="21"/>
              </w:rPr>
            </w:pPr>
            <w:r>
              <w:rPr>
                <w:kern w:val="0"/>
                <w:sz w:val="20"/>
              </w:rPr>
              <w:t>id</w:t>
            </w:r>
          </w:p>
        </w:tc>
        <w:tc>
          <w:tcPr>
            <w:tcW w:w="2324" w:type="dxa"/>
            <w:tcBorders>
              <w:top w:val="single" w:sz="4" w:space="0" w:color="auto"/>
            </w:tcBorders>
          </w:tcPr>
          <w:p w:rsidR="00447DA8" w:rsidRDefault="00447DA8" w:rsidP="007E5F2B">
            <w:pPr>
              <w:jc w:val="center"/>
              <w:rPr>
                <w:kern w:val="0"/>
                <w:sz w:val="20"/>
              </w:rPr>
            </w:pPr>
            <w:r>
              <w:rPr>
                <w:kern w:val="0"/>
                <w:sz w:val="20"/>
              </w:rPr>
              <w:t>id</w:t>
            </w:r>
          </w:p>
        </w:tc>
        <w:tc>
          <w:tcPr>
            <w:tcW w:w="2065" w:type="dxa"/>
            <w:tcBorders>
              <w:top w:val="single" w:sz="4" w:space="0" w:color="auto"/>
            </w:tcBorders>
            <w:vAlign w:val="center"/>
          </w:tcPr>
          <w:p w:rsidR="00447DA8" w:rsidRDefault="00447DA8" w:rsidP="007E5F2B">
            <w:pPr>
              <w:spacing w:line="360" w:lineRule="auto"/>
              <w:jc w:val="center"/>
              <w:rPr>
                <w:kern w:val="0"/>
                <w:szCs w:val="21"/>
              </w:rPr>
            </w:pPr>
            <w:r>
              <w:rPr>
                <w:rFonts w:hint="eastAsia"/>
                <w:kern w:val="0"/>
                <w:szCs w:val="21"/>
              </w:rPr>
              <w:t>varchar</w:t>
            </w:r>
          </w:p>
        </w:tc>
        <w:tc>
          <w:tcPr>
            <w:tcW w:w="978" w:type="dxa"/>
            <w:tcBorders>
              <w:top w:val="single" w:sz="4" w:space="0" w:color="auto"/>
            </w:tcBorders>
            <w:vAlign w:val="center"/>
          </w:tcPr>
          <w:p w:rsidR="00447DA8" w:rsidRDefault="00447DA8" w:rsidP="007E5F2B">
            <w:pPr>
              <w:spacing w:line="360" w:lineRule="auto"/>
              <w:jc w:val="center"/>
              <w:rPr>
                <w:kern w:val="0"/>
                <w:szCs w:val="21"/>
              </w:rPr>
            </w:pPr>
            <w:r>
              <w:rPr>
                <w:rFonts w:hint="eastAsia"/>
              </w:rPr>
              <w:t>32</w:t>
            </w:r>
          </w:p>
        </w:tc>
        <w:tc>
          <w:tcPr>
            <w:tcW w:w="978" w:type="dxa"/>
            <w:tcBorders>
              <w:top w:val="single" w:sz="4" w:space="0" w:color="auto"/>
            </w:tcBorders>
            <w:vAlign w:val="center"/>
          </w:tcPr>
          <w:p w:rsidR="00447DA8" w:rsidRDefault="00447DA8" w:rsidP="007E5F2B">
            <w:pPr>
              <w:spacing w:line="360" w:lineRule="auto"/>
              <w:jc w:val="center"/>
              <w:rPr>
                <w:kern w:val="0"/>
                <w:szCs w:val="21"/>
              </w:rPr>
            </w:pPr>
            <w:r>
              <w:rPr>
                <w:rFonts w:hint="eastAsia"/>
                <w:kern w:val="0"/>
                <w:szCs w:val="21"/>
              </w:rPr>
              <w:t>Yes</w:t>
            </w:r>
          </w:p>
        </w:tc>
      </w:tr>
      <w:tr w:rsidR="00447DA8" w:rsidTr="007E5F2B">
        <w:trPr>
          <w:jc w:val="center"/>
        </w:trPr>
        <w:tc>
          <w:tcPr>
            <w:tcW w:w="2187" w:type="dxa"/>
          </w:tcPr>
          <w:p w:rsidR="00447DA8" w:rsidRDefault="00447DA8" w:rsidP="007E5F2B">
            <w:pPr>
              <w:spacing w:line="360" w:lineRule="auto"/>
              <w:jc w:val="center"/>
              <w:rPr>
                <w:kern w:val="0"/>
                <w:szCs w:val="21"/>
              </w:rPr>
            </w:pPr>
            <w:r>
              <w:rPr>
                <w:kern w:val="0"/>
                <w:szCs w:val="21"/>
              </w:rPr>
              <w:t>采集时间</w:t>
            </w:r>
          </w:p>
        </w:tc>
        <w:tc>
          <w:tcPr>
            <w:tcW w:w="2324" w:type="dxa"/>
          </w:tcPr>
          <w:p w:rsidR="00447DA8" w:rsidRDefault="00447DA8" w:rsidP="007E5F2B">
            <w:pPr>
              <w:jc w:val="center"/>
              <w:rPr>
                <w:kern w:val="0"/>
                <w:sz w:val="20"/>
              </w:rPr>
            </w:pPr>
            <w:proofErr w:type="spellStart"/>
            <w:r>
              <w:rPr>
                <w:kern w:val="0"/>
                <w:sz w:val="20"/>
              </w:rPr>
              <w:t>createTime</w:t>
            </w:r>
            <w:proofErr w:type="spellEnd"/>
          </w:p>
        </w:tc>
        <w:tc>
          <w:tcPr>
            <w:tcW w:w="2065" w:type="dxa"/>
            <w:vAlign w:val="center"/>
          </w:tcPr>
          <w:p w:rsidR="00447DA8" w:rsidRDefault="00447DA8" w:rsidP="007E5F2B">
            <w:pPr>
              <w:spacing w:line="360" w:lineRule="auto"/>
              <w:jc w:val="center"/>
              <w:rPr>
                <w:kern w:val="0"/>
                <w:szCs w:val="21"/>
              </w:rPr>
            </w:pPr>
            <w:r>
              <w:rPr>
                <w:kern w:val="0"/>
                <w:szCs w:val="21"/>
              </w:rPr>
              <w:t>datetime</w:t>
            </w:r>
          </w:p>
        </w:tc>
        <w:tc>
          <w:tcPr>
            <w:tcW w:w="978" w:type="dxa"/>
          </w:tcPr>
          <w:p w:rsidR="00447DA8" w:rsidRDefault="00447DA8" w:rsidP="007E5F2B">
            <w:pPr>
              <w:spacing w:line="360" w:lineRule="auto"/>
              <w:jc w:val="center"/>
              <w:rPr>
                <w:kern w:val="0"/>
                <w:szCs w:val="21"/>
              </w:rPr>
            </w:pPr>
            <w:r>
              <w:rPr>
                <w:rFonts w:hint="eastAsia"/>
              </w:rPr>
              <w:t>0</w:t>
            </w:r>
          </w:p>
        </w:tc>
        <w:tc>
          <w:tcPr>
            <w:tcW w:w="978" w:type="dxa"/>
          </w:tcPr>
          <w:p w:rsidR="00447DA8" w:rsidRDefault="00447DA8" w:rsidP="007E5F2B">
            <w:pPr>
              <w:spacing w:line="360" w:lineRule="auto"/>
              <w:jc w:val="center"/>
              <w:rPr>
                <w:kern w:val="0"/>
                <w:szCs w:val="21"/>
              </w:rPr>
            </w:pPr>
            <w:r>
              <w:rPr>
                <w:rFonts w:hint="eastAsia"/>
                <w:kern w:val="0"/>
                <w:szCs w:val="21"/>
              </w:rPr>
              <w:t>No</w:t>
            </w:r>
          </w:p>
        </w:tc>
      </w:tr>
      <w:tr w:rsidR="00447DA8" w:rsidTr="007E5F2B">
        <w:trPr>
          <w:jc w:val="center"/>
        </w:trPr>
        <w:tc>
          <w:tcPr>
            <w:tcW w:w="2187" w:type="dxa"/>
          </w:tcPr>
          <w:p w:rsidR="00447DA8" w:rsidRDefault="00447DA8" w:rsidP="007E5F2B">
            <w:pPr>
              <w:spacing w:line="360" w:lineRule="auto"/>
              <w:jc w:val="center"/>
              <w:rPr>
                <w:kern w:val="0"/>
                <w:szCs w:val="21"/>
              </w:rPr>
            </w:pPr>
            <w:r>
              <w:rPr>
                <w:rFonts w:hint="eastAsia"/>
                <w:kern w:val="0"/>
                <w:szCs w:val="21"/>
              </w:rPr>
              <w:t>测量类型</w:t>
            </w:r>
          </w:p>
        </w:tc>
        <w:tc>
          <w:tcPr>
            <w:tcW w:w="2324" w:type="dxa"/>
          </w:tcPr>
          <w:p w:rsidR="00447DA8" w:rsidRDefault="00447DA8" w:rsidP="007E5F2B">
            <w:pPr>
              <w:jc w:val="center"/>
              <w:rPr>
                <w:kern w:val="0"/>
                <w:sz w:val="20"/>
              </w:rPr>
            </w:pPr>
            <w:proofErr w:type="spellStart"/>
            <w:r>
              <w:rPr>
                <w:rFonts w:hint="eastAsia"/>
                <w:kern w:val="0"/>
                <w:sz w:val="20"/>
              </w:rPr>
              <w:t>bigType</w:t>
            </w:r>
            <w:proofErr w:type="spellEnd"/>
          </w:p>
        </w:tc>
        <w:tc>
          <w:tcPr>
            <w:tcW w:w="2065" w:type="dxa"/>
            <w:vAlign w:val="center"/>
          </w:tcPr>
          <w:p w:rsidR="00447DA8" w:rsidRDefault="00447DA8" w:rsidP="007E5F2B">
            <w:pPr>
              <w:spacing w:line="360" w:lineRule="auto"/>
              <w:jc w:val="center"/>
              <w:rPr>
                <w:kern w:val="0"/>
                <w:szCs w:val="21"/>
              </w:rPr>
            </w:pPr>
            <w:r>
              <w:rPr>
                <w:rFonts w:hint="eastAsia"/>
                <w:kern w:val="0"/>
                <w:szCs w:val="21"/>
              </w:rPr>
              <w:t>int</w:t>
            </w:r>
          </w:p>
        </w:tc>
        <w:tc>
          <w:tcPr>
            <w:tcW w:w="978" w:type="dxa"/>
          </w:tcPr>
          <w:p w:rsidR="00447DA8" w:rsidRDefault="00447DA8" w:rsidP="007E5F2B">
            <w:pPr>
              <w:spacing w:line="360" w:lineRule="auto"/>
              <w:jc w:val="center"/>
              <w:rPr>
                <w:kern w:val="0"/>
                <w:szCs w:val="21"/>
              </w:rPr>
            </w:pPr>
            <w:r>
              <w:rPr>
                <w:rFonts w:hint="eastAsia"/>
              </w:rPr>
              <w:t>2</w:t>
            </w:r>
          </w:p>
        </w:tc>
        <w:tc>
          <w:tcPr>
            <w:tcW w:w="978" w:type="dxa"/>
          </w:tcPr>
          <w:p w:rsidR="00447DA8" w:rsidRDefault="00447DA8" w:rsidP="007E5F2B">
            <w:pPr>
              <w:spacing w:line="360" w:lineRule="auto"/>
              <w:jc w:val="center"/>
              <w:rPr>
                <w:kern w:val="0"/>
                <w:szCs w:val="21"/>
              </w:rPr>
            </w:pPr>
            <w:r>
              <w:rPr>
                <w:rFonts w:hint="eastAsia"/>
                <w:kern w:val="0"/>
                <w:szCs w:val="21"/>
              </w:rPr>
              <w:t>No</w:t>
            </w:r>
          </w:p>
        </w:tc>
      </w:tr>
      <w:tr w:rsidR="00447DA8" w:rsidTr="007E5F2B">
        <w:trPr>
          <w:jc w:val="center"/>
        </w:trPr>
        <w:tc>
          <w:tcPr>
            <w:tcW w:w="2187" w:type="dxa"/>
          </w:tcPr>
          <w:p w:rsidR="00447DA8" w:rsidRDefault="00447DA8" w:rsidP="007E5F2B">
            <w:pPr>
              <w:spacing w:line="360" w:lineRule="auto"/>
              <w:jc w:val="center"/>
              <w:rPr>
                <w:kern w:val="0"/>
                <w:szCs w:val="21"/>
              </w:rPr>
            </w:pPr>
            <w:r>
              <w:rPr>
                <w:rFonts w:hint="eastAsia"/>
                <w:kern w:val="0"/>
                <w:szCs w:val="21"/>
              </w:rPr>
              <w:lastRenderedPageBreak/>
              <w:t>子序号</w:t>
            </w:r>
          </w:p>
        </w:tc>
        <w:tc>
          <w:tcPr>
            <w:tcW w:w="2324" w:type="dxa"/>
          </w:tcPr>
          <w:p w:rsidR="00447DA8" w:rsidRDefault="00447DA8" w:rsidP="007E5F2B">
            <w:pPr>
              <w:jc w:val="center"/>
              <w:rPr>
                <w:kern w:val="0"/>
                <w:sz w:val="20"/>
              </w:rPr>
            </w:pPr>
            <w:proofErr w:type="spellStart"/>
            <w:r>
              <w:rPr>
                <w:rFonts w:hint="eastAsia"/>
                <w:kern w:val="0"/>
                <w:sz w:val="20"/>
              </w:rPr>
              <w:t>subIndex</w:t>
            </w:r>
            <w:proofErr w:type="spellEnd"/>
          </w:p>
        </w:tc>
        <w:tc>
          <w:tcPr>
            <w:tcW w:w="2065" w:type="dxa"/>
            <w:vAlign w:val="center"/>
          </w:tcPr>
          <w:p w:rsidR="00447DA8" w:rsidRDefault="00447DA8" w:rsidP="007E5F2B">
            <w:pPr>
              <w:spacing w:line="360" w:lineRule="auto"/>
              <w:jc w:val="center"/>
              <w:rPr>
                <w:kern w:val="0"/>
                <w:szCs w:val="21"/>
              </w:rPr>
            </w:pPr>
            <w:r>
              <w:rPr>
                <w:rFonts w:hint="eastAsia"/>
                <w:kern w:val="0"/>
                <w:szCs w:val="21"/>
              </w:rPr>
              <w:t>int</w:t>
            </w:r>
          </w:p>
        </w:tc>
        <w:tc>
          <w:tcPr>
            <w:tcW w:w="978" w:type="dxa"/>
          </w:tcPr>
          <w:p w:rsidR="00447DA8" w:rsidRDefault="00447DA8" w:rsidP="007E5F2B">
            <w:pPr>
              <w:spacing w:line="360" w:lineRule="auto"/>
              <w:jc w:val="center"/>
              <w:rPr>
                <w:kern w:val="0"/>
                <w:szCs w:val="21"/>
              </w:rPr>
            </w:pPr>
            <w:r>
              <w:rPr>
                <w:rFonts w:hint="eastAsia"/>
              </w:rPr>
              <w:t>2</w:t>
            </w:r>
          </w:p>
        </w:tc>
        <w:tc>
          <w:tcPr>
            <w:tcW w:w="978" w:type="dxa"/>
          </w:tcPr>
          <w:p w:rsidR="00447DA8" w:rsidRDefault="00447DA8" w:rsidP="007E5F2B">
            <w:pPr>
              <w:spacing w:line="360" w:lineRule="auto"/>
              <w:jc w:val="center"/>
              <w:rPr>
                <w:kern w:val="0"/>
                <w:szCs w:val="21"/>
              </w:rPr>
            </w:pPr>
            <w:r>
              <w:rPr>
                <w:rFonts w:hint="eastAsia"/>
                <w:kern w:val="0"/>
                <w:szCs w:val="21"/>
              </w:rPr>
              <w:t>No</w:t>
            </w:r>
          </w:p>
        </w:tc>
      </w:tr>
      <w:tr w:rsidR="00447DA8" w:rsidTr="007E5F2B">
        <w:trPr>
          <w:jc w:val="center"/>
        </w:trPr>
        <w:tc>
          <w:tcPr>
            <w:tcW w:w="2187" w:type="dxa"/>
          </w:tcPr>
          <w:p w:rsidR="00447DA8" w:rsidRDefault="00447DA8" w:rsidP="007E5F2B">
            <w:pPr>
              <w:spacing w:line="360" w:lineRule="auto"/>
              <w:jc w:val="center"/>
              <w:rPr>
                <w:kern w:val="0"/>
                <w:szCs w:val="21"/>
              </w:rPr>
            </w:pPr>
            <w:r>
              <w:rPr>
                <w:rFonts w:hint="eastAsia"/>
                <w:kern w:val="0"/>
                <w:szCs w:val="21"/>
              </w:rPr>
              <w:t>采集值</w:t>
            </w:r>
          </w:p>
        </w:tc>
        <w:tc>
          <w:tcPr>
            <w:tcW w:w="2324" w:type="dxa"/>
          </w:tcPr>
          <w:p w:rsidR="00447DA8" w:rsidRDefault="00447DA8" w:rsidP="007E5F2B">
            <w:pPr>
              <w:jc w:val="center"/>
              <w:rPr>
                <w:kern w:val="0"/>
                <w:sz w:val="20"/>
              </w:rPr>
            </w:pPr>
            <w:r>
              <w:rPr>
                <w:kern w:val="0"/>
                <w:sz w:val="20"/>
              </w:rPr>
              <w:t>value</w:t>
            </w:r>
          </w:p>
        </w:tc>
        <w:tc>
          <w:tcPr>
            <w:tcW w:w="2065" w:type="dxa"/>
            <w:vAlign w:val="center"/>
          </w:tcPr>
          <w:p w:rsidR="00447DA8" w:rsidRDefault="00447DA8" w:rsidP="007E5F2B">
            <w:pPr>
              <w:spacing w:line="360" w:lineRule="auto"/>
              <w:jc w:val="center"/>
              <w:rPr>
                <w:kern w:val="0"/>
                <w:szCs w:val="21"/>
              </w:rPr>
            </w:pPr>
            <w:r>
              <w:rPr>
                <w:rFonts w:hint="eastAsia"/>
                <w:kern w:val="0"/>
                <w:szCs w:val="21"/>
              </w:rPr>
              <w:t>float</w:t>
            </w:r>
          </w:p>
        </w:tc>
        <w:tc>
          <w:tcPr>
            <w:tcW w:w="978" w:type="dxa"/>
          </w:tcPr>
          <w:p w:rsidR="00447DA8" w:rsidRDefault="00447DA8" w:rsidP="007E5F2B">
            <w:pPr>
              <w:spacing w:line="360" w:lineRule="auto"/>
              <w:jc w:val="center"/>
              <w:rPr>
                <w:kern w:val="0"/>
                <w:szCs w:val="21"/>
              </w:rPr>
            </w:pPr>
            <w:r>
              <w:rPr>
                <w:rFonts w:hint="eastAsia"/>
              </w:rPr>
              <w:t>5</w:t>
            </w:r>
          </w:p>
        </w:tc>
        <w:tc>
          <w:tcPr>
            <w:tcW w:w="978" w:type="dxa"/>
          </w:tcPr>
          <w:p w:rsidR="00447DA8" w:rsidRDefault="00447DA8" w:rsidP="007E5F2B">
            <w:pPr>
              <w:spacing w:line="360" w:lineRule="auto"/>
              <w:jc w:val="center"/>
              <w:rPr>
                <w:kern w:val="0"/>
                <w:szCs w:val="21"/>
              </w:rPr>
            </w:pPr>
            <w:r>
              <w:rPr>
                <w:rFonts w:hint="eastAsia"/>
                <w:kern w:val="0"/>
                <w:szCs w:val="21"/>
              </w:rPr>
              <w:t>No</w:t>
            </w:r>
          </w:p>
        </w:tc>
      </w:tr>
      <w:tr w:rsidR="00447DA8" w:rsidTr="007E5F2B">
        <w:trPr>
          <w:jc w:val="center"/>
        </w:trPr>
        <w:tc>
          <w:tcPr>
            <w:tcW w:w="2187" w:type="dxa"/>
          </w:tcPr>
          <w:p w:rsidR="00447DA8" w:rsidRDefault="00447DA8" w:rsidP="007E5F2B">
            <w:pPr>
              <w:spacing w:line="360" w:lineRule="auto"/>
              <w:jc w:val="center"/>
              <w:rPr>
                <w:kern w:val="0"/>
                <w:szCs w:val="21"/>
              </w:rPr>
            </w:pPr>
            <w:r>
              <w:rPr>
                <w:rFonts w:hint="eastAsia"/>
                <w:kern w:val="0"/>
                <w:szCs w:val="21"/>
              </w:rPr>
              <w:t>阈值</w:t>
            </w:r>
          </w:p>
        </w:tc>
        <w:tc>
          <w:tcPr>
            <w:tcW w:w="2324" w:type="dxa"/>
          </w:tcPr>
          <w:p w:rsidR="00447DA8" w:rsidRDefault="00447DA8" w:rsidP="007E5F2B">
            <w:pPr>
              <w:jc w:val="center"/>
              <w:rPr>
                <w:kern w:val="0"/>
                <w:sz w:val="20"/>
              </w:rPr>
            </w:pPr>
            <w:proofErr w:type="spellStart"/>
            <w:r>
              <w:rPr>
                <w:kern w:val="0"/>
                <w:sz w:val="20"/>
              </w:rPr>
              <w:t>limitValue</w:t>
            </w:r>
            <w:proofErr w:type="spellEnd"/>
          </w:p>
        </w:tc>
        <w:tc>
          <w:tcPr>
            <w:tcW w:w="2065" w:type="dxa"/>
            <w:vAlign w:val="center"/>
          </w:tcPr>
          <w:p w:rsidR="00447DA8" w:rsidRDefault="00447DA8" w:rsidP="007E5F2B">
            <w:pPr>
              <w:spacing w:line="360" w:lineRule="auto"/>
              <w:jc w:val="center"/>
              <w:rPr>
                <w:kern w:val="0"/>
                <w:szCs w:val="21"/>
              </w:rPr>
            </w:pPr>
            <w:r>
              <w:rPr>
                <w:rFonts w:hint="eastAsia"/>
                <w:kern w:val="0"/>
                <w:szCs w:val="21"/>
              </w:rPr>
              <w:t>float</w:t>
            </w:r>
          </w:p>
        </w:tc>
        <w:tc>
          <w:tcPr>
            <w:tcW w:w="978" w:type="dxa"/>
          </w:tcPr>
          <w:p w:rsidR="00447DA8" w:rsidRDefault="00447DA8" w:rsidP="007E5F2B">
            <w:pPr>
              <w:spacing w:line="360" w:lineRule="auto"/>
              <w:jc w:val="center"/>
              <w:rPr>
                <w:kern w:val="0"/>
                <w:szCs w:val="21"/>
              </w:rPr>
            </w:pPr>
            <w:r>
              <w:rPr>
                <w:rFonts w:hint="eastAsia"/>
              </w:rPr>
              <w:t>5</w:t>
            </w:r>
          </w:p>
        </w:tc>
        <w:tc>
          <w:tcPr>
            <w:tcW w:w="978" w:type="dxa"/>
          </w:tcPr>
          <w:p w:rsidR="00447DA8" w:rsidRDefault="00447DA8" w:rsidP="007E5F2B">
            <w:pPr>
              <w:spacing w:line="360" w:lineRule="auto"/>
              <w:jc w:val="center"/>
              <w:rPr>
                <w:kern w:val="0"/>
                <w:szCs w:val="21"/>
              </w:rPr>
            </w:pPr>
            <w:r>
              <w:rPr>
                <w:rFonts w:hint="eastAsia"/>
                <w:kern w:val="0"/>
                <w:szCs w:val="21"/>
              </w:rPr>
              <w:t>No</w:t>
            </w:r>
          </w:p>
        </w:tc>
      </w:tr>
      <w:tr w:rsidR="00447DA8" w:rsidTr="007E5F2B">
        <w:trPr>
          <w:jc w:val="center"/>
        </w:trPr>
        <w:tc>
          <w:tcPr>
            <w:tcW w:w="2187" w:type="dxa"/>
          </w:tcPr>
          <w:p w:rsidR="00447DA8" w:rsidRDefault="00447DA8" w:rsidP="007E5F2B">
            <w:pPr>
              <w:spacing w:line="360" w:lineRule="auto"/>
              <w:jc w:val="center"/>
              <w:rPr>
                <w:kern w:val="0"/>
                <w:szCs w:val="21"/>
              </w:rPr>
            </w:pPr>
            <w:r>
              <w:rPr>
                <w:rFonts w:hint="eastAsia"/>
                <w:kern w:val="0"/>
                <w:szCs w:val="21"/>
              </w:rPr>
              <w:t>湿度状态</w:t>
            </w:r>
          </w:p>
        </w:tc>
        <w:tc>
          <w:tcPr>
            <w:tcW w:w="2324" w:type="dxa"/>
          </w:tcPr>
          <w:p w:rsidR="00447DA8" w:rsidRDefault="00447DA8" w:rsidP="007E5F2B">
            <w:pPr>
              <w:jc w:val="center"/>
              <w:rPr>
                <w:kern w:val="0"/>
                <w:sz w:val="20"/>
              </w:rPr>
            </w:pPr>
            <w:r>
              <w:rPr>
                <w:kern w:val="0"/>
                <w:sz w:val="20"/>
              </w:rPr>
              <w:t>state</w:t>
            </w:r>
          </w:p>
        </w:tc>
        <w:tc>
          <w:tcPr>
            <w:tcW w:w="2065" w:type="dxa"/>
            <w:vAlign w:val="center"/>
          </w:tcPr>
          <w:p w:rsidR="00447DA8" w:rsidRDefault="00447DA8" w:rsidP="007E5F2B">
            <w:pPr>
              <w:spacing w:line="360" w:lineRule="auto"/>
              <w:jc w:val="center"/>
              <w:rPr>
                <w:kern w:val="0"/>
                <w:szCs w:val="21"/>
              </w:rPr>
            </w:pPr>
            <w:r>
              <w:rPr>
                <w:kern w:val="0"/>
                <w:szCs w:val="21"/>
              </w:rPr>
              <w:t>int</w:t>
            </w:r>
          </w:p>
        </w:tc>
        <w:tc>
          <w:tcPr>
            <w:tcW w:w="978" w:type="dxa"/>
          </w:tcPr>
          <w:p w:rsidR="00447DA8" w:rsidRDefault="00447DA8" w:rsidP="007E5F2B">
            <w:pPr>
              <w:spacing w:line="360" w:lineRule="auto"/>
              <w:jc w:val="center"/>
              <w:rPr>
                <w:kern w:val="0"/>
                <w:szCs w:val="21"/>
              </w:rPr>
            </w:pPr>
            <w:r>
              <w:rPr>
                <w:rFonts w:hint="eastAsia"/>
              </w:rPr>
              <w:t>11</w:t>
            </w:r>
          </w:p>
        </w:tc>
        <w:tc>
          <w:tcPr>
            <w:tcW w:w="978" w:type="dxa"/>
          </w:tcPr>
          <w:p w:rsidR="00447DA8" w:rsidRDefault="00447DA8" w:rsidP="007E5F2B">
            <w:pPr>
              <w:spacing w:line="360" w:lineRule="auto"/>
              <w:jc w:val="center"/>
              <w:rPr>
                <w:kern w:val="0"/>
                <w:szCs w:val="21"/>
              </w:rPr>
            </w:pPr>
            <w:r>
              <w:rPr>
                <w:rFonts w:hint="eastAsia"/>
                <w:kern w:val="0"/>
                <w:szCs w:val="21"/>
              </w:rPr>
              <w:t>No</w:t>
            </w:r>
          </w:p>
        </w:tc>
      </w:tr>
    </w:tbl>
    <w:p w:rsidR="00447DA8" w:rsidRDefault="00447DA8" w:rsidP="00447DA8">
      <w:pPr>
        <w:spacing w:line="360" w:lineRule="auto"/>
        <w:jc w:val="left"/>
        <w:rPr>
          <w:sz w:val="24"/>
          <w:szCs w:val="24"/>
        </w:rPr>
      </w:pPr>
      <w:r>
        <w:rPr>
          <w:rFonts w:hint="eastAsia"/>
          <w:sz w:val="24"/>
          <w:szCs w:val="24"/>
        </w:rPr>
        <w:t>测量记录各实体关系如图</w:t>
      </w:r>
      <w:r>
        <w:rPr>
          <w:rFonts w:hint="eastAsia"/>
          <w:sz w:val="24"/>
          <w:szCs w:val="24"/>
        </w:rPr>
        <w:t>4-</w:t>
      </w:r>
      <w:r>
        <w:rPr>
          <w:sz w:val="24"/>
          <w:szCs w:val="24"/>
        </w:rPr>
        <w:t>1</w:t>
      </w:r>
      <w:r>
        <w:rPr>
          <w:rFonts w:hint="eastAsia"/>
          <w:sz w:val="24"/>
          <w:szCs w:val="24"/>
        </w:rPr>
        <w:t xml:space="preserve"> </w:t>
      </w:r>
      <w:r>
        <w:rPr>
          <w:rFonts w:hint="eastAsia"/>
          <w:sz w:val="24"/>
          <w:szCs w:val="24"/>
        </w:rPr>
        <w:t>测量记录关系图所示：</w:t>
      </w:r>
    </w:p>
    <w:p w:rsidR="00447DA8" w:rsidRDefault="005218F9" w:rsidP="00AD75D9">
      <w:pPr>
        <w:spacing w:line="360" w:lineRule="auto"/>
        <w:jc w:val="center"/>
      </w:pPr>
      <w:r>
        <w:rPr>
          <w:noProof/>
        </w:rPr>
        <w:drawing>
          <wp:inline distT="0" distB="0" distL="0" distR="0" wp14:anchorId="65018EEE" wp14:editId="1E47044E">
            <wp:extent cx="5265033" cy="248412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3805" cy="2488259"/>
                    </a:xfrm>
                    <a:prstGeom prst="rect">
                      <a:avLst/>
                    </a:prstGeom>
                  </pic:spPr>
                </pic:pic>
              </a:graphicData>
            </a:graphic>
          </wp:inline>
        </w:drawing>
      </w:r>
    </w:p>
    <w:p w:rsidR="00447DA8" w:rsidRDefault="00447DA8" w:rsidP="00447DA8">
      <w:pPr>
        <w:spacing w:line="360" w:lineRule="auto"/>
        <w:ind w:firstLineChars="200" w:firstLine="420"/>
        <w:jc w:val="center"/>
        <w:rPr>
          <w:szCs w:val="21"/>
        </w:rPr>
      </w:pPr>
      <w:r>
        <w:rPr>
          <w:rFonts w:hint="eastAsia"/>
          <w:szCs w:val="21"/>
        </w:rPr>
        <w:t>图</w:t>
      </w:r>
      <w:r>
        <w:rPr>
          <w:rFonts w:hint="eastAsia"/>
          <w:szCs w:val="21"/>
        </w:rPr>
        <w:t>4-</w:t>
      </w:r>
      <w:r>
        <w:rPr>
          <w:szCs w:val="21"/>
        </w:rPr>
        <w:t>1</w:t>
      </w:r>
      <w:r>
        <w:rPr>
          <w:rFonts w:hint="eastAsia"/>
          <w:szCs w:val="21"/>
        </w:rPr>
        <w:t xml:space="preserve"> </w:t>
      </w:r>
      <w:r>
        <w:rPr>
          <w:rFonts w:hint="eastAsia"/>
          <w:szCs w:val="21"/>
        </w:rPr>
        <w:t>测量记录关系图</w:t>
      </w:r>
    </w:p>
    <w:p w:rsidR="00447DA8" w:rsidRDefault="00447DA8" w:rsidP="00447DA8">
      <w:pPr>
        <w:numPr>
          <w:ilvl w:val="0"/>
          <w:numId w:val="4"/>
        </w:numPr>
        <w:spacing w:line="360" w:lineRule="auto"/>
        <w:rPr>
          <w:sz w:val="24"/>
          <w:szCs w:val="24"/>
        </w:rPr>
      </w:pPr>
      <w:r>
        <w:rPr>
          <w:rFonts w:hint="eastAsia"/>
          <w:sz w:val="24"/>
          <w:szCs w:val="24"/>
        </w:rPr>
        <w:t>位移采集记录表，有四张表构成，测量点记录表（</w:t>
      </w:r>
      <w:proofErr w:type="spellStart"/>
      <w:r>
        <w:rPr>
          <w:rFonts w:hint="eastAsia"/>
          <w:sz w:val="24"/>
          <w:szCs w:val="24"/>
        </w:rPr>
        <w:t>point_enum</w:t>
      </w:r>
      <w:proofErr w:type="spellEnd"/>
      <w:r>
        <w:rPr>
          <w:rFonts w:hint="eastAsia"/>
          <w:sz w:val="24"/>
          <w:szCs w:val="24"/>
        </w:rPr>
        <w:t>），该表用于记录采集位移信息的点的相关信息，具体结构如表</w:t>
      </w:r>
      <w:r>
        <w:rPr>
          <w:rFonts w:hint="eastAsia"/>
          <w:sz w:val="24"/>
          <w:szCs w:val="24"/>
        </w:rPr>
        <w:t>4-</w:t>
      </w:r>
      <w:r>
        <w:rPr>
          <w:sz w:val="24"/>
          <w:szCs w:val="24"/>
        </w:rPr>
        <w:t>4</w:t>
      </w:r>
      <w:r>
        <w:rPr>
          <w:rFonts w:hint="eastAsia"/>
          <w:sz w:val="24"/>
          <w:szCs w:val="24"/>
        </w:rPr>
        <w:t>测量点记录表所示。位移采集汇总记录表（</w:t>
      </w:r>
      <w:r>
        <w:rPr>
          <w:rFonts w:hint="eastAsia"/>
          <w:sz w:val="24"/>
          <w:szCs w:val="24"/>
        </w:rPr>
        <w:t>displacement</w:t>
      </w:r>
      <w:r>
        <w:rPr>
          <w:rFonts w:hint="eastAsia"/>
          <w:sz w:val="24"/>
          <w:szCs w:val="24"/>
        </w:rPr>
        <w:t>），该表用于记录单次采集到的所有测量点的公共信息，具体结构如表</w:t>
      </w:r>
      <w:r>
        <w:rPr>
          <w:rFonts w:hint="eastAsia"/>
          <w:sz w:val="24"/>
          <w:szCs w:val="24"/>
        </w:rPr>
        <w:t>4-</w:t>
      </w:r>
      <w:r>
        <w:rPr>
          <w:sz w:val="24"/>
          <w:szCs w:val="24"/>
        </w:rPr>
        <w:t>5</w:t>
      </w:r>
      <w:r>
        <w:rPr>
          <w:rFonts w:hint="eastAsia"/>
          <w:sz w:val="24"/>
          <w:szCs w:val="24"/>
        </w:rPr>
        <w:t>位移采集汇总记录表所示。移采集单条记录表（</w:t>
      </w:r>
      <w:proofErr w:type="spellStart"/>
      <w:r>
        <w:rPr>
          <w:rFonts w:hint="eastAsia"/>
          <w:sz w:val="24"/>
          <w:szCs w:val="24"/>
        </w:rPr>
        <w:t>displacement_every</w:t>
      </w:r>
      <w:proofErr w:type="spellEnd"/>
      <w:r>
        <w:rPr>
          <w:rFonts w:hint="eastAsia"/>
          <w:sz w:val="24"/>
          <w:szCs w:val="24"/>
        </w:rPr>
        <w:t>），该表用于记录单个测量点采集到的数据，具体结构如表</w:t>
      </w:r>
      <w:r>
        <w:rPr>
          <w:rFonts w:hint="eastAsia"/>
          <w:sz w:val="24"/>
          <w:szCs w:val="24"/>
        </w:rPr>
        <w:t>4-</w:t>
      </w:r>
      <w:r>
        <w:rPr>
          <w:sz w:val="24"/>
          <w:szCs w:val="24"/>
        </w:rPr>
        <w:t>6</w:t>
      </w:r>
      <w:r>
        <w:rPr>
          <w:rFonts w:hint="eastAsia"/>
          <w:sz w:val="24"/>
          <w:szCs w:val="24"/>
        </w:rPr>
        <w:t>位移采集单条记录表所示。位移采集值表（</w:t>
      </w:r>
      <w:proofErr w:type="spellStart"/>
      <w:r>
        <w:rPr>
          <w:rFonts w:hint="eastAsia"/>
          <w:sz w:val="24"/>
          <w:szCs w:val="24"/>
        </w:rPr>
        <w:t>displacement_value</w:t>
      </w:r>
      <w:proofErr w:type="spellEnd"/>
      <w:r>
        <w:rPr>
          <w:rFonts w:hint="eastAsia"/>
          <w:sz w:val="24"/>
          <w:szCs w:val="24"/>
        </w:rPr>
        <w:t>），该表用于记录每个点采集到的</w:t>
      </w:r>
      <w:r>
        <w:rPr>
          <w:rFonts w:hint="eastAsia"/>
          <w:sz w:val="24"/>
          <w:szCs w:val="24"/>
        </w:rPr>
        <w:t>x</w:t>
      </w:r>
      <w:r>
        <w:rPr>
          <w:rFonts w:hint="eastAsia"/>
          <w:sz w:val="24"/>
          <w:szCs w:val="24"/>
        </w:rPr>
        <w:t>、</w:t>
      </w:r>
      <w:r>
        <w:rPr>
          <w:rFonts w:hint="eastAsia"/>
          <w:sz w:val="24"/>
          <w:szCs w:val="24"/>
        </w:rPr>
        <w:t>y</w:t>
      </w:r>
      <w:r>
        <w:rPr>
          <w:rFonts w:hint="eastAsia"/>
          <w:sz w:val="24"/>
          <w:szCs w:val="24"/>
        </w:rPr>
        <w:t>、</w:t>
      </w:r>
      <w:r>
        <w:rPr>
          <w:rFonts w:hint="eastAsia"/>
          <w:sz w:val="24"/>
          <w:szCs w:val="24"/>
        </w:rPr>
        <w:t>z</w:t>
      </w:r>
      <w:r>
        <w:rPr>
          <w:rFonts w:hint="eastAsia"/>
          <w:sz w:val="24"/>
          <w:szCs w:val="24"/>
        </w:rPr>
        <w:t>轴上采集详细数据，具体结构如表</w:t>
      </w:r>
      <w:r>
        <w:rPr>
          <w:rFonts w:hint="eastAsia"/>
          <w:sz w:val="24"/>
          <w:szCs w:val="24"/>
        </w:rPr>
        <w:t>4-</w:t>
      </w:r>
      <w:r>
        <w:rPr>
          <w:sz w:val="24"/>
          <w:szCs w:val="24"/>
        </w:rPr>
        <w:t>7</w:t>
      </w:r>
      <w:r>
        <w:rPr>
          <w:rFonts w:hint="eastAsia"/>
          <w:sz w:val="24"/>
          <w:szCs w:val="24"/>
        </w:rPr>
        <w:t>位移</w:t>
      </w:r>
      <w:proofErr w:type="gramStart"/>
      <w:r>
        <w:rPr>
          <w:rFonts w:hint="eastAsia"/>
          <w:sz w:val="24"/>
          <w:szCs w:val="24"/>
        </w:rPr>
        <w:t>采集值表所示</w:t>
      </w:r>
      <w:proofErr w:type="gramEnd"/>
      <w:r>
        <w:rPr>
          <w:rFonts w:hint="eastAsia"/>
          <w:sz w:val="24"/>
          <w:szCs w:val="24"/>
        </w:rPr>
        <w:t>。</w:t>
      </w:r>
    </w:p>
    <w:p w:rsidR="00447DA8" w:rsidRDefault="00447DA8" w:rsidP="00447DA8">
      <w:pPr>
        <w:spacing w:line="360" w:lineRule="auto"/>
        <w:ind w:firstLineChars="200" w:firstLine="420"/>
        <w:jc w:val="center"/>
        <w:rPr>
          <w:szCs w:val="21"/>
        </w:rPr>
      </w:pPr>
      <w:r>
        <w:rPr>
          <w:rFonts w:hint="eastAsia"/>
          <w:szCs w:val="21"/>
        </w:rPr>
        <w:t>表</w:t>
      </w:r>
      <w:r>
        <w:rPr>
          <w:rFonts w:hint="eastAsia"/>
          <w:szCs w:val="21"/>
        </w:rPr>
        <w:t>4-</w:t>
      </w:r>
      <w:r>
        <w:rPr>
          <w:szCs w:val="21"/>
        </w:rPr>
        <w:t>4</w:t>
      </w:r>
      <w:r>
        <w:rPr>
          <w:rFonts w:hint="eastAsia"/>
          <w:szCs w:val="21"/>
        </w:rPr>
        <w:t>测量点记录表</w:t>
      </w:r>
    </w:p>
    <w:tbl>
      <w:tblPr>
        <w:tblStyle w:val="ae"/>
        <w:tblW w:w="8532"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87"/>
        <w:gridCol w:w="2324"/>
        <w:gridCol w:w="2065"/>
        <w:gridCol w:w="978"/>
        <w:gridCol w:w="978"/>
      </w:tblGrid>
      <w:tr w:rsidR="00447DA8" w:rsidTr="007E5F2B">
        <w:trPr>
          <w:jc w:val="center"/>
        </w:trPr>
        <w:tc>
          <w:tcPr>
            <w:tcW w:w="2187" w:type="dxa"/>
            <w:tcBorders>
              <w:top w:val="single" w:sz="4" w:space="0" w:color="auto"/>
              <w:bottom w:val="single" w:sz="4" w:space="0" w:color="auto"/>
            </w:tcBorders>
          </w:tcPr>
          <w:p w:rsidR="00447DA8" w:rsidRDefault="00447DA8" w:rsidP="007E5F2B">
            <w:pPr>
              <w:spacing w:line="360" w:lineRule="auto"/>
              <w:jc w:val="center"/>
              <w:rPr>
                <w:kern w:val="0"/>
                <w:szCs w:val="21"/>
              </w:rPr>
            </w:pPr>
            <w:r>
              <w:rPr>
                <w:rFonts w:hint="eastAsia"/>
                <w:kern w:val="0"/>
                <w:szCs w:val="21"/>
              </w:rPr>
              <w:t>字段含义</w:t>
            </w:r>
          </w:p>
        </w:tc>
        <w:tc>
          <w:tcPr>
            <w:tcW w:w="2324" w:type="dxa"/>
            <w:tcBorders>
              <w:top w:val="single" w:sz="4" w:space="0" w:color="auto"/>
              <w:bottom w:val="single" w:sz="4" w:space="0" w:color="auto"/>
            </w:tcBorders>
          </w:tcPr>
          <w:p w:rsidR="00447DA8" w:rsidRDefault="00447DA8" w:rsidP="007E5F2B">
            <w:pPr>
              <w:spacing w:line="360" w:lineRule="auto"/>
              <w:jc w:val="center"/>
              <w:rPr>
                <w:kern w:val="0"/>
                <w:szCs w:val="21"/>
              </w:rPr>
            </w:pPr>
            <w:r>
              <w:rPr>
                <w:rFonts w:hint="eastAsia"/>
                <w:kern w:val="0"/>
                <w:szCs w:val="21"/>
              </w:rPr>
              <w:t>字段名称</w:t>
            </w:r>
          </w:p>
        </w:tc>
        <w:tc>
          <w:tcPr>
            <w:tcW w:w="2065" w:type="dxa"/>
            <w:tcBorders>
              <w:top w:val="single" w:sz="4" w:space="0" w:color="auto"/>
              <w:bottom w:val="single" w:sz="4" w:space="0" w:color="auto"/>
            </w:tcBorders>
          </w:tcPr>
          <w:p w:rsidR="00447DA8" w:rsidRDefault="00447DA8" w:rsidP="007E5F2B">
            <w:pPr>
              <w:spacing w:line="360" w:lineRule="auto"/>
              <w:jc w:val="center"/>
              <w:rPr>
                <w:kern w:val="0"/>
                <w:szCs w:val="21"/>
              </w:rPr>
            </w:pPr>
            <w:r>
              <w:rPr>
                <w:rFonts w:hint="eastAsia"/>
                <w:kern w:val="0"/>
                <w:szCs w:val="21"/>
              </w:rPr>
              <w:t>类型</w:t>
            </w:r>
          </w:p>
        </w:tc>
        <w:tc>
          <w:tcPr>
            <w:tcW w:w="978" w:type="dxa"/>
            <w:tcBorders>
              <w:top w:val="single" w:sz="4" w:space="0" w:color="auto"/>
              <w:bottom w:val="single" w:sz="4" w:space="0" w:color="auto"/>
            </w:tcBorders>
          </w:tcPr>
          <w:p w:rsidR="00447DA8" w:rsidRDefault="00447DA8" w:rsidP="007E5F2B">
            <w:pPr>
              <w:spacing w:line="360" w:lineRule="auto"/>
              <w:jc w:val="center"/>
              <w:rPr>
                <w:kern w:val="0"/>
                <w:szCs w:val="21"/>
              </w:rPr>
            </w:pPr>
            <w:r>
              <w:rPr>
                <w:rFonts w:hint="eastAsia"/>
                <w:kern w:val="0"/>
                <w:szCs w:val="21"/>
              </w:rPr>
              <w:t>长度</w:t>
            </w:r>
          </w:p>
        </w:tc>
        <w:tc>
          <w:tcPr>
            <w:tcW w:w="978" w:type="dxa"/>
            <w:tcBorders>
              <w:top w:val="single" w:sz="4" w:space="0" w:color="auto"/>
              <w:bottom w:val="single" w:sz="4" w:space="0" w:color="auto"/>
            </w:tcBorders>
          </w:tcPr>
          <w:p w:rsidR="00447DA8" w:rsidRDefault="00447DA8" w:rsidP="007E5F2B">
            <w:pPr>
              <w:spacing w:line="360" w:lineRule="auto"/>
              <w:jc w:val="center"/>
              <w:rPr>
                <w:kern w:val="0"/>
                <w:szCs w:val="21"/>
              </w:rPr>
            </w:pPr>
            <w:r>
              <w:rPr>
                <w:rFonts w:hint="eastAsia"/>
                <w:kern w:val="0"/>
                <w:szCs w:val="21"/>
              </w:rPr>
              <w:t>主键</w:t>
            </w:r>
          </w:p>
        </w:tc>
      </w:tr>
      <w:tr w:rsidR="00447DA8" w:rsidTr="007E5F2B">
        <w:trPr>
          <w:jc w:val="center"/>
        </w:trPr>
        <w:tc>
          <w:tcPr>
            <w:tcW w:w="2187" w:type="dxa"/>
            <w:tcBorders>
              <w:top w:val="single" w:sz="4" w:space="0" w:color="auto"/>
            </w:tcBorders>
          </w:tcPr>
          <w:p w:rsidR="00447DA8" w:rsidRDefault="00447DA8" w:rsidP="007E5F2B">
            <w:pPr>
              <w:spacing w:line="360" w:lineRule="auto"/>
              <w:jc w:val="center"/>
              <w:rPr>
                <w:kern w:val="0"/>
                <w:szCs w:val="21"/>
              </w:rPr>
            </w:pPr>
            <w:r>
              <w:rPr>
                <w:rFonts w:hint="eastAsia"/>
                <w:kern w:val="0"/>
                <w:szCs w:val="21"/>
              </w:rPr>
              <w:t>id</w:t>
            </w:r>
          </w:p>
        </w:tc>
        <w:tc>
          <w:tcPr>
            <w:tcW w:w="2324" w:type="dxa"/>
            <w:tcBorders>
              <w:top w:val="single" w:sz="4" w:space="0" w:color="auto"/>
            </w:tcBorders>
          </w:tcPr>
          <w:p w:rsidR="00447DA8" w:rsidRDefault="00447DA8" w:rsidP="007E5F2B">
            <w:pPr>
              <w:spacing w:line="360" w:lineRule="auto"/>
              <w:jc w:val="center"/>
              <w:rPr>
                <w:kern w:val="0"/>
                <w:szCs w:val="21"/>
              </w:rPr>
            </w:pPr>
            <w:r>
              <w:rPr>
                <w:rFonts w:hint="eastAsia"/>
                <w:kern w:val="0"/>
                <w:szCs w:val="21"/>
              </w:rPr>
              <w:t>id</w:t>
            </w:r>
          </w:p>
        </w:tc>
        <w:tc>
          <w:tcPr>
            <w:tcW w:w="2065" w:type="dxa"/>
            <w:tcBorders>
              <w:top w:val="single" w:sz="4" w:space="0" w:color="auto"/>
            </w:tcBorders>
            <w:vAlign w:val="center"/>
          </w:tcPr>
          <w:p w:rsidR="00447DA8" w:rsidRDefault="00447DA8" w:rsidP="007E5F2B">
            <w:pPr>
              <w:spacing w:line="360" w:lineRule="auto"/>
              <w:jc w:val="center"/>
              <w:rPr>
                <w:kern w:val="0"/>
                <w:szCs w:val="21"/>
              </w:rPr>
            </w:pPr>
            <w:r>
              <w:rPr>
                <w:rFonts w:hint="eastAsia"/>
              </w:rPr>
              <w:t>varchar</w:t>
            </w:r>
          </w:p>
        </w:tc>
        <w:tc>
          <w:tcPr>
            <w:tcW w:w="978" w:type="dxa"/>
            <w:tcBorders>
              <w:top w:val="single" w:sz="4" w:space="0" w:color="auto"/>
            </w:tcBorders>
            <w:vAlign w:val="center"/>
          </w:tcPr>
          <w:p w:rsidR="00447DA8" w:rsidRDefault="00447DA8" w:rsidP="007E5F2B">
            <w:pPr>
              <w:spacing w:line="360" w:lineRule="auto"/>
              <w:jc w:val="center"/>
            </w:pPr>
            <w:r>
              <w:rPr>
                <w:rFonts w:hint="eastAsia"/>
              </w:rPr>
              <w:t>32</w:t>
            </w:r>
          </w:p>
        </w:tc>
        <w:tc>
          <w:tcPr>
            <w:tcW w:w="978" w:type="dxa"/>
            <w:tcBorders>
              <w:top w:val="single" w:sz="4" w:space="0" w:color="auto"/>
            </w:tcBorders>
            <w:vAlign w:val="center"/>
          </w:tcPr>
          <w:p w:rsidR="00447DA8" w:rsidRDefault="00447DA8" w:rsidP="007E5F2B">
            <w:pPr>
              <w:spacing w:line="360" w:lineRule="auto"/>
              <w:jc w:val="center"/>
              <w:rPr>
                <w:kern w:val="0"/>
                <w:szCs w:val="21"/>
              </w:rPr>
            </w:pPr>
            <w:r>
              <w:rPr>
                <w:rFonts w:hint="eastAsia"/>
                <w:kern w:val="0"/>
                <w:szCs w:val="21"/>
              </w:rPr>
              <w:t>Yes</w:t>
            </w:r>
          </w:p>
        </w:tc>
      </w:tr>
      <w:tr w:rsidR="00447DA8" w:rsidTr="007E5F2B">
        <w:trPr>
          <w:jc w:val="center"/>
        </w:trPr>
        <w:tc>
          <w:tcPr>
            <w:tcW w:w="2187" w:type="dxa"/>
          </w:tcPr>
          <w:p w:rsidR="00447DA8" w:rsidRDefault="00447DA8" w:rsidP="007E5F2B">
            <w:pPr>
              <w:spacing w:line="360" w:lineRule="auto"/>
              <w:jc w:val="center"/>
              <w:rPr>
                <w:kern w:val="0"/>
                <w:szCs w:val="21"/>
              </w:rPr>
            </w:pPr>
            <w:r>
              <w:rPr>
                <w:rFonts w:hint="eastAsia"/>
                <w:kern w:val="0"/>
                <w:szCs w:val="21"/>
              </w:rPr>
              <w:t>code</w:t>
            </w:r>
          </w:p>
        </w:tc>
        <w:tc>
          <w:tcPr>
            <w:tcW w:w="2324" w:type="dxa"/>
          </w:tcPr>
          <w:p w:rsidR="00447DA8" w:rsidRDefault="00447DA8" w:rsidP="007E5F2B">
            <w:pPr>
              <w:spacing w:line="360" w:lineRule="auto"/>
              <w:jc w:val="center"/>
              <w:rPr>
                <w:kern w:val="0"/>
                <w:szCs w:val="21"/>
              </w:rPr>
            </w:pPr>
            <w:r>
              <w:rPr>
                <w:rFonts w:hint="eastAsia"/>
                <w:kern w:val="0"/>
                <w:szCs w:val="21"/>
              </w:rPr>
              <w:t>code</w:t>
            </w:r>
          </w:p>
        </w:tc>
        <w:tc>
          <w:tcPr>
            <w:tcW w:w="2065" w:type="dxa"/>
            <w:vAlign w:val="center"/>
          </w:tcPr>
          <w:p w:rsidR="00447DA8" w:rsidRDefault="00447DA8" w:rsidP="007E5F2B">
            <w:pPr>
              <w:spacing w:line="360" w:lineRule="auto"/>
              <w:jc w:val="center"/>
              <w:rPr>
                <w:kern w:val="0"/>
                <w:szCs w:val="21"/>
              </w:rPr>
            </w:pPr>
            <w:r>
              <w:rPr>
                <w:rFonts w:hint="eastAsia"/>
              </w:rPr>
              <w:t>int</w:t>
            </w:r>
          </w:p>
        </w:tc>
        <w:tc>
          <w:tcPr>
            <w:tcW w:w="978" w:type="dxa"/>
          </w:tcPr>
          <w:p w:rsidR="00447DA8" w:rsidRDefault="00447DA8" w:rsidP="007E5F2B">
            <w:pPr>
              <w:spacing w:line="360" w:lineRule="auto"/>
              <w:jc w:val="center"/>
            </w:pPr>
            <w:r>
              <w:rPr>
                <w:rFonts w:hint="eastAsia"/>
              </w:rPr>
              <w:t>2</w:t>
            </w:r>
          </w:p>
        </w:tc>
        <w:tc>
          <w:tcPr>
            <w:tcW w:w="978" w:type="dxa"/>
          </w:tcPr>
          <w:p w:rsidR="00447DA8" w:rsidRDefault="00447DA8" w:rsidP="007E5F2B">
            <w:pPr>
              <w:spacing w:line="360" w:lineRule="auto"/>
              <w:jc w:val="center"/>
              <w:rPr>
                <w:kern w:val="0"/>
                <w:szCs w:val="21"/>
              </w:rPr>
            </w:pPr>
            <w:r>
              <w:rPr>
                <w:rFonts w:hint="eastAsia"/>
                <w:kern w:val="0"/>
                <w:szCs w:val="21"/>
              </w:rPr>
              <w:t>No</w:t>
            </w:r>
          </w:p>
        </w:tc>
      </w:tr>
      <w:tr w:rsidR="00447DA8" w:rsidTr="007E5F2B">
        <w:trPr>
          <w:jc w:val="center"/>
        </w:trPr>
        <w:tc>
          <w:tcPr>
            <w:tcW w:w="2187" w:type="dxa"/>
          </w:tcPr>
          <w:p w:rsidR="00447DA8" w:rsidRDefault="00447DA8" w:rsidP="007E5F2B">
            <w:pPr>
              <w:spacing w:line="360" w:lineRule="auto"/>
              <w:jc w:val="center"/>
              <w:rPr>
                <w:kern w:val="0"/>
                <w:szCs w:val="21"/>
              </w:rPr>
            </w:pPr>
            <w:r>
              <w:rPr>
                <w:rFonts w:hint="eastAsia"/>
              </w:rPr>
              <w:t>测量线</w:t>
            </w:r>
          </w:p>
        </w:tc>
        <w:tc>
          <w:tcPr>
            <w:tcW w:w="2324" w:type="dxa"/>
          </w:tcPr>
          <w:p w:rsidR="00447DA8" w:rsidRDefault="00447DA8" w:rsidP="007E5F2B">
            <w:pPr>
              <w:spacing w:line="360" w:lineRule="auto"/>
              <w:jc w:val="center"/>
            </w:pPr>
            <w:r>
              <w:rPr>
                <w:rFonts w:hint="eastAsia"/>
              </w:rPr>
              <w:t>line</w:t>
            </w:r>
          </w:p>
        </w:tc>
        <w:tc>
          <w:tcPr>
            <w:tcW w:w="2065" w:type="dxa"/>
            <w:vAlign w:val="center"/>
          </w:tcPr>
          <w:p w:rsidR="00447DA8" w:rsidRDefault="00447DA8" w:rsidP="007E5F2B">
            <w:pPr>
              <w:spacing w:line="360" w:lineRule="auto"/>
              <w:jc w:val="center"/>
              <w:rPr>
                <w:kern w:val="0"/>
                <w:szCs w:val="21"/>
              </w:rPr>
            </w:pPr>
            <w:r>
              <w:rPr>
                <w:rFonts w:hint="eastAsia"/>
              </w:rPr>
              <w:t>int</w:t>
            </w:r>
          </w:p>
        </w:tc>
        <w:tc>
          <w:tcPr>
            <w:tcW w:w="978" w:type="dxa"/>
          </w:tcPr>
          <w:p w:rsidR="00447DA8" w:rsidRDefault="00447DA8" w:rsidP="007E5F2B">
            <w:pPr>
              <w:spacing w:line="360" w:lineRule="auto"/>
              <w:jc w:val="center"/>
            </w:pPr>
            <w:r>
              <w:rPr>
                <w:rFonts w:hint="eastAsia"/>
              </w:rPr>
              <w:t>1</w:t>
            </w:r>
          </w:p>
        </w:tc>
        <w:tc>
          <w:tcPr>
            <w:tcW w:w="978" w:type="dxa"/>
          </w:tcPr>
          <w:p w:rsidR="00447DA8" w:rsidRDefault="00447DA8" w:rsidP="007E5F2B">
            <w:pPr>
              <w:spacing w:line="360" w:lineRule="auto"/>
              <w:jc w:val="center"/>
              <w:rPr>
                <w:kern w:val="0"/>
                <w:szCs w:val="21"/>
              </w:rPr>
            </w:pPr>
            <w:r>
              <w:rPr>
                <w:rFonts w:hint="eastAsia"/>
                <w:kern w:val="0"/>
                <w:szCs w:val="21"/>
              </w:rPr>
              <w:t>No</w:t>
            </w:r>
          </w:p>
        </w:tc>
      </w:tr>
      <w:tr w:rsidR="00447DA8" w:rsidTr="007E5F2B">
        <w:trPr>
          <w:jc w:val="center"/>
        </w:trPr>
        <w:tc>
          <w:tcPr>
            <w:tcW w:w="2187" w:type="dxa"/>
          </w:tcPr>
          <w:p w:rsidR="00447DA8" w:rsidRDefault="00447DA8" w:rsidP="007E5F2B">
            <w:pPr>
              <w:spacing w:line="360" w:lineRule="auto"/>
              <w:jc w:val="center"/>
              <w:rPr>
                <w:kern w:val="0"/>
                <w:szCs w:val="21"/>
              </w:rPr>
            </w:pPr>
            <w:r>
              <w:rPr>
                <w:rFonts w:hint="eastAsia"/>
              </w:rPr>
              <w:t>测量点</w:t>
            </w:r>
          </w:p>
        </w:tc>
        <w:tc>
          <w:tcPr>
            <w:tcW w:w="2324" w:type="dxa"/>
          </w:tcPr>
          <w:p w:rsidR="00447DA8" w:rsidRDefault="00447DA8" w:rsidP="007E5F2B">
            <w:pPr>
              <w:spacing w:line="360" w:lineRule="auto"/>
              <w:jc w:val="center"/>
            </w:pPr>
            <w:r>
              <w:rPr>
                <w:rFonts w:hint="eastAsia"/>
              </w:rPr>
              <w:t>point</w:t>
            </w:r>
          </w:p>
        </w:tc>
        <w:tc>
          <w:tcPr>
            <w:tcW w:w="2065" w:type="dxa"/>
            <w:vAlign w:val="center"/>
          </w:tcPr>
          <w:p w:rsidR="00447DA8" w:rsidRDefault="00447DA8" w:rsidP="007E5F2B">
            <w:pPr>
              <w:spacing w:line="360" w:lineRule="auto"/>
              <w:jc w:val="center"/>
              <w:rPr>
                <w:kern w:val="0"/>
                <w:szCs w:val="21"/>
              </w:rPr>
            </w:pPr>
            <w:r>
              <w:rPr>
                <w:rFonts w:hint="eastAsia"/>
              </w:rPr>
              <w:t>int</w:t>
            </w:r>
          </w:p>
        </w:tc>
        <w:tc>
          <w:tcPr>
            <w:tcW w:w="978" w:type="dxa"/>
          </w:tcPr>
          <w:p w:rsidR="00447DA8" w:rsidRDefault="00447DA8" w:rsidP="007E5F2B">
            <w:pPr>
              <w:spacing w:line="360" w:lineRule="auto"/>
              <w:jc w:val="center"/>
            </w:pPr>
            <w:r>
              <w:rPr>
                <w:rFonts w:hint="eastAsia"/>
              </w:rPr>
              <w:t>1</w:t>
            </w:r>
          </w:p>
        </w:tc>
        <w:tc>
          <w:tcPr>
            <w:tcW w:w="978" w:type="dxa"/>
          </w:tcPr>
          <w:p w:rsidR="00447DA8" w:rsidRDefault="00447DA8" w:rsidP="007E5F2B">
            <w:pPr>
              <w:spacing w:line="360" w:lineRule="auto"/>
              <w:jc w:val="center"/>
              <w:rPr>
                <w:kern w:val="0"/>
                <w:szCs w:val="21"/>
              </w:rPr>
            </w:pPr>
            <w:r>
              <w:rPr>
                <w:rFonts w:hint="eastAsia"/>
                <w:kern w:val="0"/>
                <w:szCs w:val="21"/>
              </w:rPr>
              <w:t>No</w:t>
            </w:r>
          </w:p>
        </w:tc>
      </w:tr>
      <w:tr w:rsidR="00447DA8" w:rsidTr="007E5F2B">
        <w:trPr>
          <w:jc w:val="center"/>
        </w:trPr>
        <w:tc>
          <w:tcPr>
            <w:tcW w:w="2187" w:type="dxa"/>
          </w:tcPr>
          <w:p w:rsidR="00447DA8" w:rsidRDefault="00447DA8" w:rsidP="007E5F2B">
            <w:pPr>
              <w:spacing w:line="360" w:lineRule="auto"/>
              <w:jc w:val="center"/>
            </w:pPr>
            <w:r>
              <w:rPr>
                <w:rFonts w:hint="eastAsia"/>
              </w:rPr>
              <w:t>测点名称</w:t>
            </w:r>
          </w:p>
        </w:tc>
        <w:tc>
          <w:tcPr>
            <w:tcW w:w="2324" w:type="dxa"/>
          </w:tcPr>
          <w:p w:rsidR="00447DA8" w:rsidRDefault="00447DA8" w:rsidP="007E5F2B">
            <w:pPr>
              <w:spacing w:line="360" w:lineRule="auto"/>
              <w:jc w:val="center"/>
            </w:pPr>
            <w:r>
              <w:rPr>
                <w:rFonts w:hint="eastAsia"/>
              </w:rPr>
              <w:t>name</w:t>
            </w:r>
          </w:p>
        </w:tc>
        <w:tc>
          <w:tcPr>
            <w:tcW w:w="2065" w:type="dxa"/>
            <w:vAlign w:val="center"/>
          </w:tcPr>
          <w:p w:rsidR="00447DA8" w:rsidRDefault="00447DA8" w:rsidP="007E5F2B">
            <w:pPr>
              <w:spacing w:line="360" w:lineRule="auto"/>
              <w:jc w:val="center"/>
            </w:pPr>
            <w:r>
              <w:rPr>
                <w:rFonts w:hint="eastAsia"/>
              </w:rPr>
              <w:t>varchar</w:t>
            </w:r>
          </w:p>
        </w:tc>
        <w:tc>
          <w:tcPr>
            <w:tcW w:w="978" w:type="dxa"/>
          </w:tcPr>
          <w:p w:rsidR="00447DA8" w:rsidRDefault="00447DA8" w:rsidP="007E5F2B">
            <w:pPr>
              <w:spacing w:line="360" w:lineRule="auto"/>
              <w:jc w:val="center"/>
            </w:pPr>
            <w:r>
              <w:rPr>
                <w:rFonts w:hint="eastAsia"/>
              </w:rPr>
              <w:t>10</w:t>
            </w:r>
          </w:p>
        </w:tc>
        <w:tc>
          <w:tcPr>
            <w:tcW w:w="978" w:type="dxa"/>
          </w:tcPr>
          <w:p w:rsidR="00447DA8" w:rsidRDefault="00447DA8" w:rsidP="007E5F2B">
            <w:pPr>
              <w:spacing w:line="360" w:lineRule="auto"/>
              <w:jc w:val="center"/>
              <w:rPr>
                <w:kern w:val="0"/>
                <w:szCs w:val="21"/>
              </w:rPr>
            </w:pPr>
            <w:r>
              <w:rPr>
                <w:rFonts w:hint="eastAsia"/>
                <w:kern w:val="0"/>
                <w:szCs w:val="21"/>
              </w:rPr>
              <w:t>No</w:t>
            </w:r>
          </w:p>
        </w:tc>
      </w:tr>
    </w:tbl>
    <w:p w:rsidR="00447DA8" w:rsidRDefault="00447DA8" w:rsidP="00447DA8">
      <w:pPr>
        <w:spacing w:line="360" w:lineRule="auto"/>
        <w:ind w:firstLineChars="200" w:firstLine="420"/>
        <w:jc w:val="center"/>
        <w:rPr>
          <w:szCs w:val="21"/>
        </w:rPr>
      </w:pPr>
      <w:r>
        <w:rPr>
          <w:rFonts w:hint="eastAsia"/>
          <w:szCs w:val="21"/>
        </w:rPr>
        <w:lastRenderedPageBreak/>
        <w:t>表</w:t>
      </w:r>
      <w:r>
        <w:rPr>
          <w:rFonts w:hint="eastAsia"/>
          <w:szCs w:val="21"/>
        </w:rPr>
        <w:t>4-</w:t>
      </w:r>
      <w:r>
        <w:rPr>
          <w:szCs w:val="21"/>
        </w:rPr>
        <w:t>5</w:t>
      </w:r>
      <w:r>
        <w:rPr>
          <w:rFonts w:hint="eastAsia"/>
          <w:szCs w:val="21"/>
        </w:rPr>
        <w:t>位移采集汇总记录表</w:t>
      </w:r>
    </w:p>
    <w:tbl>
      <w:tblPr>
        <w:tblStyle w:val="ae"/>
        <w:tblW w:w="8532"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87"/>
        <w:gridCol w:w="2324"/>
        <w:gridCol w:w="2065"/>
        <w:gridCol w:w="978"/>
        <w:gridCol w:w="978"/>
      </w:tblGrid>
      <w:tr w:rsidR="00447DA8" w:rsidTr="007E5F2B">
        <w:trPr>
          <w:jc w:val="center"/>
        </w:trPr>
        <w:tc>
          <w:tcPr>
            <w:tcW w:w="2187" w:type="dxa"/>
            <w:tcBorders>
              <w:top w:val="single" w:sz="4" w:space="0" w:color="auto"/>
              <w:bottom w:val="single" w:sz="4" w:space="0" w:color="auto"/>
            </w:tcBorders>
          </w:tcPr>
          <w:p w:rsidR="00447DA8" w:rsidRDefault="00447DA8" w:rsidP="007E5F2B">
            <w:pPr>
              <w:spacing w:line="360" w:lineRule="auto"/>
              <w:jc w:val="center"/>
              <w:rPr>
                <w:kern w:val="0"/>
                <w:szCs w:val="21"/>
              </w:rPr>
            </w:pPr>
            <w:r>
              <w:rPr>
                <w:rFonts w:hint="eastAsia"/>
                <w:kern w:val="0"/>
                <w:szCs w:val="21"/>
              </w:rPr>
              <w:t>字段含义</w:t>
            </w:r>
          </w:p>
        </w:tc>
        <w:tc>
          <w:tcPr>
            <w:tcW w:w="2324" w:type="dxa"/>
            <w:tcBorders>
              <w:top w:val="single" w:sz="4" w:space="0" w:color="auto"/>
              <w:bottom w:val="single" w:sz="4" w:space="0" w:color="auto"/>
            </w:tcBorders>
          </w:tcPr>
          <w:p w:rsidR="00447DA8" w:rsidRDefault="00447DA8" w:rsidP="007E5F2B">
            <w:pPr>
              <w:spacing w:line="360" w:lineRule="auto"/>
              <w:jc w:val="center"/>
              <w:rPr>
                <w:kern w:val="0"/>
                <w:szCs w:val="21"/>
              </w:rPr>
            </w:pPr>
            <w:r>
              <w:rPr>
                <w:rFonts w:hint="eastAsia"/>
                <w:kern w:val="0"/>
                <w:szCs w:val="21"/>
              </w:rPr>
              <w:t>字段名称</w:t>
            </w:r>
          </w:p>
        </w:tc>
        <w:tc>
          <w:tcPr>
            <w:tcW w:w="2065" w:type="dxa"/>
            <w:tcBorders>
              <w:top w:val="single" w:sz="4" w:space="0" w:color="auto"/>
              <w:bottom w:val="single" w:sz="4" w:space="0" w:color="auto"/>
            </w:tcBorders>
          </w:tcPr>
          <w:p w:rsidR="00447DA8" w:rsidRDefault="00447DA8" w:rsidP="007E5F2B">
            <w:pPr>
              <w:spacing w:line="360" w:lineRule="auto"/>
              <w:jc w:val="center"/>
              <w:rPr>
                <w:kern w:val="0"/>
                <w:szCs w:val="21"/>
              </w:rPr>
            </w:pPr>
            <w:r>
              <w:rPr>
                <w:rFonts w:hint="eastAsia"/>
                <w:kern w:val="0"/>
                <w:szCs w:val="21"/>
              </w:rPr>
              <w:t>类型</w:t>
            </w:r>
          </w:p>
        </w:tc>
        <w:tc>
          <w:tcPr>
            <w:tcW w:w="978" w:type="dxa"/>
            <w:tcBorders>
              <w:top w:val="single" w:sz="4" w:space="0" w:color="auto"/>
              <w:bottom w:val="single" w:sz="4" w:space="0" w:color="auto"/>
            </w:tcBorders>
          </w:tcPr>
          <w:p w:rsidR="00447DA8" w:rsidRDefault="00447DA8" w:rsidP="007E5F2B">
            <w:pPr>
              <w:spacing w:line="360" w:lineRule="auto"/>
              <w:jc w:val="center"/>
              <w:rPr>
                <w:kern w:val="0"/>
                <w:szCs w:val="21"/>
              </w:rPr>
            </w:pPr>
            <w:r>
              <w:rPr>
                <w:rFonts w:hint="eastAsia"/>
                <w:kern w:val="0"/>
                <w:szCs w:val="21"/>
              </w:rPr>
              <w:t>长度</w:t>
            </w:r>
          </w:p>
        </w:tc>
        <w:tc>
          <w:tcPr>
            <w:tcW w:w="978" w:type="dxa"/>
            <w:tcBorders>
              <w:top w:val="single" w:sz="4" w:space="0" w:color="auto"/>
              <w:bottom w:val="single" w:sz="4" w:space="0" w:color="auto"/>
            </w:tcBorders>
          </w:tcPr>
          <w:p w:rsidR="00447DA8" w:rsidRDefault="00447DA8" w:rsidP="007E5F2B">
            <w:pPr>
              <w:spacing w:line="360" w:lineRule="auto"/>
              <w:jc w:val="center"/>
              <w:rPr>
                <w:kern w:val="0"/>
                <w:szCs w:val="21"/>
              </w:rPr>
            </w:pPr>
            <w:r>
              <w:rPr>
                <w:rFonts w:hint="eastAsia"/>
                <w:kern w:val="0"/>
                <w:szCs w:val="21"/>
              </w:rPr>
              <w:t>主键</w:t>
            </w:r>
          </w:p>
        </w:tc>
      </w:tr>
      <w:tr w:rsidR="00447DA8" w:rsidTr="007E5F2B">
        <w:trPr>
          <w:jc w:val="center"/>
        </w:trPr>
        <w:tc>
          <w:tcPr>
            <w:tcW w:w="2187" w:type="dxa"/>
            <w:tcBorders>
              <w:top w:val="single" w:sz="4" w:space="0" w:color="auto"/>
            </w:tcBorders>
          </w:tcPr>
          <w:p w:rsidR="00447DA8" w:rsidRDefault="00447DA8" w:rsidP="007E5F2B">
            <w:pPr>
              <w:spacing w:line="360" w:lineRule="auto"/>
              <w:jc w:val="center"/>
              <w:rPr>
                <w:kern w:val="0"/>
                <w:szCs w:val="21"/>
              </w:rPr>
            </w:pPr>
            <w:r>
              <w:rPr>
                <w:kern w:val="0"/>
                <w:szCs w:val="21"/>
              </w:rPr>
              <w:t>湿度</w:t>
            </w:r>
            <w:r>
              <w:rPr>
                <w:rFonts w:hint="eastAsia"/>
                <w:kern w:val="0"/>
                <w:szCs w:val="21"/>
              </w:rPr>
              <w:t>ID</w:t>
            </w:r>
          </w:p>
        </w:tc>
        <w:tc>
          <w:tcPr>
            <w:tcW w:w="2324" w:type="dxa"/>
            <w:tcBorders>
              <w:top w:val="single" w:sz="4" w:space="0" w:color="auto"/>
            </w:tcBorders>
          </w:tcPr>
          <w:p w:rsidR="00447DA8" w:rsidRDefault="00447DA8" w:rsidP="007E5F2B">
            <w:pPr>
              <w:jc w:val="center"/>
              <w:rPr>
                <w:szCs w:val="22"/>
              </w:rPr>
            </w:pPr>
            <w:r>
              <w:rPr>
                <w:rFonts w:hint="eastAsia"/>
                <w:szCs w:val="22"/>
              </w:rPr>
              <w:t>id</w:t>
            </w:r>
          </w:p>
        </w:tc>
        <w:tc>
          <w:tcPr>
            <w:tcW w:w="2065" w:type="dxa"/>
            <w:tcBorders>
              <w:top w:val="single" w:sz="4" w:space="0" w:color="auto"/>
            </w:tcBorders>
            <w:vAlign w:val="center"/>
          </w:tcPr>
          <w:p w:rsidR="00447DA8" w:rsidRDefault="00447DA8" w:rsidP="007E5F2B">
            <w:pPr>
              <w:spacing w:line="360" w:lineRule="auto"/>
              <w:jc w:val="center"/>
              <w:rPr>
                <w:kern w:val="0"/>
                <w:szCs w:val="21"/>
              </w:rPr>
            </w:pPr>
            <w:r>
              <w:rPr>
                <w:rFonts w:hint="eastAsia"/>
                <w:kern w:val="0"/>
                <w:szCs w:val="21"/>
              </w:rPr>
              <w:t>varchar</w:t>
            </w:r>
          </w:p>
        </w:tc>
        <w:tc>
          <w:tcPr>
            <w:tcW w:w="978" w:type="dxa"/>
            <w:tcBorders>
              <w:top w:val="single" w:sz="4" w:space="0" w:color="auto"/>
            </w:tcBorders>
            <w:vAlign w:val="center"/>
          </w:tcPr>
          <w:p w:rsidR="00447DA8" w:rsidRDefault="00447DA8" w:rsidP="007E5F2B">
            <w:pPr>
              <w:spacing w:line="360" w:lineRule="auto"/>
              <w:jc w:val="center"/>
              <w:rPr>
                <w:kern w:val="0"/>
                <w:szCs w:val="21"/>
              </w:rPr>
            </w:pPr>
            <w:r>
              <w:rPr>
                <w:rFonts w:hint="eastAsia"/>
              </w:rPr>
              <w:t>32</w:t>
            </w:r>
          </w:p>
        </w:tc>
        <w:tc>
          <w:tcPr>
            <w:tcW w:w="978" w:type="dxa"/>
            <w:tcBorders>
              <w:top w:val="single" w:sz="4" w:space="0" w:color="auto"/>
            </w:tcBorders>
            <w:vAlign w:val="center"/>
          </w:tcPr>
          <w:p w:rsidR="00447DA8" w:rsidRDefault="00447DA8" w:rsidP="007E5F2B">
            <w:pPr>
              <w:spacing w:line="360" w:lineRule="auto"/>
              <w:jc w:val="center"/>
              <w:rPr>
                <w:kern w:val="0"/>
                <w:szCs w:val="21"/>
              </w:rPr>
            </w:pPr>
            <w:r>
              <w:rPr>
                <w:rFonts w:hint="eastAsia"/>
                <w:kern w:val="0"/>
                <w:szCs w:val="21"/>
              </w:rPr>
              <w:t>Yes</w:t>
            </w:r>
          </w:p>
        </w:tc>
      </w:tr>
      <w:tr w:rsidR="00447DA8" w:rsidTr="007E5F2B">
        <w:trPr>
          <w:jc w:val="center"/>
        </w:trPr>
        <w:tc>
          <w:tcPr>
            <w:tcW w:w="2187" w:type="dxa"/>
          </w:tcPr>
          <w:p w:rsidR="00447DA8" w:rsidRDefault="00447DA8" w:rsidP="007E5F2B">
            <w:pPr>
              <w:spacing w:line="360" w:lineRule="auto"/>
              <w:jc w:val="center"/>
              <w:rPr>
                <w:kern w:val="0"/>
                <w:szCs w:val="21"/>
              </w:rPr>
            </w:pPr>
            <w:r>
              <w:rPr>
                <w:kern w:val="0"/>
                <w:szCs w:val="21"/>
              </w:rPr>
              <w:t>采集时间</w:t>
            </w:r>
          </w:p>
        </w:tc>
        <w:tc>
          <w:tcPr>
            <w:tcW w:w="2324" w:type="dxa"/>
          </w:tcPr>
          <w:p w:rsidR="00447DA8" w:rsidRDefault="00447DA8" w:rsidP="007E5F2B">
            <w:pPr>
              <w:jc w:val="center"/>
              <w:rPr>
                <w:szCs w:val="22"/>
              </w:rPr>
            </w:pPr>
            <w:proofErr w:type="spellStart"/>
            <w:r>
              <w:rPr>
                <w:rFonts w:hint="eastAsia"/>
                <w:szCs w:val="22"/>
              </w:rPr>
              <w:t>createTime</w:t>
            </w:r>
            <w:proofErr w:type="spellEnd"/>
          </w:p>
        </w:tc>
        <w:tc>
          <w:tcPr>
            <w:tcW w:w="2065" w:type="dxa"/>
            <w:vAlign w:val="center"/>
          </w:tcPr>
          <w:p w:rsidR="00447DA8" w:rsidRDefault="00447DA8" w:rsidP="007E5F2B">
            <w:pPr>
              <w:spacing w:line="360" w:lineRule="auto"/>
              <w:jc w:val="center"/>
              <w:rPr>
                <w:kern w:val="0"/>
                <w:szCs w:val="21"/>
              </w:rPr>
            </w:pPr>
            <w:r>
              <w:rPr>
                <w:kern w:val="0"/>
                <w:szCs w:val="21"/>
              </w:rPr>
              <w:t>datetime</w:t>
            </w:r>
          </w:p>
        </w:tc>
        <w:tc>
          <w:tcPr>
            <w:tcW w:w="978" w:type="dxa"/>
          </w:tcPr>
          <w:p w:rsidR="00447DA8" w:rsidRDefault="00447DA8" w:rsidP="007E5F2B">
            <w:pPr>
              <w:spacing w:line="360" w:lineRule="auto"/>
              <w:jc w:val="center"/>
              <w:rPr>
                <w:kern w:val="0"/>
                <w:szCs w:val="21"/>
              </w:rPr>
            </w:pPr>
            <w:r>
              <w:rPr>
                <w:rFonts w:hint="eastAsia"/>
              </w:rPr>
              <w:t>0</w:t>
            </w:r>
          </w:p>
        </w:tc>
        <w:tc>
          <w:tcPr>
            <w:tcW w:w="978" w:type="dxa"/>
          </w:tcPr>
          <w:p w:rsidR="00447DA8" w:rsidRDefault="00447DA8" w:rsidP="007E5F2B">
            <w:pPr>
              <w:spacing w:line="360" w:lineRule="auto"/>
              <w:jc w:val="center"/>
              <w:rPr>
                <w:kern w:val="0"/>
                <w:szCs w:val="21"/>
              </w:rPr>
            </w:pPr>
            <w:r>
              <w:rPr>
                <w:rFonts w:hint="eastAsia"/>
                <w:kern w:val="0"/>
                <w:szCs w:val="21"/>
              </w:rPr>
              <w:t>No</w:t>
            </w:r>
          </w:p>
        </w:tc>
      </w:tr>
      <w:tr w:rsidR="00447DA8" w:rsidTr="007E5F2B">
        <w:trPr>
          <w:jc w:val="center"/>
        </w:trPr>
        <w:tc>
          <w:tcPr>
            <w:tcW w:w="2187" w:type="dxa"/>
          </w:tcPr>
          <w:p w:rsidR="00447DA8" w:rsidRDefault="00447DA8" w:rsidP="007E5F2B">
            <w:pPr>
              <w:spacing w:line="360" w:lineRule="auto"/>
              <w:jc w:val="center"/>
              <w:rPr>
                <w:kern w:val="0"/>
                <w:szCs w:val="21"/>
              </w:rPr>
            </w:pPr>
            <w:r>
              <w:rPr>
                <w:rFonts w:hint="eastAsia"/>
                <w:kern w:val="0"/>
                <w:szCs w:val="21"/>
              </w:rPr>
              <w:t>备注</w:t>
            </w:r>
          </w:p>
        </w:tc>
        <w:tc>
          <w:tcPr>
            <w:tcW w:w="2324" w:type="dxa"/>
          </w:tcPr>
          <w:p w:rsidR="00447DA8" w:rsidRDefault="00447DA8" w:rsidP="007E5F2B">
            <w:pPr>
              <w:jc w:val="center"/>
              <w:rPr>
                <w:szCs w:val="22"/>
              </w:rPr>
            </w:pPr>
            <w:r>
              <w:rPr>
                <w:rFonts w:hint="eastAsia"/>
                <w:szCs w:val="22"/>
              </w:rPr>
              <w:t>remark</w:t>
            </w:r>
          </w:p>
        </w:tc>
        <w:tc>
          <w:tcPr>
            <w:tcW w:w="2065" w:type="dxa"/>
            <w:vAlign w:val="center"/>
          </w:tcPr>
          <w:p w:rsidR="00447DA8" w:rsidRDefault="00447DA8" w:rsidP="007E5F2B">
            <w:pPr>
              <w:spacing w:line="360" w:lineRule="auto"/>
              <w:jc w:val="center"/>
              <w:rPr>
                <w:kern w:val="0"/>
                <w:szCs w:val="21"/>
              </w:rPr>
            </w:pPr>
            <w:r>
              <w:rPr>
                <w:rFonts w:hint="eastAsia"/>
                <w:kern w:val="0"/>
                <w:szCs w:val="21"/>
              </w:rPr>
              <w:t>text</w:t>
            </w:r>
          </w:p>
        </w:tc>
        <w:tc>
          <w:tcPr>
            <w:tcW w:w="978" w:type="dxa"/>
          </w:tcPr>
          <w:p w:rsidR="00447DA8" w:rsidRDefault="00447DA8" w:rsidP="007E5F2B">
            <w:pPr>
              <w:spacing w:line="360" w:lineRule="auto"/>
              <w:jc w:val="center"/>
              <w:rPr>
                <w:kern w:val="0"/>
                <w:szCs w:val="21"/>
              </w:rPr>
            </w:pPr>
            <w:r>
              <w:rPr>
                <w:rFonts w:hint="eastAsia"/>
              </w:rPr>
              <w:t>255</w:t>
            </w:r>
          </w:p>
        </w:tc>
        <w:tc>
          <w:tcPr>
            <w:tcW w:w="978" w:type="dxa"/>
          </w:tcPr>
          <w:p w:rsidR="00447DA8" w:rsidRDefault="00447DA8" w:rsidP="007E5F2B">
            <w:pPr>
              <w:spacing w:line="360" w:lineRule="auto"/>
              <w:jc w:val="center"/>
              <w:rPr>
                <w:kern w:val="0"/>
                <w:szCs w:val="21"/>
              </w:rPr>
            </w:pPr>
            <w:r>
              <w:rPr>
                <w:rFonts w:hint="eastAsia"/>
                <w:kern w:val="0"/>
                <w:szCs w:val="21"/>
              </w:rPr>
              <w:t>No</w:t>
            </w:r>
          </w:p>
        </w:tc>
      </w:tr>
    </w:tbl>
    <w:p w:rsidR="00447DA8" w:rsidRDefault="00447DA8" w:rsidP="00447DA8">
      <w:pPr>
        <w:spacing w:line="360" w:lineRule="auto"/>
        <w:ind w:firstLineChars="200" w:firstLine="420"/>
        <w:jc w:val="center"/>
        <w:rPr>
          <w:szCs w:val="21"/>
        </w:rPr>
      </w:pPr>
      <w:r>
        <w:rPr>
          <w:rFonts w:hint="eastAsia"/>
          <w:szCs w:val="21"/>
        </w:rPr>
        <w:t>表</w:t>
      </w:r>
      <w:r>
        <w:rPr>
          <w:rFonts w:hint="eastAsia"/>
          <w:szCs w:val="21"/>
        </w:rPr>
        <w:t>4-</w:t>
      </w:r>
      <w:r>
        <w:rPr>
          <w:szCs w:val="21"/>
        </w:rPr>
        <w:t>6</w:t>
      </w:r>
      <w:r>
        <w:rPr>
          <w:rFonts w:hint="eastAsia"/>
          <w:szCs w:val="21"/>
        </w:rPr>
        <w:t xml:space="preserve"> </w:t>
      </w:r>
      <w:r>
        <w:rPr>
          <w:rFonts w:hint="eastAsia"/>
          <w:szCs w:val="21"/>
        </w:rPr>
        <w:t>移采集单条记录表</w:t>
      </w:r>
    </w:p>
    <w:tbl>
      <w:tblPr>
        <w:tblStyle w:val="ae"/>
        <w:tblW w:w="8532"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87"/>
        <w:gridCol w:w="2324"/>
        <w:gridCol w:w="2065"/>
        <w:gridCol w:w="978"/>
        <w:gridCol w:w="978"/>
      </w:tblGrid>
      <w:tr w:rsidR="00447DA8" w:rsidTr="007E5F2B">
        <w:trPr>
          <w:jc w:val="center"/>
        </w:trPr>
        <w:tc>
          <w:tcPr>
            <w:tcW w:w="2187" w:type="dxa"/>
            <w:tcBorders>
              <w:top w:val="single" w:sz="4" w:space="0" w:color="auto"/>
              <w:bottom w:val="single" w:sz="4" w:space="0" w:color="auto"/>
            </w:tcBorders>
          </w:tcPr>
          <w:p w:rsidR="00447DA8" w:rsidRDefault="00447DA8" w:rsidP="007E5F2B">
            <w:pPr>
              <w:spacing w:line="360" w:lineRule="auto"/>
              <w:jc w:val="center"/>
              <w:rPr>
                <w:kern w:val="0"/>
                <w:szCs w:val="21"/>
              </w:rPr>
            </w:pPr>
            <w:r>
              <w:rPr>
                <w:rFonts w:hint="eastAsia"/>
                <w:kern w:val="0"/>
                <w:szCs w:val="21"/>
              </w:rPr>
              <w:t>字段含义</w:t>
            </w:r>
          </w:p>
        </w:tc>
        <w:tc>
          <w:tcPr>
            <w:tcW w:w="2324" w:type="dxa"/>
            <w:tcBorders>
              <w:top w:val="single" w:sz="4" w:space="0" w:color="auto"/>
              <w:bottom w:val="single" w:sz="4" w:space="0" w:color="auto"/>
            </w:tcBorders>
          </w:tcPr>
          <w:p w:rsidR="00447DA8" w:rsidRDefault="00447DA8" w:rsidP="007E5F2B">
            <w:pPr>
              <w:spacing w:line="360" w:lineRule="auto"/>
              <w:jc w:val="center"/>
              <w:rPr>
                <w:kern w:val="0"/>
                <w:szCs w:val="21"/>
              </w:rPr>
            </w:pPr>
            <w:r>
              <w:rPr>
                <w:rFonts w:hint="eastAsia"/>
                <w:kern w:val="0"/>
                <w:szCs w:val="21"/>
              </w:rPr>
              <w:t>字段名称</w:t>
            </w:r>
          </w:p>
        </w:tc>
        <w:tc>
          <w:tcPr>
            <w:tcW w:w="2065" w:type="dxa"/>
            <w:tcBorders>
              <w:top w:val="single" w:sz="4" w:space="0" w:color="auto"/>
              <w:bottom w:val="single" w:sz="4" w:space="0" w:color="auto"/>
            </w:tcBorders>
          </w:tcPr>
          <w:p w:rsidR="00447DA8" w:rsidRDefault="00447DA8" w:rsidP="007E5F2B">
            <w:pPr>
              <w:spacing w:line="360" w:lineRule="auto"/>
              <w:jc w:val="center"/>
              <w:rPr>
                <w:kern w:val="0"/>
                <w:szCs w:val="21"/>
              </w:rPr>
            </w:pPr>
            <w:r>
              <w:rPr>
                <w:rFonts w:hint="eastAsia"/>
                <w:kern w:val="0"/>
                <w:szCs w:val="21"/>
              </w:rPr>
              <w:t>类型</w:t>
            </w:r>
          </w:p>
        </w:tc>
        <w:tc>
          <w:tcPr>
            <w:tcW w:w="978" w:type="dxa"/>
            <w:tcBorders>
              <w:top w:val="single" w:sz="4" w:space="0" w:color="auto"/>
              <w:bottom w:val="single" w:sz="4" w:space="0" w:color="auto"/>
            </w:tcBorders>
          </w:tcPr>
          <w:p w:rsidR="00447DA8" w:rsidRDefault="00447DA8" w:rsidP="007E5F2B">
            <w:pPr>
              <w:spacing w:line="360" w:lineRule="auto"/>
              <w:jc w:val="center"/>
              <w:rPr>
                <w:kern w:val="0"/>
                <w:szCs w:val="21"/>
              </w:rPr>
            </w:pPr>
            <w:r>
              <w:rPr>
                <w:rFonts w:hint="eastAsia"/>
                <w:kern w:val="0"/>
                <w:szCs w:val="21"/>
              </w:rPr>
              <w:t>长度</w:t>
            </w:r>
          </w:p>
        </w:tc>
        <w:tc>
          <w:tcPr>
            <w:tcW w:w="978" w:type="dxa"/>
            <w:tcBorders>
              <w:top w:val="single" w:sz="4" w:space="0" w:color="auto"/>
              <w:bottom w:val="single" w:sz="4" w:space="0" w:color="auto"/>
            </w:tcBorders>
          </w:tcPr>
          <w:p w:rsidR="00447DA8" w:rsidRDefault="00447DA8" w:rsidP="007E5F2B">
            <w:pPr>
              <w:spacing w:line="360" w:lineRule="auto"/>
              <w:jc w:val="center"/>
              <w:rPr>
                <w:kern w:val="0"/>
                <w:szCs w:val="21"/>
              </w:rPr>
            </w:pPr>
            <w:r>
              <w:rPr>
                <w:rFonts w:hint="eastAsia"/>
                <w:kern w:val="0"/>
                <w:szCs w:val="21"/>
              </w:rPr>
              <w:t>主键</w:t>
            </w:r>
          </w:p>
        </w:tc>
      </w:tr>
      <w:tr w:rsidR="00447DA8" w:rsidTr="007E5F2B">
        <w:trPr>
          <w:jc w:val="center"/>
        </w:trPr>
        <w:tc>
          <w:tcPr>
            <w:tcW w:w="2187" w:type="dxa"/>
            <w:tcBorders>
              <w:top w:val="single" w:sz="4" w:space="0" w:color="auto"/>
            </w:tcBorders>
          </w:tcPr>
          <w:p w:rsidR="00447DA8" w:rsidRDefault="00447DA8" w:rsidP="007E5F2B">
            <w:pPr>
              <w:spacing w:line="360" w:lineRule="auto"/>
              <w:jc w:val="center"/>
              <w:rPr>
                <w:kern w:val="0"/>
                <w:szCs w:val="21"/>
              </w:rPr>
            </w:pPr>
            <w:r>
              <w:rPr>
                <w:rFonts w:hint="eastAsia"/>
              </w:rPr>
              <w:t>id</w:t>
            </w:r>
          </w:p>
        </w:tc>
        <w:tc>
          <w:tcPr>
            <w:tcW w:w="2324" w:type="dxa"/>
            <w:tcBorders>
              <w:top w:val="single" w:sz="4" w:space="0" w:color="auto"/>
            </w:tcBorders>
          </w:tcPr>
          <w:p w:rsidR="00447DA8" w:rsidRDefault="00447DA8" w:rsidP="007E5F2B">
            <w:pPr>
              <w:jc w:val="center"/>
              <w:rPr>
                <w:kern w:val="0"/>
                <w:sz w:val="20"/>
              </w:rPr>
            </w:pPr>
            <w:r>
              <w:rPr>
                <w:rFonts w:hint="eastAsia"/>
              </w:rPr>
              <w:t>id</w:t>
            </w:r>
          </w:p>
        </w:tc>
        <w:tc>
          <w:tcPr>
            <w:tcW w:w="2065" w:type="dxa"/>
            <w:tcBorders>
              <w:top w:val="single" w:sz="4" w:space="0" w:color="auto"/>
            </w:tcBorders>
            <w:vAlign w:val="center"/>
          </w:tcPr>
          <w:p w:rsidR="00447DA8" w:rsidRDefault="00447DA8" w:rsidP="007E5F2B">
            <w:pPr>
              <w:spacing w:line="360" w:lineRule="auto"/>
              <w:jc w:val="center"/>
              <w:rPr>
                <w:kern w:val="0"/>
                <w:szCs w:val="21"/>
              </w:rPr>
            </w:pPr>
            <w:r>
              <w:rPr>
                <w:rFonts w:hint="eastAsia"/>
              </w:rPr>
              <w:t>varchar</w:t>
            </w:r>
          </w:p>
        </w:tc>
        <w:tc>
          <w:tcPr>
            <w:tcW w:w="978" w:type="dxa"/>
            <w:tcBorders>
              <w:top w:val="single" w:sz="4" w:space="0" w:color="auto"/>
            </w:tcBorders>
            <w:vAlign w:val="center"/>
          </w:tcPr>
          <w:p w:rsidR="00447DA8" w:rsidRDefault="00447DA8" w:rsidP="007E5F2B">
            <w:pPr>
              <w:spacing w:line="360" w:lineRule="auto"/>
              <w:jc w:val="center"/>
            </w:pPr>
            <w:r>
              <w:rPr>
                <w:rFonts w:hint="eastAsia"/>
              </w:rPr>
              <w:t>32</w:t>
            </w:r>
          </w:p>
        </w:tc>
        <w:tc>
          <w:tcPr>
            <w:tcW w:w="978" w:type="dxa"/>
            <w:tcBorders>
              <w:top w:val="single" w:sz="4" w:space="0" w:color="auto"/>
            </w:tcBorders>
            <w:vAlign w:val="center"/>
          </w:tcPr>
          <w:p w:rsidR="00447DA8" w:rsidRDefault="00447DA8" w:rsidP="007E5F2B">
            <w:pPr>
              <w:spacing w:line="360" w:lineRule="auto"/>
              <w:jc w:val="center"/>
              <w:rPr>
                <w:kern w:val="0"/>
                <w:szCs w:val="21"/>
              </w:rPr>
            </w:pPr>
            <w:r>
              <w:rPr>
                <w:rFonts w:hint="eastAsia"/>
                <w:kern w:val="0"/>
                <w:szCs w:val="21"/>
              </w:rPr>
              <w:t>Yes</w:t>
            </w:r>
          </w:p>
        </w:tc>
      </w:tr>
      <w:tr w:rsidR="00447DA8" w:rsidTr="007E5F2B">
        <w:trPr>
          <w:jc w:val="center"/>
        </w:trPr>
        <w:tc>
          <w:tcPr>
            <w:tcW w:w="2187" w:type="dxa"/>
          </w:tcPr>
          <w:p w:rsidR="00447DA8" w:rsidRDefault="00447DA8" w:rsidP="007E5F2B">
            <w:pPr>
              <w:spacing w:line="360" w:lineRule="auto"/>
              <w:jc w:val="center"/>
              <w:rPr>
                <w:kern w:val="0"/>
                <w:szCs w:val="21"/>
              </w:rPr>
            </w:pPr>
            <w:r>
              <w:rPr>
                <w:rFonts w:hint="eastAsia"/>
              </w:rPr>
              <w:t>组</w:t>
            </w:r>
            <w:r>
              <w:rPr>
                <w:rFonts w:hint="eastAsia"/>
              </w:rPr>
              <w:t>ID</w:t>
            </w:r>
          </w:p>
        </w:tc>
        <w:tc>
          <w:tcPr>
            <w:tcW w:w="2324" w:type="dxa"/>
          </w:tcPr>
          <w:p w:rsidR="00447DA8" w:rsidRDefault="00447DA8" w:rsidP="007E5F2B">
            <w:pPr>
              <w:jc w:val="center"/>
              <w:rPr>
                <w:kern w:val="0"/>
                <w:sz w:val="20"/>
              </w:rPr>
            </w:pPr>
            <w:proofErr w:type="spellStart"/>
            <w:r>
              <w:rPr>
                <w:rFonts w:hint="eastAsia"/>
              </w:rPr>
              <w:t>groupId</w:t>
            </w:r>
            <w:proofErr w:type="spellEnd"/>
          </w:p>
        </w:tc>
        <w:tc>
          <w:tcPr>
            <w:tcW w:w="2065" w:type="dxa"/>
            <w:vAlign w:val="center"/>
          </w:tcPr>
          <w:p w:rsidR="00447DA8" w:rsidRDefault="00447DA8" w:rsidP="007E5F2B">
            <w:pPr>
              <w:spacing w:line="360" w:lineRule="auto"/>
              <w:jc w:val="center"/>
              <w:rPr>
                <w:kern w:val="0"/>
                <w:szCs w:val="21"/>
              </w:rPr>
            </w:pPr>
            <w:r>
              <w:rPr>
                <w:rFonts w:hint="eastAsia"/>
              </w:rPr>
              <w:t>varchar</w:t>
            </w:r>
          </w:p>
        </w:tc>
        <w:tc>
          <w:tcPr>
            <w:tcW w:w="978" w:type="dxa"/>
          </w:tcPr>
          <w:p w:rsidR="00447DA8" w:rsidRDefault="00447DA8" w:rsidP="007E5F2B">
            <w:pPr>
              <w:spacing w:line="360" w:lineRule="auto"/>
              <w:jc w:val="center"/>
            </w:pPr>
            <w:r>
              <w:rPr>
                <w:rFonts w:hint="eastAsia"/>
              </w:rPr>
              <w:t>32</w:t>
            </w:r>
          </w:p>
        </w:tc>
        <w:tc>
          <w:tcPr>
            <w:tcW w:w="978" w:type="dxa"/>
          </w:tcPr>
          <w:p w:rsidR="00447DA8" w:rsidRDefault="00447DA8" w:rsidP="007E5F2B">
            <w:pPr>
              <w:spacing w:line="360" w:lineRule="auto"/>
              <w:jc w:val="center"/>
              <w:rPr>
                <w:kern w:val="0"/>
                <w:szCs w:val="21"/>
              </w:rPr>
            </w:pPr>
            <w:r>
              <w:rPr>
                <w:rFonts w:hint="eastAsia"/>
                <w:kern w:val="0"/>
                <w:szCs w:val="21"/>
              </w:rPr>
              <w:t>No</w:t>
            </w:r>
          </w:p>
        </w:tc>
      </w:tr>
      <w:tr w:rsidR="00447DA8" w:rsidTr="007E5F2B">
        <w:trPr>
          <w:jc w:val="center"/>
        </w:trPr>
        <w:tc>
          <w:tcPr>
            <w:tcW w:w="2187" w:type="dxa"/>
          </w:tcPr>
          <w:p w:rsidR="00447DA8" w:rsidRDefault="00447DA8" w:rsidP="007E5F2B">
            <w:pPr>
              <w:spacing w:line="360" w:lineRule="auto"/>
              <w:jc w:val="center"/>
              <w:rPr>
                <w:kern w:val="0"/>
                <w:szCs w:val="21"/>
              </w:rPr>
            </w:pPr>
            <w:r>
              <w:rPr>
                <w:rFonts w:hint="eastAsia"/>
              </w:rPr>
              <w:t>测量点</w:t>
            </w:r>
          </w:p>
        </w:tc>
        <w:tc>
          <w:tcPr>
            <w:tcW w:w="2324" w:type="dxa"/>
          </w:tcPr>
          <w:p w:rsidR="00447DA8" w:rsidRDefault="00447DA8" w:rsidP="007E5F2B">
            <w:pPr>
              <w:jc w:val="center"/>
              <w:rPr>
                <w:kern w:val="0"/>
                <w:sz w:val="20"/>
              </w:rPr>
            </w:pPr>
            <w:r>
              <w:rPr>
                <w:rFonts w:hint="eastAsia"/>
              </w:rPr>
              <w:t>point</w:t>
            </w:r>
          </w:p>
        </w:tc>
        <w:tc>
          <w:tcPr>
            <w:tcW w:w="2065" w:type="dxa"/>
            <w:vAlign w:val="center"/>
          </w:tcPr>
          <w:p w:rsidR="00447DA8" w:rsidRDefault="00447DA8" w:rsidP="007E5F2B">
            <w:pPr>
              <w:spacing w:line="360" w:lineRule="auto"/>
              <w:jc w:val="center"/>
              <w:rPr>
                <w:kern w:val="0"/>
                <w:szCs w:val="21"/>
              </w:rPr>
            </w:pPr>
            <w:r>
              <w:rPr>
                <w:rFonts w:hint="eastAsia"/>
              </w:rPr>
              <w:t>int</w:t>
            </w:r>
          </w:p>
        </w:tc>
        <w:tc>
          <w:tcPr>
            <w:tcW w:w="978" w:type="dxa"/>
          </w:tcPr>
          <w:p w:rsidR="00447DA8" w:rsidRDefault="00447DA8" w:rsidP="007E5F2B">
            <w:pPr>
              <w:spacing w:line="360" w:lineRule="auto"/>
              <w:jc w:val="center"/>
            </w:pPr>
            <w:r>
              <w:rPr>
                <w:rFonts w:hint="eastAsia"/>
              </w:rPr>
              <w:t>3</w:t>
            </w:r>
          </w:p>
        </w:tc>
        <w:tc>
          <w:tcPr>
            <w:tcW w:w="978" w:type="dxa"/>
          </w:tcPr>
          <w:p w:rsidR="00447DA8" w:rsidRDefault="00447DA8" w:rsidP="007E5F2B">
            <w:pPr>
              <w:spacing w:line="360" w:lineRule="auto"/>
              <w:jc w:val="center"/>
              <w:rPr>
                <w:kern w:val="0"/>
                <w:szCs w:val="21"/>
              </w:rPr>
            </w:pPr>
            <w:r>
              <w:rPr>
                <w:rFonts w:hint="eastAsia"/>
                <w:kern w:val="0"/>
                <w:szCs w:val="21"/>
              </w:rPr>
              <w:t>No</w:t>
            </w:r>
          </w:p>
        </w:tc>
      </w:tr>
      <w:tr w:rsidR="00447DA8" w:rsidTr="007E5F2B">
        <w:trPr>
          <w:jc w:val="center"/>
        </w:trPr>
        <w:tc>
          <w:tcPr>
            <w:tcW w:w="2187" w:type="dxa"/>
          </w:tcPr>
          <w:p w:rsidR="00447DA8" w:rsidRDefault="00447DA8" w:rsidP="007E5F2B">
            <w:pPr>
              <w:spacing w:line="360" w:lineRule="auto"/>
              <w:jc w:val="center"/>
              <w:rPr>
                <w:kern w:val="0"/>
                <w:szCs w:val="21"/>
              </w:rPr>
            </w:pPr>
            <w:r>
              <w:rPr>
                <w:rFonts w:hint="eastAsia"/>
              </w:rPr>
              <w:t>本次测值</w:t>
            </w:r>
          </w:p>
        </w:tc>
        <w:tc>
          <w:tcPr>
            <w:tcW w:w="2324" w:type="dxa"/>
          </w:tcPr>
          <w:p w:rsidR="00447DA8" w:rsidRDefault="00447DA8" w:rsidP="007E5F2B">
            <w:pPr>
              <w:jc w:val="center"/>
              <w:rPr>
                <w:kern w:val="0"/>
                <w:sz w:val="20"/>
              </w:rPr>
            </w:pPr>
            <w:proofErr w:type="spellStart"/>
            <w:r>
              <w:rPr>
                <w:rFonts w:hint="eastAsia"/>
              </w:rPr>
              <w:t>thisValue</w:t>
            </w:r>
            <w:proofErr w:type="spellEnd"/>
          </w:p>
        </w:tc>
        <w:tc>
          <w:tcPr>
            <w:tcW w:w="2065" w:type="dxa"/>
            <w:vAlign w:val="center"/>
          </w:tcPr>
          <w:p w:rsidR="00447DA8" w:rsidRDefault="00447DA8" w:rsidP="007E5F2B">
            <w:pPr>
              <w:spacing w:line="360" w:lineRule="auto"/>
              <w:jc w:val="center"/>
              <w:rPr>
                <w:kern w:val="0"/>
                <w:szCs w:val="21"/>
              </w:rPr>
            </w:pPr>
            <w:r>
              <w:rPr>
                <w:rFonts w:hint="eastAsia"/>
              </w:rPr>
              <w:t>varchar</w:t>
            </w:r>
          </w:p>
        </w:tc>
        <w:tc>
          <w:tcPr>
            <w:tcW w:w="978" w:type="dxa"/>
          </w:tcPr>
          <w:p w:rsidR="00447DA8" w:rsidRDefault="00447DA8" w:rsidP="007E5F2B">
            <w:pPr>
              <w:spacing w:line="360" w:lineRule="auto"/>
              <w:jc w:val="center"/>
            </w:pPr>
            <w:r>
              <w:rPr>
                <w:rFonts w:hint="eastAsia"/>
              </w:rPr>
              <w:t>32</w:t>
            </w:r>
          </w:p>
        </w:tc>
        <w:tc>
          <w:tcPr>
            <w:tcW w:w="978" w:type="dxa"/>
          </w:tcPr>
          <w:p w:rsidR="00447DA8" w:rsidRDefault="00447DA8" w:rsidP="007E5F2B">
            <w:pPr>
              <w:spacing w:line="360" w:lineRule="auto"/>
              <w:jc w:val="center"/>
              <w:rPr>
                <w:kern w:val="0"/>
                <w:szCs w:val="21"/>
              </w:rPr>
            </w:pPr>
            <w:r>
              <w:rPr>
                <w:rFonts w:hint="eastAsia"/>
                <w:kern w:val="0"/>
                <w:szCs w:val="21"/>
              </w:rPr>
              <w:t>No</w:t>
            </w:r>
          </w:p>
        </w:tc>
      </w:tr>
      <w:tr w:rsidR="00447DA8" w:rsidTr="007E5F2B">
        <w:trPr>
          <w:jc w:val="center"/>
        </w:trPr>
        <w:tc>
          <w:tcPr>
            <w:tcW w:w="2187" w:type="dxa"/>
          </w:tcPr>
          <w:p w:rsidR="00447DA8" w:rsidRDefault="00447DA8" w:rsidP="007E5F2B">
            <w:pPr>
              <w:spacing w:line="360" w:lineRule="auto"/>
              <w:jc w:val="center"/>
              <w:rPr>
                <w:kern w:val="0"/>
                <w:szCs w:val="21"/>
              </w:rPr>
            </w:pPr>
            <w:r>
              <w:rPr>
                <w:rFonts w:hint="eastAsia"/>
              </w:rPr>
              <w:t>上次测值</w:t>
            </w:r>
          </w:p>
        </w:tc>
        <w:tc>
          <w:tcPr>
            <w:tcW w:w="2324" w:type="dxa"/>
          </w:tcPr>
          <w:p w:rsidR="00447DA8" w:rsidRDefault="00447DA8" w:rsidP="007E5F2B">
            <w:pPr>
              <w:jc w:val="center"/>
              <w:rPr>
                <w:kern w:val="0"/>
                <w:sz w:val="20"/>
              </w:rPr>
            </w:pPr>
            <w:proofErr w:type="spellStart"/>
            <w:r>
              <w:rPr>
                <w:rFonts w:hint="eastAsia"/>
              </w:rPr>
              <w:t>beforeValue</w:t>
            </w:r>
            <w:proofErr w:type="spellEnd"/>
          </w:p>
        </w:tc>
        <w:tc>
          <w:tcPr>
            <w:tcW w:w="2065" w:type="dxa"/>
            <w:vAlign w:val="center"/>
          </w:tcPr>
          <w:p w:rsidR="00447DA8" w:rsidRDefault="00447DA8" w:rsidP="007E5F2B">
            <w:pPr>
              <w:spacing w:line="360" w:lineRule="auto"/>
              <w:jc w:val="center"/>
              <w:rPr>
                <w:kern w:val="0"/>
                <w:szCs w:val="21"/>
              </w:rPr>
            </w:pPr>
            <w:r>
              <w:rPr>
                <w:rFonts w:hint="eastAsia"/>
              </w:rPr>
              <w:t>varchar</w:t>
            </w:r>
          </w:p>
        </w:tc>
        <w:tc>
          <w:tcPr>
            <w:tcW w:w="978" w:type="dxa"/>
          </w:tcPr>
          <w:p w:rsidR="00447DA8" w:rsidRDefault="00447DA8" w:rsidP="007E5F2B">
            <w:pPr>
              <w:spacing w:line="360" w:lineRule="auto"/>
              <w:jc w:val="center"/>
            </w:pPr>
            <w:r>
              <w:rPr>
                <w:rFonts w:hint="eastAsia"/>
              </w:rPr>
              <w:t>32</w:t>
            </w:r>
          </w:p>
        </w:tc>
        <w:tc>
          <w:tcPr>
            <w:tcW w:w="978" w:type="dxa"/>
          </w:tcPr>
          <w:p w:rsidR="00447DA8" w:rsidRDefault="00447DA8" w:rsidP="007E5F2B">
            <w:pPr>
              <w:spacing w:line="360" w:lineRule="auto"/>
              <w:jc w:val="center"/>
              <w:rPr>
                <w:kern w:val="0"/>
                <w:szCs w:val="21"/>
              </w:rPr>
            </w:pPr>
            <w:r>
              <w:rPr>
                <w:rFonts w:hint="eastAsia"/>
                <w:kern w:val="0"/>
                <w:szCs w:val="21"/>
              </w:rPr>
              <w:t>No</w:t>
            </w:r>
          </w:p>
        </w:tc>
      </w:tr>
    </w:tbl>
    <w:p w:rsidR="00447DA8" w:rsidRDefault="00447DA8" w:rsidP="00447DA8">
      <w:pPr>
        <w:spacing w:line="360" w:lineRule="auto"/>
        <w:ind w:firstLineChars="200" w:firstLine="420"/>
        <w:jc w:val="center"/>
        <w:rPr>
          <w:szCs w:val="21"/>
        </w:rPr>
      </w:pPr>
      <w:r>
        <w:rPr>
          <w:rFonts w:hint="eastAsia"/>
          <w:szCs w:val="21"/>
        </w:rPr>
        <w:t>表</w:t>
      </w:r>
      <w:r>
        <w:rPr>
          <w:rFonts w:hint="eastAsia"/>
          <w:szCs w:val="21"/>
        </w:rPr>
        <w:t>4-</w:t>
      </w:r>
      <w:r>
        <w:rPr>
          <w:szCs w:val="21"/>
        </w:rPr>
        <w:t>7</w:t>
      </w:r>
      <w:r>
        <w:rPr>
          <w:rFonts w:hint="eastAsia"/>
          <w:szCs w:val="21"/>
        </w:rPr>
        <w:t xml:space="preserve"> </w:t>
      </w:r>
      <w:r>
        <w:rPr>
          <w:rFonts w:hint="eastAsia"/>
          <w:szCs w:val="21"/>
        </w:rPr>
        <w:t>位移采集值表</w:t>
      </w:r>
    </w:p>
    <w:tbl>
      <w:tblPr>
        <w:tblStyle w:val="ae"/>
        <w:tblW w:w="8532"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87"/>
        <w:gridCol w:w="2324"/>
        <w:gridCol w:w="2065"/>
        <w:gridCol w:w="978"/>
        <w:gridCol w:w="978"/>
      </w:tblGrid>
      <w:tr w:rsidR="00447DA8" w:rsidTr="007E5F2B">
        <w:trPr>
          <w:jc w:val="center"/>
        </w:trPr>
        <w:tc>
          <w:tcPr>
            <w:tcW w:w="2187" w:type="dxa"/>
            <w:tcBorders>
              <w:top w:val="single" w:sz="4" w:space="0" w:color="auto"/>
              <w:bottom w:val="single" w:sz="4" w:space="0" w:color="auto"/>
            </w:tcBorders>
          </w:tcPr>
          <w:p w:rsidR="00447DA8" w:rsidRDefault="00447DA8" w:rsidP="007E5F2B">
            <w:pPr>
              <w:spacing w:line="360" w:lineRule="auto"/>
              <w:jc w:val="center"/>
              <w:rPr>
                <w:kern w:val="0"/>
                <w:szCs w:val="21"/>
              </w:rPr>
            </w:pPr>
            <w:r>
              <w:rPr>
                <w:rFonts w:hint="eastAsia"/>
                <w:kern w:val="0"/>
                <w:szCs w:val="21"/>
              </w:rPr>
              <w:t>字段含义</w:t>
            </w:r>
          </w:p>
        </w:tc>
        <w:tc>
          <w:tcPr>
            <w:tcW w:w="2324" w:type="dxa"/>
            <w:tcBorders>
              <w:top w:val="single" w:sz="4" w:space="0" w:color="auto"/>
              <w:bottom w:val="single" w:sz="4" w:space="0" w:color="auto"/>
            </w:tcBorders>
          </w:tcPr>
          <w:p w:rsidR="00447DA8" w:rsidRDefault="00447DA8" w:rsidP="007E5F2B">
            <w:pPr>
              <w:spacing w:line="360" w:lineRule="auto"/>
              <w:jc w:val="center"/>
              <w:rPr>
                <w:kern w:val="0"/>
                <w:szCs w:val="21"/>
              </w:rPr>
            </w:pPr>
            <w:r>
              <w:rPr>
                <w:rFonts w:hint="eastAsia"/>
                <w:kern w:val="0"/>
                <w:szCs w:val="21"/>
              </w:rPr>
              <w:t>字段名称</w:t>
            </w:r>
          </w:p>
        </w:tc>
        <w:tc>
          <w:tcPr>
            <w:tcW w:w="2065" w:type="dxa"/>
            <w:tcBorders>
              <w:top w:val="single" w:sz="4" w:space="0" w:color="auto"/>
              <w:bottom w:val="single" w:sz="4" w:space="0" w:color="auto"/>
            </w:tcBorders>
          </w:tcPr>
          <w:p w:rsidR="00447DA8" w:rsidRDefault="00447DA8" w:rsidP="007E5F2B">
            <w:pPr>
              <w:spacing w:line="360" w:lineRule="auto"/>
              <w:jc w:val="center"/>
              <w:rPr>
                <w:kern w:val="0"/>
                <w:szCs w:val="21"/>
              </w:rPr>
            </w:pPr>
            <w:r>
              <w:rPr>
                <w:rFonts w:hint="eastAsia"/>
                <w:kern w:val="0"/>
                <w:szCs w:val="21"/>
              </w:rPr>
              <w:t>类型</w:t>
            </w:r>
          </w:p>
        </w:tc>
        <w:tc>
          <w:tcPr>
            <w:tcW w:w="978" w:type="dxa"/>
            <w:tcBorders>
              <w:top w:val="single" w:sz="4" w:space="0" w:color="auto"/>
              <w:bottom w:val="single" w:sz="4" w:space="0" w:color="auto"/>
            </w:tcBorders>
          </w:tcPr>
          <w:p w:rsidR="00447DA8" w:rsidRDefault="00447DA8" w:rsidP="007E5F2B">
            <w:pPr>
              <w:spacing w:line="360" w:lineRule="auto"/>
              <w:jc w:val="center"/>
              <w:rPr>
                <w:kern w:val="0"/>
                <w:szCs w:val="21"/>
              </w:rPr>
            </w:pPr>
            <w:r>
              <w:rPr>
                <w:rFonts w:hint="eastAsia"/>
                <w:kern w:val="0"/>
                <w:szCs w:val="21"/>
              </w:rPr>
              <w:t>长度</w:t>
            </w:r>
          </w:p>
        </w:tc>
        <w:tc>
          <w:tcPr>
            <w:tcW w:w="978" w:type="dxa"/>
            <w:tcBorders>
              <w:top w:val="single" w:sz="4" w:space="0" w:color="auto"/>
              <w:bottom w:val="single" w:sz="4" w:space="0" w:color="auto"/>
            </w:tcBorders>
          </w:tcPr>
          <w:p w:rsidR="00447DA8" w:rsidRDefault="00447DA8" w:rsidP="007E5F2B">
            <w:pPr>
              <w:spacing w:line="360" w:lineRule="auto"/>
              <w:jc w:val="center"/>
              <w:rPr>
                <w:kern w:val="0"/>
                <w:szCs w:val="21"/>
              </w:rPr>
            </w:pPr>
            <w:r>
              <w:rPr>
                <w:rFonts w:hint="eastAsia"/>
                <w:kern w:val="0"/>
                <w:szCs w:val="21"/>
              </w:rPr>
              <w:t>主键</w:t>
            </w:r>
          </w:p>
        </w:tc>
      </w:tr>
      <w:tr w:rsidR="00447DA8" w:rsidTr="007E5F2B">
        <w:trPr>
          <w:jc w:val="center"/>
        </w:trPr>
        <w:tc>
          <w:tcPr>
            <w:tcW w:w="2187" w:type="dxa"/>
            <w:tcBorders>
              <w:top w:val="single" w:sz="4" w:space="0" w:color="auto"/>
            </w:tcBorders>
          </w:tcPr>
          <w:p w:rsidR="00447DA8" w:rsidRDefault="00447DA8" w:rsidP="007E5F2B">
            <w:pPr>
              <w:spacing w:line="360" w:lineRule="auto"/>
              <w:jc w:val="center"/>
              <w:rPr>
                <w:kern w:val="0"/>
                <w:szCs w:val="21"/>
              </w:rPr>
            </w:pPr>
            <w:r>
              <w:rPr>
                <w:rFonts w:hint="eastAsia"/>
                <w:kern w:val="0"/>
                <w:szCs w:val="21"/>
              </w:rPr>
              <w:t>id</w:t>
            </w:r>
          </w:p>
        </w:tc>
        <w:tc>
          <w:tcPr>
            <w:tcW w:w="2324" w:type="dxa"/>
            <w:tcBorders>
              <w:top w:val="single" w:sz="4" w:space="0" w:color="auto"/>
            </w:tcBorders>
          </w:tcPr>
          <w:p w:rsidR="00447DA8" w:rsidRDefault="00447DA8" w:rsidP="007E5F2B">
            <w:pPr>
              <w:spacing w:line="360" w:lineRule="auto"/>
              <w:jc w:val="center"/>
              <w:rPr>
                <w:kern w:val="0"/>
                <w:szCs w:val="21"/>
              </w:rPr>
            </w:pPr>
            <w:r>
              <w:rPr>
                <w:rFonts w:hint="eastAsia"/>
                <w:kern w:val="0"/>
                <w:szCs w:val="21"/>
              </w:rPr>
              <w:t>id</w:t>
            </w:r>
          </w:p>
        </w:tc>
        <w:tc>
          <w:tcPr>
            <w:tcW w:w="2065" w:type="dxa"/>
            <w:tcBorders>
              <w:top w:val="single" w:sz="4" w:space="0" w:color="auto"/>
            </w:tcBorders>
            <w:vAlign w:val="center"/>
          </w:tcPr>
          <w:p w:rsidR="00447DA8" w:rsidRDefault="00447DA8" w:rsidP="007E5F2B">
            <w:pPr>
              <w:spacing w:line="360" w:lineRule="auto"/>
              <w:jc w:val="center"/>
              <w:rPr>
                <w:kern w:val="0"/>
                <w:szCs w:val="21"/>
              </w:rPr>
            </w:pPr>
            <w:r>
              <w:rPr>
                <w:rFonts w:hint="eastAsia"/>
              </w:rPr>
              <w:t>varchar</w:t>
            </w:r>
          </w:p>
        </w:tc>
        <w:tc>
          <w:tcPr>
            <w:tcW w:w="978" w:type="dxa"/>
            <w:tcBorders>
              <w:top w:val="single" w:sz="4" w:space="0" w:color="auto"/>
            </w:tcBorders>
            <w:vAlign w:val="center"/>
          </w:tcPr>
          <w:p w:rsidR="00447DA8" w:rsidRDefault="00447DA8" w:rsidP="007E5F2B">
            <w:pPr>
              <w:spacing w:line="360" w:lineRule="auto"/>
              <w:jc w:val="center"/>
            </w:pPr>
            <w:r>
              <w:rPr>
                <w:rFonts w:hint="eastAsia"/>
              </w:rPr>
              <w:t>32</w:t>
            </w:r>
          </w:p>
        </w:tc>
        <w:tc>
          <w:tcPr>
            <w:tcW w:w="978" w:type="dxa"/>
            <w:tcBorders>
              <w:top w:val="single" w:sz="4" w:space="0" w:color="auto"/>
            </w:tcBorders>
            <w:vAlign w:val="center"/>
          </w:tcPr>
          <w:p w:rsidR="00447DA8" w:rsidRDefault="00447DA8" w:rsidP="007E5F2B">
            <w:pPr>
              <w:spacing w:line="360" w:lineRule="auto"/>
              <w:jc w:val="center"/>
              <w:rPr>
                <w:kern w:val="0"/>
                <w:szCs w:val="21"/>
              </w:rPr>
            </w:pPr>
            <w:r>
              <w:rPr>
                <w:rFonts w:hint="eastAsia"/>
                <w:kern w:val="0"/>
                <w:szCs w:val="21"/>
              </w:rPr>
              <w:t>Yes</w:t>
            </w:r>
          </w:p>
        </w:tc>
      </w:tr>
      <w:tr w:rsidR="00447DA8" w:rsidTr="007E5F2B">
        <w:trPr>
          <w:jc w:val="center"/>
        </w:trPr>
        <w:tc>
          <w:tcPr>
            <w:tcW w:w="2187" w:type="dxa"/>
          </w:tcPr>
          <w:p w:rsidR="00447DA8" w:rsidRDefault="00447DA8" w:rsidP="007E5F2B">
            <w:pPr>
              <w:spacing w:line="360" w:lineRule="auto"/>
              <w:jc w:val="center"/>
              <w:rPr>
                <w:kern w:val="0"/>
                <w:szCs w:val="21"/>
              </w:rPr>
            </w:pPr>
            <w:r>
              <w:rPr>
                <w:rFonts w:hint="eastAsia"/>
                <w:kern w:val="0"/>
                <w:szCs w:val="21"/>
              </w:rPr>
              <w:t>x</w:t>
            </w:r>
            <w:r>
              <w:rPr>
                <w:rFonts w:hint="eastAsia"/>
                <w:kern w:val="0"/>
                <w:szCs w:val="21"/>
              </w:rPr>
              <w:t>值</w:t>
            </w:r>
          </w:p>
        </w:tc>
        <w:tc>
          <w:tcPr>
            <w:tcW w:w="2324" w:type="dxa"/>
          </w:tcPr>
          <w:p w:rsidR="00447DA8" w:rsidRDefault="00447DA8" w:rsidP="007E5F2B">
            <w:pPr>
              <w:spacing w:line="360" w:lineRule="auto"/>
              <w:jc w:val="center"/>
              <w:rPr>
                <w:kern w:val="0"/>
                <w:szCs w:val="21"/>
              </w:rPr>
            </w:pPr>
            <w:r>
              <w:rPr>
                <w:rFonts w:hint="eastAsia"/>
                <w:kern w:val="0"/>
                <w:szCs w:val="21"/>
              </w:rPr>
              <w:t>x</w:t>
            </w:r>
          </w:p>
        </w:tc>
        <w:tc>
          <w:tcPr>
            <w:tcW w:w="2065" w:type="dxa"/>
            <w:vAlign w:val="center"/>
          </w:tcPr>
          <w:p w:rsidR="00447DA8" w:rsidRDefault="00447DA8" w:rsidP="007E5F2B">
            <w:pPr>
              <w:spacing w:line="360" w:lineRule="auto"/>
              <w:jc w:val="center"/>
              <w:rPr>
                <w:kern w:val="0"/>
                <w:szCs w:val="21"/>
              </w:rPr>
            </w:pPr>
            <w:r>
              <w:rPr>
                <w:rFonts w:hint="eastAsia"/>
              </w:rPr>
              <w:t>float</w:t>
            </w:r>
          </w:p>
        </w:tc>
        <w:tc>
          <w:tcPr>
            <w:tcW w:w="978" w:type="dxa"/>
          </w:tcPr>
          <w:p w:rsidR="00447DA8" w:rsidRDefault="00447DA8" w:rsidP="007E5F2B">
            <w:pPr>
              <w:spacing w:line="360" w:lineRule="auto"/>
              <w:jc w:val="center"/>
            </w:pPr>
            <w:r>
              <w:rPr>
                <w:rFonts w:hint="eastAsia"/>
              </w:rPr>
              <w:t>20</w:t>
            </w:r>
          </w:p>
        </w:tc>
        <w:tc>
          <w:tcPr>
            <w:tcW w:w="978" w:type="dxa"/>
          </w:tcPr>
          <w:p w:rsidR="00447DA8" w:rsidRDefault="00447DA8" w:rsidP="007E5F2B">
            <w:pPr>
              <w:spacing w:line="360" w:lineRule="auto"/>
              <w:jc w:val="center"/>
              <w:rPr>
                <w:kern w:val="0"/>
                <w:szCs w:val="21"/>
              </w:rPr>
            </w:pPr>
            <w:r>
              <w:rPr>
                <w:rFonts w:hint="eastAsia"/>
                <w:kern w:val="0"/>
                <w:szCs w:val="21"/>
              </w:rPr>
              <w:t>No</w:t>
            </w:r>
          </w:p>
        </w:tc>
      </w:tr>
      <w:tr w:rsidR="00447DA8" w:rsidTr="007E5F2B">
        <w:trPr>
          <w:jc w:val="center"/>
        </w:trPr>
        <w:tc>
          <w:tcPr>
            <w:tcW w:w="2187" w:type="dxa"/>
          </w:tcPr>
          <w:p w:rsidR="00447DA8" w:rsidRDefault="00447DA8" w:rsidP="007E5F2B">
            <w:pPr>
              <w:spacing w:line="360" w:lineRule="auto"/>
              <w:jc w:val="center"/>
              <w:rPr>
                <w:kern w:val="0"/>
                <w:szCs w:val="21"/>
              </w:rPr>
            </w:pPr>
            <w:r>
              <w:rPr>
                <w:rFonts w:hint="eastAsia"/>
                <w:kern w:val="0"/>
                <w:szCs w:val="21"/>
              </w:rPr>
              <w:t>y</w:t>
            </w:r>
            <w:r>
              <w:rPr>
                <w:rFonts w:hint="eastAsia"/>
                <w:kern w:val="0"/>
                <w:szCs w:val="21"/>
              </w:rPr>
              <w:t>值</w:t>
            </w:r>
          </w:p>
        </w:tc>
        <w:tc>
          <w:tcPr>
            <w:tcW w:w="2324" w:type="dxa"/>
          </w:tcPr>
          <w:p w:rsidR="00447DA8" w:rsidRDefault="00447DA8" w:rsidP="007E5F2B">
            <w:pPr>
              <w:spacing w:line="360" w:lineRule="auto"/>
              <w:jc w:val="center"/>
              <w:rPr>
                <w:kern w:val="0"/>
                <w:szCs w:val="21"/>
              </w:rPr>
            </w:pPr>
            <w:r>
              <w:rPr>
                <w:rFonts w:hint="eastAsia"/>
                <w:kern w:val="0"/>
                <w:szCs w:val="21"/>
              </w:rPr>
              <w:t>y</w:t>
            </w:r>
          </w:p>
        </w:tc>
        <w:tc>
          <w:tcPr>
            <w:tcW w:w="2065" w:type="dxa"/>
            <w:vAlign w:val="center"/>
          </w:tcPr>
          <w:p w:rsidR="00447DA8" w:rsidRDefault="00447DA8" w:rsidP="007E5F2B">
            <w:pPr>
              <w:spacing w:line="360" w:lineRule="auto"/>
              <w:jc w:val="center"/>
              <w:rPr>
                <w:kern w:val="0"/>
                <w:szCs w:val="21"/>
              </w:rPr>
            </w:pPr>
            <w:r>
              <w:rPr>
                <w:rFonts w:hint="eastAsia"/>
              </w:rPr>
              <w:t>float</w:t>
            </w:r>
          </w:p>
        </w:tc>
        <w:tc>
          <w:tcPr>
            <w:tcW w:w="978" w:type="dxa"/>
          </w:tcPr>
          <w:p w:rsidR="00447DA8" w:rsidRDefault="00447DA8" w:rsidP="007E5F2B">
            <w:pPr>
              <w:spacing w:line="360" w:lineRule="auto"/>
              <w:jc w:val="center"/>
            </w:pPr>
            <w:r>
              <w:rPr>
                <w:rFonts w:hint="eastAsia"/>
              </w:rPr>
              <w:t>20</w:t>
            </w:r>
          </w:p>
        </w:tc>
        <w:tc>
          <w:tcPr>
            <w:tcW w:w="978" w:type="dxa"/>
          </w:tcPr>
          <w:p w:rsidR="00447DA8" w:rsidRDefault="00447DA8" w:rsidP="007E5F2B">
            <w:pPr>
              <w:spacing w:line="360" w:lineRule="auto"/>
              <w:jc w:val="center"/>
              <w:rPr>
                <w:kern w:val="0"/>
                <w:szCs w:val="21"/>
              </w:rPr>
            </w:pPr>
            <w:r>
              <w:rPr>
                <w:rFonts w:hint="eastAsia"/>
                <w:kern w:val="0"/>
                <w:szCs w:val="21"/>
              </w:rPr>
              <w:t>No</w:t>
            </w:r>
          </w:p>
        </w:tc>
      </w:tr>
      <w:tr w:rsidR="00447DA8" w:rsidTr="007E5F2B">
        <w:trPr>
          <w:jc w:val="center"/>
        </w:trPr>
        <w:tc>
          <w:tcPr>
            <w:tcW w:w="2187" w:type="dxa"/>
          </w:tcPr>
          <w:p w:rsidR="00447DA8" w:rsidRDefault="00447DA8" w:rsidP="007E5F2B">
            <w:pPr>
              <w:spacing w:line="360" w:lineRule="auto"/>
              <w:jc w:val="center"/>
              <w:rPr>
                <w:kern w:val="0"/>
                <w:szCs w:val="21"/>
              </w:rPr>
            </w:pPr>
            <w:r>
              <w:rPr>
                <w:rFonts w:hint="eastAsia"/>
                <w:kern w:val="0"/>
                <w:szCs w:val="21"/>
              </w:rPr>
              <w:t>z</w:t>
            </w:r>
            <w:r>
              <w:rPr>
                <w:rFonts w:hint="eastAsia"/>
                <w:kern w:val="0"/>
                <w:szCs w:val="21"/>
              </w:rPr>
              <w:t>值</w:t>
            </w:r>
          </w:p>
        </w:tc>
        <w:tc>
          <w:tcPr>
            <w:tcW w:w="2324" w:type="dxa"/>
          </w:tcPr>
          <w:p w:rsidR="00447DA8" w:rsidRDefault="00447DA8" w:rsidP="007E5F2B">
            <w:pPr>
              <w:spacing w:line="360" w:lineRule="auto"/>
              <w:jc w:val="center"/>
              <w:rPr>
                <w:kern w:val="0"/>
                <w:szCs w:val="21"/>
              </w:rPr>
            </w:pPr>
            <w:r>
              <w:rPr>
                <w:rFonts w:hint="eastAsia"/>
                <w:kern w:val="0"/>
                <w:szCs w:val="21"/>
              </w:rPr>
              <w:t>z</w:t>
            </w:r>
          </w:p>
        </w:tc>
        <w:tc>
          <w:tcPr>
            <w:tcW w:w="2065" w:type="dxa"/>
            <w:vAlign w:val="center"/>
          </w:tcPr>
          <w:p w:rsidR="00447DA8" w:rsidRDefault="00447DA8" w:rsidP="007E5F2B">
            <w:pPr>
              <w:spacing w:line="360" w:lineRule="auto"/>
              <w:jc w:val="center"/>
              <w:rPr>
                <w:kern w:val="0"/>
                <w:szCs w:val="21"/>
              </w:rPr>
            </w:pPr>
            <w:r>
              <w:rPr>
                <w:rFonts w:hint="eastAsia"/>
              </w:rPr>
              <w:t>float</w:t>
            </w:r>
          </w:p>
        </w:tc>
        <w:tc>
          <w:tcPr>
            <w:tcW w:w="978" w:type="dxa"/>
          </w:tcPr>
          <w:p w:rsidR="00447DA8" w:rsidRDefault="00447DA8" w:rsidP="007E5F2B">
            <w:pPr>
              <w:spacing w:line="360" w:lineRule="auto"/>
              <w:jc w:val="center"/>
            </w:pPr>
            <w:r>
              <w:rPr>
                <w:rFonts w:hint="eastAsia"/>
              </w:rPr>
              <w:t>20</w:t>
            </w:r>
          </w:p>
        </w:tc>
        <w:tc>
          <w:tcPr>
            <w:tcW w:w="978" w:type="dxa"/>
          </w:tcPr>
          <w:p w:rsidR="00447DA8" w:rsidRDefault="00447DA8" w:rsidP="007E5F2B">
            <w:pPr>
              <w:spacing w:line="360" w:lineRule="auto"/>
              <w:jc w:val="center"/>
              <w:rPr>
                <w:kern w:val="0"/>
                <w:szCs w:val="21"/>
              </w:rPr>
            </w:pPr>
            <w:r>
              <w:rPr>
                <w:rFonts w:hint="eastAsia"/>
                <w:kern w:val="0"/>
                <w:szCs w:val="21"/>
              </w:rPr>
              <w:t>No</w:t>
            </w:r>
          </w:p>
        </w:tc>
      </w:tr>
    </w:tbl>
    <w:p w:rsidR="00447DA8" w:rsidRDefault="00447DA8" w:rsidP="00447DA8">
      <w:pPr>
        <w:spacing w:line="360" w:lineRule="auto"/>
        <w:jc w:val="left"/>
        <w:rPr>
          <w:sz w:val="24"/>
          <w:szCs w:val="24"/>
        </w:rPr>
      </w:pPr>
      <w:r>
        <w:rPr>
          <w:rFonts w:hint="eastAsia"/>
          <w:sz w:val="24"/>
          <w:szCs w:val="24"/>
        </w:rPr>
        <w:t>位移测量各实体关系如图</w:t>
      </w:r>
      <w:r>
        <w:rPr>
          <w:rFonts w:hint="eastAsia"/>
          <w:sz w:val="24"/>
          <w:szCs w:val="24"/>
        </w:rPr>
        <w:t>4-</w:t>
      </w:r>
      <w:r>
        <w:rPr>
          <w:sz w:val="24"/>
          <w:szCs w:val="24"/>
        </w:rPr>
        <w:t>2</w:t>
      </w:r>
      <w:r>
        <w:rPr>
          <w:rFonts w:hint="eastAsia"/>
          <w:sz w:val="24"/>
          <w:szCs w:val="24"/>
        </w:rPr>
        <w:t xml:space="preserve"> </w:t>
      </w:r>
      <w:r>
        <w:rPr>
          <w:rFonts w:hint="eastAsia"/>
          <w:sz w:val="24"/>
          <w:szCs w:val="24"/>
        </w:rPr>
        <w:t>位移测量关系图所示：</w:t>
      </w:r>
    </w:p>
    <w:p w:rsidR="00447DA8" w:rsidRDefault="001D323E" w:rsidP="001D323E">
      <w:pPr>
        <w:spacing w:line="360" w:lineRule="auto"/>
        <w:jc w:val="center"/>
      </w:pPr>
      <w:r>
        <w:rPr>
          <w:noProof/>
        </w:rPr>
        <w:drawing>
          <wp:inline distT="0" distB="0" distL="0" distR="0" wp14:anchorId="2A7183C7" wp14:editId="233CB109">
            <wp:extent cx="5274310" cy="21348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134870"/>
                    </a:xfrm>
                    <a:prstGeom prst="rect">
                      <a:avLst/>
                    </a:prstGeom>
                  </pic:spPr>
                </pic:pic>
              </a:graphicData>
            </a:graphic>
          </wp:inline>
        </w:drawing>
      </w:r>
    </w:p>
    <w:p w:rsidR="00447DA8" w:rsidRDefault="00447DA8" w:rsidP="00447DA8">
      <w:pPr>
        <w:spacing w:line="360" w:lineRule="auto"/>
        <w:ind w:firstLineChars="200" w:firstLine="420"/>
        <w:jc w:val="center"/>
        <w:rPr>
          <w:szCs w:val="21"/>
        </w:rPr>
      </w:pPr>
      <w:r>
        <w:rPr>
          <w:rFonts w:hint="eastAsia"/>
          <w:szCs w:val="21"/>
        </w:rPr>
        <w:t>图</w:t>
      </w:r>
      <w:r>
        <w:rPr>
          <w:rFonts w:hint="eastAsia"/>
          <w:szCs w:val="21"/>
        </w:rPr>
        <w:t>4-</w:t>
      </w:r>
      <w:r>
        <w:rPr>
          <w:szCs w:val="21"/>
        </w:rPr>
        <w:t>2</w:t>
      </w:r>
      <w:r>
        <w:rPr>
          <w:rFonts w:hint="eastAsia"/>
          <w:szCs w:val="21"/>
        </w:rPr>
        <w:t xml:space="preserve"> </w:t>
      </w:r>
      <w:r>
        <w:rPr>
          <w:rFonts w:hint="eastAsia"/>
          <w:szCs w:val="21"/>
        </w:rPr>
        <w:t>位移测量关系图</w:t>
      </w:r>
    </w:p>
    <w:p w:rsidR="00447DA8" w:rsidRDefault="00447DA8" w:rsidP="00447DA8">
      <w:pPr>
        <w:numPr>
          <w:ilvl w:val="0"/>
          <w:numId w:val="4"/>
        </w:numPr>
        <w:spacing w:line="360" w:lineRule="auto"/>
        <w:rPr>
          <w:sz w:val="24"/>
          <w:szCs w:val="24"/>
        </w:rPr>
      </w:pPr>
      <w:r>
        <w:rPr>
          <w:rFonts w:hint="eastAsia"/>
          <w:sz w:val="24"/>
          <w:szCs w:val="24"/>
        </w:rPr>
        <w:t>系统测量异常记录（</w:t>
      </w:r>
      <w:proofErr w:type="spellStart"/>
      <w:r>
        <w:rPr>
          <w:sz w:val="24"/>
          <w:szCs w:val="24"/>
        </w:rPr>
        <w:t>sys_warn</w:t>
      </w:r>
      <w:proofErr w:type="spellEnd"/>
      <w:r>
        <w:rPr>
          <w:rFonts w:hint="eastAsia"/>
          <w:sz w:val="24"/>
          <w:szCs w:val="24"/>
        </w:rPr>
        <w:t>），该表用于记录测量模块的异常记录，具体的结构如表</w:t>
      </w:r>
      <w:r>
        <w:rPr>
          <w:rFonts w:hint="eastAsia"/>
          <w:sz w:val="24"/>
          <w:szCs w:val="24"/>
        </w:rPr>
        <w:t>4-</w:t>
      </w:r>
      <w:r>
        <w:rPr>
          <w:sz w:val="24"/>
          <w:szCs w:val="24"/>
        </w:rPr>
        <w:t>8</w:t>
      </w:r>
      <w:r>
        <w:rPr>
          <w:rFonts w:hint="eastAsia"/>
          <w:sz w:val="24"/>
          <w:szCs w:val="24"/>
        </w:rPr>
        <w:t>系统测量异常记录表所示：</w:t>
      </w:r>
    </w:p>
    <w:p w:rsidR="00447DA8" w:rsidRDefault="00447DA8" w:rsidP="00447DA8">
      <w:pPr>
        <w:spacing w:line="360" w:lineRule="auto"/>
        <w:ind w:firstLineChars="200" w:firstLine="420"/>
        <w:jc w:val="center"/>
        <w:rPr>
          <w:szCs w:val="21"/>
        </w:rPr>
      </w:pPr>
      <w:r>
        <w:rPr>
          <w:rFonts w:hint="eastAsia"/>
          <w:szCs w:val="21"/>
        </w:rPr>
        <w:lastRenderedPageBreak/>
        <w:t>表</w:t>
      </w:r>
      <w:r>
        <w:rPr>
          <w:rFonts w:hint="eastAsia"/>
          <w:szCs w:val="21"/>
        </w:rPr>
        <w:t>4-</w:t>
      </w:r>
      <w:r>
        <w:rPr>
          <w:szCs w:val="21"/>
        </w:rPr>
        <w:t>8</w:t>
      </w:r>
      <w:r>
        <w:rPr>
          <w:rFonts w:hint="eastAsia"/>
          <w:szCs w:val="21"/>
        </w:rPr>
        <w:t>系统测量异常记录表</w:t>
      </w:r>
    </w:p>
    <w:tbl>
      <w:tblPr>
        <w:tblStyle w:val="ae"/>
        <w:tblW w:w="8532"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87"/>
        <w:gridCol w:w="2324"/>
        <w:gridCol w:w="2065"/>
        <w:gridCol w:w="978"/>
        <w:gridCol w:w="978"/>
      </w:tblGrid>
      <w:tr w:rsidR="00447DA8" w:rsidTr="007E5F2B">
        <w:trPr>
          <w:jc w:val="center"/>
        </w:trPr>
        <w:tc>
          <w:tcPr>
            <w:tcW w:w="2187" w:type="dxa"/>
            <w:tcBorders>
              <w:top w:val="single" w:sz="4" w:space="0" w:color="auto"/>
              <w:bottom w:val="single" w:sz="4" w:space="0" w:color="auto"/>
            </w:tcBorders>
          </w:tcPr>
          <w:p w:rsidR="00447DA8" w:rsidRDefault="00447DA8" w:rsidP="007E5F2B">
            <w:pPr>
              <w:spacing w:line="360" w:lineRule="auto"/>
              <w:jc w:val="center"/>
              <w:rPr>
                <w:bCs/>
                <w:kern w:val="0"/>
                <w:szCs w:val="21"/>
              </w:rPr>
            </w:pPr>
            <w:r>
              <w:rPr>
                <w:rFonts w:hint="eastAsia"/>
                <w:bCs/>
                <w:kern w:val="0"/>
                <w:szCs w:val="21"/>
              </w:rPr>
              <w:t>字段含义</w:t>
            </w:r>
          </w:p>
        </w:tc>
        <w:tc>
          <w:tcPr>
            <w:tcW w:w="2324" w:type="dxa"/>
            <w:tcBorders>
              <w:top w:val="single" w:sz="4" w:space="0" w:color="auto"/>
              <w:bottom w:val="single" w:sz="4" w:space="0" w:color="auto"/>
            </w:tcBorders>
          </w:tcPr>
          <w:p w:rsidR="00447DA8" w:rsidRDefault="00447DA8" w:rsidP="007E5F2B">
            <w:pPr>
              <w:spacing w:line="360" w:lineRule="auto"/>
              <w:jc w:val="center"/>
              <w:rPr>
                <w:bCs/>
                <w:kern w:val="0"/>
                <w:szCs w:val="21"/>
              </w:rPr>
            </w:pPr>
            <w:r>
              <w:rPr>
                <w:rFonts w:hint="eastAsia"/>
                <w:bCs/>
                <w:kern w:val="0"/>
                <w:szCs w:val="21"/>
              </w:rPr>
              <w:t>字段名称</w:t>
            </w:r>
          </w:p>
        </w:tc>
        <w:tc>
          <w:tcPr>
            <w:tcW w:w="2065" w:type="dxa"/>
            <w:tcBorders>
              <w:top w:val="single" w:sz="4" w:space="0" w:color="auto"/>
              <w:bottom w:val="single" w:sz="4" w:space="0" w:color="auto"/>
            </w:tcBorders>
          </w:tcPr>
          <w:p w:rsidR="00447DA8" w:rsidRDefault="00447DA8" w:rsidP="007E5F2B">
            <w:pPr>
              <w:spacing w:line="360" w:lineRule="auto"/>
              <w:jc w:val="center"/>
              <w:rPr>
                <w:bCs/>
                <w:kern w:val="0"/>
                <w:szCs w:val="21"/>
              </w:rPr>
            </w:pPr>
            <w:r>
              <w:rPr>
                <w:rFonts w:hint="eastAsia"/>
                <w:bCs/>
                <w:kern w:val="0"/>
                <w:szCs w:val="21"/>
              </w:rPr>
              <w:t>类型</w:t>
            </w:r>
          </w:p>
        </w:tc>
        <w:tc>
          <w:tcPr>
            <w:tcW w:w="978" w:type="dxa"/>
            <w:tcBorders>
              <w:top w:val="single" w:sz="4" w:space="0" w:color="auto"/>
              <w:bottom w:val="single" w:sz="4" w:space="0" w:color="auto"/>
            </w:tcBorders>
          </w:tcPr>
          <w:p w:rsidR="00447DA8" w:rsidRDefault="00447DA8" w:rsidP="007E5F2B">
            <w:pPr>
              <w:spacing w:line="360" w:lineRule="auto"/>
              <w:jc w:val="center"/>
              <w:rPr>
                <w:bCs/>
                <w:kern w:val="0"/>
                <w:szCs w:val="21"/>
              </w:rPr>
            </w:pPr>
            <w:r>
              <w:rPr>
                <w:rFonts w:hint="eastAsia"/>
                <w:bCs/>
                <w:kern w:val="0"/>
                <w:szCs w:val="21"/>
              </w:rPr>
              <w:t>长度</w:t>
            </w:r>
          </w:p>
        </w:tc>
        <w:tc>
          <w:tcPr>
            <w:tcW w:w="978" w:type="dxa"/>
            <w:tcBorders>
              <w:top w:val="single" w:sz="4" w:space="0" w:color="auto"/>
              <w:bottom w:val="single" w:sz="4" w:space="0" w:color="auto"/>
            </w:tcBorders>
          </w:tcPr>
          <w:p w:rsidR="00447DA8" w:rsidRDefault="00447DA8" w:rsidP="007E5F2B">
            <w:pPr>
              <w:spacing w:line="360" w:lineRule="auto"/>
              <w:jc w:val="center"/>
              <w:rPr>
                <w:bCs/>
                <w:kern w:val="0"/>
                <w:szCs w:val="21"/>
              </w:rPr>
            </w:pPr>
            <w:r>
              <w:rPr>
                <w:rFonts w:hint="eastAsia"/>
                <w:bCs/>
                <w:kern w:val="0"/>
                <w:szCs w:val="21"/>
              </w:rPr>
              <w:t>主键</w:t>
            </w:r>
          </w:p>
        </w:tc>
      </w:tr>
      <w:tr w:rsidR="00447DA8" w:rsidTr="007E5F2B">
        <w:trPr>
          <w:jc w:val="center"/>
        </w:trPr>
        <w:tc>
          <w:tcPr>
            <w:tcW w:w="2187" w:type="dxa"/>
            <w:tcBorders>
              <w:top w:val="single" w:sz="4" w:space="0" w:color="auto"/>
            </w:tcBorders>
          </w:tcPr>
          <w:p w:rsidR="00447DA8" w:rsidRDefault="00447DA8" w:rsidP="007E5F2B">
            <w:pPr>
              <w:spacing w:line="360" w:lineRule="auto"/>
              <w:jc w:val="center"/>
            </w:pPr>
            <w:r>
              <w:rPr>
                <w:rFonts w:hint="eastAsia"/>
              </w:rPr>
              <w:t>id</w:t>
            </w:r>
          </w:p>
        </w:tc>
        <w:tc>
          <w:tcPr>
            <w:tcW w:w="2324" w:type="dxa"/>
            <w:tcBorders>
              <w:top w:val="single" w:sz="4" w:space="0" w:color="auto"/>
            </w:tcBorders>
          </w:tcPr>
          <w:p w:rsidR="00447DA8" w:rsidRDefault="00447DA8" w:rsidP="007E5F2B">
            <w:pPr>
              <w:spacing w:line="360" w:lineRule="auto"/>
              <w:jc w:val="center"/>
            </w:pPr>
            <w:r>
              <w:rPr>
                <w:rFonts w:hint="eastAsia"/>
              </w:rPr>
              <w:t>id</w:t>
            </w:r>
          </w:p>
        </w:tc>
        <w:tc>
          <w:tcPr>
            <w:tcW w:w="2065" w:type="dxa"/>
            <w:tcBorders>
              <w:top w:val="single" w:sz="4" w:space="0" w:color="auto"/>
            </w:tcBorders>
          </w:tcPr>
          <w:p w:rsidR="00447DA8" w:rsidRDefault="00447DA8" w:rsidP="007E5F2B">
            <w:pPr>
              <w:spacing w:line="360" w:lineRule="auto"/>
              <w:jc w:val="center"/>
            </w:pPr>
            <w:r>
              <w:rPr>
                <w:rFonts w:hint="eastAsia"/>
              </w:rPr>
              <w:t>varchar</w:t>
            </w:r>
          </w:p>
        </w:tc>
        <w:tc>
          <w:tcPr>
            <w:tcW w:w="978" w:type="dxa"/>
            <w:tcBorders>
              <w:top w:val="single" w:sz="4" w:space="0" w:color="auto"/>
            </w:tcBorders>
            <w:vAlign w:val="center"/>
          </w:tcPr>
          <w:p w:rsidR="00447DA8" w:rsidRDefault="00447DA8" w:rsidP="007E5F2B">
            <w:pPr>
              <w:spacing w:line="360" w:lineRule="auto"/>
              <w:jc w:val="center"/>
            </w:pPr>
            <w:r>
              <w:rPr>
                <w:rFonts w:hint="eastAsia"/>
              </w:rPr>
              <w:t>32</w:t>
            </w:r>
          </w:p>
        </w:tc>
        <w:tc>
          <w:tcPr>
            <w:tcW w:w="978" w:type="dxa"/>
            <w:tcBorders>
              <w:top w:val="single" w:sz="4" w:space="0" w:color="auto"/>
            </w:tcBorders>
            <w:vAlign w:val="center"/>
          </w:tcPr>
          <w:p w:rsidR="00447DA8" w:rsidRDefault="00447DA8" w:rsidP="007E5F2B">
            <w:pPr>
              <w:spacing w:line="360" w:lineRule="auto"/>
              <w:jc w:val="center"/>
              <w:rPr>
                <w:kern w:val="0"/>
                <w:szCs w:val="21"/>
              </w:rPr>
            </w:pPr>
            <w:r>
              <w:rPr>
                <w:rFonts w:hint="eastAsia"/>
                <w:kern w:val="0"/>
                <w:szCs w:val="21"/>
              </w:rPr>
              <w:t>Yes</w:t>
            </w:r>
          </w:p>
        </w:tc>
      </w:tr>
      <w:tr w:rsidR="00447DA8" w:rsidTr="007E5F2B">
        <w:trPr>
          <w:jc w:val="center"/>
        </w:trPr>
        <w:tc>
          <w:tcPr>
            <w:tcW w:w="2187" w:type="dxa"/>
          </w:tcPr>
          <w:p w:rsidR="00447DA8" w:rsidRDefault="00447DA8" w:rsidP="007E5F2B">
            <w:pPr>
              <w:spacing w:line="360" w:lineRule="auto"/>
              <w:jc w:val="center"/>
            </w:pPr>
            <w:r>
              <w:rPr>
                <w:rFonts w:hint="eastAsia"/>
              </w:rPr>
              <w:t>创建时间</w:t>
            </w:r>
          </w:p>
        </w:tc>
        <w:tc>
          <w:tcPr>
            <w:tcW w:w="2324" w:type="dxa"/>
          </w:tcPr>
          <w:p w:rsidR="00447DA8" w:rsidRDefault="00447DA8" w:rsidP="007E5F2B">
            <w:pPr>
              <w:spacing w:line="360" w:lineRule="auto"/>
              <w:jc w:val="center"/>
            </w:pPr>
            <w:proofErr w:type="spellStart"/>
            <w:r>
              <w:rPr>
                <w:rFonts w:hint="eastAsia"/>
              </w:rPr>
              <w:t>createTime</w:t>
            </w:r>
            <w:proofErr w:type="spellEnd"/>
          </w:p>
        </w:tc>
        <w:tc>
          <w:tcPr>
            <w:tcW w:w="2065" w:type="dxa"/>
          </w:tcPr>
          <w:p w:rsidR="00447DA8" w:rsidRDefault="00447DA8" w:rsidP="007E5F2B">
            <w:pPr>
              <w:spacing w:line="360" w:lineRule="auto"/>
              <w:jc w:val="center"/>
            </w:pPr>
            <w:r>
              <w:rPr>
                <w:rFonts w:hint="eastAsia"/>
              </w:rPr>
              <w:t>datetime</w:t>
            </w:r>
          </w:p>
        </w:tc>
        <w:tc>
          <w:tcPr>
            <w:tcW w:w="978" w:type="dxa"/>
          </w:tcPr>
          <w:p w:rsidR="00447DA8" w:rsidRDefault="00447DA8" w:rsidP="007E5F2B">
            <w:pPr>
              <w:spacing w:line="360" w:lineRule="auto"/>
              <w:jc w:val="center"/>
            </w:pPr>
            <w:r>
              <w:rPr>
                <w:rFonts w:hint="eastAsia"/>
              </w:rPr>
              <w:t>0</w:t>
            </w:r>
          </w:p>
        </w:tc>
        <w:tc>
          <w:tcPr>
            <w:tcW w:w="978" w:type="dxa"/>
          </w:tcPr>
          <w:p w:rsidR="00447DA8" w:rsidRDefault="00447DA8" w:rsidP="007E5F2B">
            <w:pPr>
              <w:spacing w:line="360" w:lineRule="auto"/>
              <w:jc w:val="center"/>
              <w:rPr>
                <w:kern w:val="0"/>
                <w:szCs w:val="21"/>
              </w:rPr>
            </w:pPr>
            <w:r>
              <w:rPr>
                <w:rFonts w:hint="eastAsia"/>
                <w:kern w:val="0"/>
                <w:szCs w:val="21"/>
              </w:rPr>
              <w:t>No</w:t>
            </w:r>
          </w:p>
        </w:tc>
      </w:tr>
      <w:tr w:rsidR="00447DA8" w:rsidTr="007E5F2B">
        <w:trPr>
          <w:jc w:val="center"/>
        </w:trPr>
        <w:tc>
          <w:tcPr>
            <w:tcW w:w="2187" w:type="dxa"/>
          </w:tcPr>
          <w:p w:rsidR="00447DA8" w:rsidRDefault="00447DA8" w:rsidP="007E5F2B">
            <w:pPr>
              <w:spacing w:line="360" w:lineRule="auto"/>
              <w:jc w:val="center"/>
            </w:pPr>
            <w:r>
              <w:rPr>
                <w:rFonts w:hint="eastAsia"/>
              </w:rPr>
              <w:t>修改时间</w:t>
            </w:r>
          </w:p>
        </w:tc>
        <w:tc>
          <w:tcPr>
            <w:tcW w:w="2324" w:type="dxa"/>
          </w:tcPr>
          <w:p w:rsidR="00447DA8" w:rsidRDefault="00447DA8" w:rsidP="007E5F2B">
            <w:pPr>
              <w:spacing w:line="360" w:lineRule="auto"/>
              <w:jc w:val="center"/>
            </w:pPr>
            <w:proofErr w:type="spellStart"/>
            <w:r>
              <w:rPr>
                <w:rFonts w:hint="eastAsia"/>
              </w:rPr>
              <w:t>updateTime</w:t>
            </w:r>
            <w:proofErr w:type="spellEnd"/>
          </w:p>
        </w:tc>
        <w:tc>
          <w:tcPr>
            <w:tcW w:w="2065" w:type="dxa"/>
          </w:tcPr>
          <w:p w:rsidR="00447DA8" w:rsidRDefault="00447DA8" w:rsidP="007E5F2B">
            <w:pPr>
              <w:spacing w:line="360" w:lineRule="auto"/>
              <w:jc w:val="center"/>
            </w:pPr>
            <w:r>
              <w:rPr>
                <w:rFonts w:hint="eastAsia"/>
              </w:rPr>
              <w:t>datetime</w:t>
            </w:r>
          </w:p>
        </w:tc>
        <w:tc>
          <w:tcPr>
            <w:tcW w:w="978" w:type="dxa"/>
          </w:tcPr>
          <w:p w:rsidR="00447DA8" w:rsidRDefault="00447DA8" w:rsidP="007E5F2B">
            <w:pPr>
              <w:spacing w:line="360" w:lineRule="auto"/>
              <w:jc w:val="center"/>
            </w:pPr>
            <w:r>
              <w:rPr>
                <w:rFonts w:hint="eastAsia"/>
              </w:rPr>
              <w:t>0</w:t>
            </w:r>
          </w:p>
        </w:tc>
        <w:tc>
          <w:tcPr>
            <w:tcW w:w="978" w:type="dxa"/>
          </w:tcPr>
          <w:p w:rsidR="00447DA8" w:rsidRDefault="00447DA8" w:rsidP="007E5F2B">
            <w:pPr>
              <w:spacing w:line="360" w:lineRule="auto"/>
              <w:jc w:val="center"/>
              <w:rPr>
                <w:kern w:val="0"/>
                <w:szCs w:val="21"/>
              </w:rPr>
            </w:pPr>
            <w:r>
              <w:rPr>
                <w:rFonts w:hint="eastAsia"/>
                <w:kern w:val="0"/>
                <w:szCs w:val="21"/>
              </w:rPr>
              <w:t>No</w:t>
            </w:r>
          </w:p>
        </w:tc>
      </w:tr>
      <w:tr w:rsidR="00447DA8" w:rsidTr="007E5F2B">
        <w:trPr>
          <w:jc w:val="center"/>
        </w:trPr>
        <w:tc>
          <w:tcPr>
            <w:tcW w:w="2187" w:type="dxa"/>
          </w:tcPr>
          <w:p w:rsidR="00447DA8" w:rsidRDefault="00447DA8" w:rsidP="007E5F2B">
            <w:pPr>
              <w:spacing w:line="360" w:lineRule="auto"/>
              <w:jc w:val="center"/>
            </w:pPr>
            <w:r>
              <w:rPr>
                <w:rFonts w:hint="eastAsia"/>
              </w:rPr>
              <w:t>操作人</w:t>
            </w:r>
          </w:p>
        </w:tc>
        <w:tc>
          <w:tcPr>
            <w:tcW w:w="2324" w:type="dxa"/>
          </w:tcPr>
          <w:p w:rsidR="00447DA8" w:rsidRDefault="00447DA8" w:rsidP="007E5F2B">
            <w:pPr>
              <w:spacing w:line="360" w:lineRule="auto"/>
              <w:jc w:val="center"/>
            </w:pPr>
            <w:proofErr w:type="spellStart"/>
            <w:r>
              <w:rPr>
                <w:rFonts w:hint="eastAsia"/>
              </w:rPr>
              <w:t>optionUser</w:t>
            </w:r>
            <w:proofErr w:type="spellEnd"/>
          </w:p>
        </w:tc>
        <w:tc>
          <w:tcPr>
            <w:tcW w:w="2065" w:type="dxa"/>
          </w:tcPr>
          <w:p w:rsidR="00447DA8" w:rsidRDefault="00447DA8" w:rsidP="007E5F2B">
            <w:pPr>
              <w:spacing w:line="360" w:lineRule="auto"/>
              <w:jc w:val="center"/>
            </w:pPr>
            <w:r>
              <w:rPr>
                <w:rFonts w:hint="eastAsia"/>
              </w:rPr>
              <w:t>varchar</w:t>
            </w:r>
          </w:p>
        </w:tc>
        <w:tc>
          <w:tcPr>
            <w:tcW w:w="978" w:type="dxa"/>
          </w:tcPr>
          <w:p w:rsidR="00447DA8" w:rsidRDefault="00447DA8" w:rsidP="007E5F2B">
            <w:pPr>
              <w:spacing w:line="360" w:lineRule="auto"/>
              <w:jc w:val="center"/>
            </w:pPr>
            <w:r>
              <w:rPr>
                <w:rFonts w:hint="eastAsia"/>
              </w:rPr>
              <w:t>10</w:t>
            </w:r>
          </w:p>
        </w:tc>
        <w:tc>
          <w:tcPr>
            <w:tcW w:w="978" w:type="dxa"/>
          </w:tcPr>
          <w:p w:rsidR="00447DA8" w:rsidRDefault="00447DA8" w:rsidP="007E5F2B">
            <w:pPr>
              <w:spacing w:line="360" w:lineRule="auto"/>
              <w:jc w:val="center"/>
              <w:rPr>
                <w:kern w:val="0"/>
                <w:szCs w:val="21"/>
              </w:rPr>
            </w:pPr>
            <w:r>
              <w:rPr>
                <w:rFonts w:hint="eastAsia"/>
                <w:kern w:val="0"/>
                <w:szCs w:val="21"/>
              </w:rPr>
              <w:t>No</w:t>
            </w:r>
          </w:p>
        </w:tc>
      </w:tr>
      <w:tr w:rsidR="00447DA8" w:rsidTr="007E5F2B">
        <w:trPr>
          <w:jc w:val="center"/>
        </w:trPr>
        <w:tc>
          <w:tcPr>
            <w:tcW w:w="2187" w:type="dxa"/>
          </w:tcPr>
          <w:p w:rsidR="00447DA8" w:rsidRDefault="00447DA8" w:rsidP="007E5F2B">
            <w:pPr>
              <w:spacing w:line="360" w:lineRule="auto"/>
              <w:jc w:val="center"/>
            </w:pPr>
            <w:r>
              <w:rPr>
                <w:rFonts w:hint="eastAsia"/>
              </w:rPr>
              <w:t>异常类型</w:t>
            </w:r>
          </w:p>
        </w:tc>
        <w:tc>
          <w:tcPr>
            <w:tcW w:w="2324" w:type="dxa"/>
          </w:tcPr>
          <w:p w:rsidR="00447DA8" w:rsidRDefault="00447DA8" w:rsidP="007E5F2B">
            <w:pPr>
              <w:spacing w:line="360" w:lineRule="auto"/>
              <w:jc w:val="center"/>
            </w:pPr>
            <w:proofErr w:type="spellStart"/>
            <w:r>
              <w:rPr>
                <w:rFonts w:hint="eastAsia"/>
              </w:rPr>
              <w:t>exceptionLocation</w:t>
            </w:r>
            <w:proofErr w:type="spellEnd"/>
          </w:p>
        </w:tc>
        <w:tc>
          <w:tcPr>
            <w:tcW w:w="2065" w:type="dxa"/>
          </w:tcPr>
          <w:p w:rsidR="00447DA8" w:rsidRDefault="00447DA8" w:rsidP="007E5F2B">
            <w:pPr>
              <w:spacing w:line="360" w:lineRule="auto"/>
              <w:jc w:val="center"/>
            </w:pPr>
            <w:r>
              <w:rPr>
                <w:rFonts w:hint="eastAsia"/>
              </w:rPr>
              <w:t>int</w:t>
            </w:r>
          </w:p>
        </w:tc>
        <w:tc>
          <w:tcPr>
            <w:tcW w:w="978" w:type="dxa"/>
          </w:tcPr>
          <w:p w:rsidR="00447DA8" w:rsidRDefault="00447DA8" w:rsidP="007E5F2B">
            <w:pPr>
              <w:spacing w:line="360" w:lineRule="auto"/>
              <w:jc w:val="center"/>
            </w:pPr>
            <w:r>
              <w:rPr>
                <w:rFonts w:hint="eastAsia"/>
              </w:rPr>
              <w:t>1</w:t>
            </w:r>
          </w:p>
        </w:tc>
        <w:tc>
          <w:tcPr>
            <w:tcW w:w="978" w:type="dxa"/>
          </w:tcPr>
          <w:p w:rsidR="00447DA8" w:rsidRDefault="00447DA8" w:rsidP="007E5F2B">
            <w:pPr>
              <w:spacing w:line="360" w:lineRule="auto"/>
              <w:jc w:val="center"/>
              <w:rPr>
                <w:kern w:val="0"/>
                <w:szCs w:val="21"/>
              </w:rPr>
            </w:pPr>
            <w:r>
              <w:rPr>
                <w:rFonts w:hint="eastAsia"/>
                <w:kern w:val="0"/>
                <w:szCs w:val="21"/>
              </w:rPr>
              <w:t>No</w:t>
            </w:r>
          </w:p>
        </w:tc>
      </w:tr>
      <w:tr w:rsidR="00447DA8" w:rsidTr="007E5F2B">
        <w:trPr>
          <w:jc w:val="center"/>
        </w:trPr>
        <w:tc>
          <w:tcPr>
            <w:tcW w:w="2187" w:type="dxa"/>
          </w:tcPr>
          <w:p w:rsidR="00447DA8" w:rsidRDefault="00447DA8" w:rsidP="007E5F2B">
            <w:pPr>
              <w:spacing w:line="360" w:lineRule="auto"/>
              <w:jc w:val="center"/>
            </w:pPr>
            <w:r>
              <w:rPr>
                <w:rFonts w:hint="eastAsia"/>
              </w:rPr>
              <w:t>异常描述</w:t>
            </w:r>
          </w:p>
        </w:tc>
        <w:tc>
          <w:tcPr>
            <w:tcW w:w="2324" w:type="dxa"/>
          </w:tcPr>
          <w:p w:rsidR="00447DA8" w:rsidRDefault="00447DA8" w:rsidP="007E5F2B">
            <w:pPr>
              <w:spacing w:line="360" w:lineRule="auto"/>
              <w:jc w:val="center"/>
            </w:pPr>
            <w:proofErr w:type="spellStart"/>
            <w:r>
              <w:rPr>
                <w:rFonts w:hint="eastAsia"/>
              </w:rPr>
              <w:t>exceptionDescription</w:t>
            </w:r>
            <w:proofErr w:type="spellEnd"/>
          </w:p>
        </w:tc>
        <w:tc>
          <w:tcPr>
            <w:tcW w:w="2065" w:type="dxa"/>
          </w:tcPr>
          <w:p w:rsidR="00447DA8" w:rsidRDefault="00447DA8" w:rsidP="007E5F2B">
            <w:pPr>
              <w:spacing w:line="360" w:lineRule="auto"/>
              <w:jc w:val="center"/>
            </w:pPr>
            <w:r>
              <w:rPr>
                <w:rFonts w:hint="eastAsia"/>
              </w:rPr>
              <w:t>int</w:t>
            </w:r>
          </w:p>
        </w:tc>
        <w:tc>
          <w:tcPr>
            <w:tcW w:w="978" w:type="dxa"/>
          </w:tcPr>
          <w:p w:rsidR="00447DA8" w:rsidRDefault="00447DA8" w:rsidP="007E5F2B">
            <w:pPr>
              <w:spacing w:line="360" w:lineRule="auto"/>
              <w:jc w:val="center"/>
            </w:pPr>
            <w:r>
              <w:rPr>
                <w:rFonts w:hint="eastAsia"/>
              </w:rPr>
              <w:t>2</w:t>
            </w:r>
          </w:p>
        </w:tc>
        <w:tc>
          <w:tcPr>
            <w:tcW w:w="978" w:type="dxa"/>
          </w:tcPr>
          <w:p w:rsidR="00447DA8" w:rsidRDefault="00447DA8" w:rsidP="007E5F2B">
            <w:pPr>
              <w:spacing w:line="360" w:lineRule="auto"/>
              <w:jc w:val="center"/>
              <w:rPr>
                <w:kern w:val="0"/>
                <w:szCs w:val="21"/>
              </w:rPr>
            </w:pPr>
            <w:r>
              <w:rPr>
                <w:rFonts w:hint="eastAsia"/>
                <w:kern w:val="0"/>
                <w:szCs w:val="21"/>
              </w:rPr>
              <w:t>No</w:t>
            </w:r>
          </w:p>
        </w:tc>
      </w:tr>
      <w:tr w:rsidR="00447DA8" w:rsidTr="007E5F2B">
        <w:trPr>
          <w:jc w:val="center"/>
        </w:trPr>
        <w:tc>
          <w:tcPr>
            <w:tcW w:w="2187" w:type="dxa"/>
          </w:tcPr>
          <w:p w:rsidR="00447DA8" w:rsidRDefault="00447DA8" w:rsidP="007E5F2B">
            <w:pPr>
              <w:spacing w:line="360" w:lineRule="auto"/>
              <w:jc w:val="center"/>
            </w:pPr>
            <w:r>
              <w:rPr>
                <w:rFonts w:hint="eastAsia"/>
              </w:rPr>
              <w:t>异常状态</w:t>
            </w:r>
          </w:p>
        </w:tc>
        <w:tc>
          <w:tcPr>
            <w:tcW w:w="2324" w:type="dxa"/>
          </w:tcPr>
          <w:p w:rsidR="00447DA8" w:rsidRDefault="00447DA8" w:rsidP="007E5F2B">
            <w:pPr>
              <w:spacing w:line="360" w:lineRule="auto"/>
              <w:jc w:val="center"/>
            </w:pPr>
            <w:proofErr w:type="spellStart"/>
            <w:r>
              <w:rPr>
                <w:rFonts w:hint="eastAsia"/>
              </w:rPr>
              <w:t>exceptionState</w:t>
            </w:r>
            <w:proofErr w:type="spellEnd"/>
          </w:p>
        </w:tc>
        <w:tc>
          <w:tcPr>
            <w:tcW w:w="2065" w:type="dxa"/>
          </w:tcPr>
          <w:p w:rsidR="00447DA8" w:rsidRDefault="00447DA8" w:rsidP="007E5F2B">
            <w:pPr>
              <w:spacing w:line="360" w:lineRule="auto"/>
              <w:jc w:val="center"/>
            </w:pPr>
            <w:r>
              <w:rPr>
                <w:rFonts w:hint="eastAsia"/>
              </w:rPr>
              <w:t>int</w:t>
            </w:r>
          </w:p>
        </w:tc>
        <w:tc>
          <w:tcPr>
            <w:tcW w:w="978" w:type="dxa"/>
          </w:tcPr>
          <w:p w:rsidR="00447DA8" w:rsidRDefault="00447DA8" w:rsidP="007E5F2B">
            <w:pPr>
              <w:spacing w:line="360" w:lineRule="auto"/>
              <w:jc w:val="center"/>
            </w:pPr>
            <w:r>
              <w:rPr>
                <w:rFonts w:hint="eastAsia"/>
              </w:rPr>
              <w:t>1</w:t>
            </w:r>
          </w:p>
        </w:tc>
        <w:tc>
          <w:tcPr>
            <w:tcW w:w="978" w:type="dxa"/>
          </w:tcPr>
          <w:p w:rsidR="00447DA8" w:rsidRDefault="00447DA8" w:rsidP="007E5F2B">
            <w:pPr>
              <w:spacing w:line="360" w:lineRule="auto"/>
              <w:jc w:val="center"/>
              <w:rPr>
                <w:kern w:val="0"/>
                <w:szCs w:val="21"/>
              </w:rPr>
            </w:pPr>
            <w:r>
              <w:rPr>
                <w:rFonts w:hint="eastAsia"/>
                <w:kern w:val="0"/>
                <w:szCs w:val="21"/>
              </w:rPr>
              <w:t>No</w:t>
            </w:r>
          </w:p>
        </w:tc>
      </w:tr>
      <w:tr w:rsidR="00447DA8" w:rsidTr="007E5F2B">
        <w:trPr>
          <w:jc w:val="center"/>
        </w:trPr>
        <w:tc>
          <w:tcPr>
            <w:tcW w:w="2187" w:type="dxa"/>
          </w:tcPr>
          <w:p w:rsidR="00447DA8" w:rsidRDefault="00447DA8" w:rsidP="007E5F2B">
            <w:pPr>
              <w:spacing w:line="360" w:lineRule="auto"/>
              <w:jc w:val="center"/>
            </w:pPr>
            <w:r>
              <w:rPr>
                <w:rFonts w:hint="eastAsia"/>
              </w:rPr>
              <w:t>异常值</w:t>
            </w:r>
          </w:p>
        </w:tc>
        <w:tc>
          <w:tcPr>
            <w:tcW w:w="2324" w:type="dxa"/>
          </w:tcPr>
          <w:p w:rsidR="00447DA8" w:rsidRDefault="00447DA8" w:rsidP="007E5F2B">
            <w:pPr>
              <w:spacing w:line="360" w:lineRule="auto"/>
              <w:jc w:val="center"/>
            </w:pPr>
            <w:proofErr w:type="spellStart"/>
            <w:r>
              <w:rPr>
                <w:rFonts w:hint="eastAsia"/>
              </w:rPr>
              <w:t>exceptionValue</w:t>
            </w:r>
            <w:proofErr w:type="spellEnd"/>
          </w:p>
        </w:tc>
        <w:tc>
          <w:tcPr>
            <w:tcW w:w="2065" w:type="dxa"/>
          </w:tcPr>
          <w:p w:rsidR="00447DA8" w:rsidRDefault="00447DA8" w:rsidP="007E5F2B">
            <w:pPr>
              <w:spacing w:line="360" w:lineRule="auto"/>
              <w:jc w:val="center"/>
            </w:pPr>
            <w:r>
              <w:rPr>
                <w:rFonts w:hint="eastAsia"/>
              </w:rPr>
              <w:t>float</w:t>
            </w:r>
          </w:p>
        </w:tc>
        <w:tc>
          <w:tcPr>
            <w:tcW w:w="978" w:type="dxa"/>
          </w:tcPr>
          <w:p w:rsidR="00447DA8" w:rsidRDefault="00447DA8" w:rsidP="007E5F2B">
            <w:pPr>
              <w:spacing w:line="360" w:lineRule="auto"/>
              <w:jc w:val="center"/>
            </w:pPr>
            <w:r>
              <w:rPr>
                <w:rFonts w:hint="eastAsia"/>
              </w:rPr>
              <w:t>5</w:t>
            </w:r>
          </w:p>
        </w:tc>
        <w:tc>
          <w:tcPr>
            <w:tcW w:w="978" w:type="dxa"/>
          </w:tcPr>
          <w:p w:rsidR="00447DA8" w:rsidRDefault="00447DA8" w:rsidP="007E5F2B">
            <w:pPr>
              <w:spacing w:line="360" w:lineRule="auto"/>
              <w:jc w:val="center"/>
              <w:rPr>
                <w:kern w:val="0"/>
                <w:szCs w:val="21"/>
              </w:rPr>
            </w:pPr>
            <w:r>
              <w:rPr>
                <w:rFonts w:hint="eastAsia"/>
                <w:kern w:val="0"/>
                <w:szCs w:val="21"/>
              </w:rPr>
              <w:t>No</w:t>
            </w:r>
          </w:p>
        </w:tc>
      </w:tr>
      <w:tr w:rsidR="00447DA8" w:rsidTr="007E5F2B">
        <w:trPr>
          <w:jc w:val="center"/>
        </w:trPr>
        <w:tc>
          <w:tcPr>
            <w:tcW w:w="2187" w:type="dxa"/>
          </w:tcPr>
          <w:p w:rsidR="00447DA8" w:rsidRDefault="00447DA8" w:rsidP="007E5F2B">
            <w:pPr>
              <w:spacing w:line="360" w:lineRule="auto"/>
              <w:jc w:val="center"/>
            </w:pPr>
            <w:r>
              <w:rPr>
                <w:rFonts w:hint="eastAsia"/>
              </w:rPr>
              <w:t>阈值</w:t>
            </w:r>
          </w:p>
        </w:tc>
        <w:tc>
          <w:tcPr>
            <w:tcW w:w="2324" w:type="dxa"/>
          </w:tcPr>
          <w:p w:rsidR="00447DA8" w:rsidRDefault="00447DA8" w:rsidP="007E5F2B">
            <w:pPr>
              <w:spacing w:line="360" w:lineRule="auto"/>
              <w:jc w:val="center"/>
            </w:pPr>
            <w:proofErr w:type="spellStart"/>
            <w:r>
              <w:rPr>
                <w:rFonts w:hint="eastAsia"/>
              </w:rPr>
              <w:t>limitValue</w:t>
            </w:r>
            <w:proofErr w:type="spellEnd"/>
          </w:p>
        </w:tc>
        <w:tc>
          <w:tcPr>
            <w:tcW w:w="2065" w:type="dxa"/>
          </w:tcPr>
          <w:p w:rsidR="00447DA8" w:rsidRDefault="00447DA8" w:rsidP="007E5F2B">
            <w:pPr>
              <w:spacing w:line="360" w:lineRule="auto"/>
              <w:jc w:val="center"/>
            </w:pPr>
            <w:r>
              <w:rPr>
                <w:rFonts w:hint="eastAsia"/>
              </w:rPr>
              <w:t>float</w:t>
            </w:r>
          </w:p>
        </w:tc>
        <w:tc>
          <w:tcPr>
            <w:tcW w:w="978" w:type="dxa"/>
          </w:tcPr>
          <w:p w:rsidR="00447DA8" w:rsidRDefault="00447DA8" w:rsidP="007E5F2B">
            <w:pPr>
              <w:spacing w:line="360" w:lineRule="auto"/>
              <w:jc w:val="center"/>
            </w:pPr>
            <w:r>
              <w:rPr>
                <w:rFonts w:hint="eastAsia"/>
              </w:rPr>
              <w:t>5</w:t>
            </w:r>
          </w:p>
        </w:tc>
        <w:tc>
          <w:tcPr>
            <w:tcW w:w="978" w:type="dxa"/>
          </w:tcPr>
          <w:p w:rsidR="00447DA8" w:rsidRDefault="00447DA8" w:rsidP="007E5F2B">
            <w:pPr>
              <w:spacing w:line="360" w:lineRule="auto"/>
              <w:jc w:val="center"/>
              <w:rPr>
                <w:kern w:val="0"/>
                <w:szCs w:val="21"/>
              </w:rPr>
            </w:pPr>
            <w:r>
              <w:rPr>
                <w:rFonts w:hint="eastAsia"/>
                <w:kern w:val="0"/>
                <w:szCs w:val="21"/>
              </w:rPr>
              <w:t>No</w:t>
            </w:r>
          </w:p>
        </w:tc>
      </w:tr>
      <w:tr w:rsidR="00447DA8" w:rsidTr="007E5F2B">
        <w:trPr>
          <w:jc w:val="center"/>
        </w:trPr>
        <w:tc>
          <w:tcPr>
            <w:tcW w:w="2187" w:type="dxa"/>
          </w:tcPr>
          <w:p w:rsidR="00447DA8" w:rsidRDefault="00447DA8" w:rsidP="007E5F2B">
            <w:pPr>
              <w:spacing w:line="360" w:lineRule="auto"/>
              <w:jc w:val="center"/>
            </w:pPr>
            <w:r>
              <w:rPr>
                <w:rFonts w:hint="eastAsia"/>
              </w:rPr>
              <w:t>备注</w:t>
            </w:r>
          </w:p>
        </w:tc>
        <w:tc>
          <w:tcPr>
            <w:tcW w:w="2324" w:type="dxa"/>
          </w:tcPr>
          <w:p w:rsidR="00447DA8" w:rsidRDefault="00447DA8" w:rsidP="007E5F2B">
            <w:pPr>
              <w:spacing w:line="360" w:lineRule="auto"/>
              <w:jc w:val="center"/>
            </w:pPr>
            <w:r>
              <w:rPr>
                <w:rFonts w:hint="eastAsia"/>
              </w:rPr>
              <w:t>remark</w:t>
            </w:r>
          </w:p>
        </w:tc>
        <w:tc>
          <w:tcPr>
            <w:tcW w:w="2065" w:type="dxa"/>
          </w:tcPr>
          <w:p w:rsidR="00447DA8" w:rsidRDefault="00447DA8" w:rsidP="007E5F2B">
            <w:pPr>
              <w:spacing w:line="360" w:lineRule="auto"/>
              <w:jc w:val="center"/>
            </w:pPr>
            <w:r>
              <w:rPr>
                <w:rFonts w:hint="eastAsia"/>
              </w:rPr>
              <w:t>varchar</w:t>
            </w:r>
          </w:p>
        </w:tc>
        <w:tc>
          <w:tcPr>
            <w:tcW w:w="978" w:type="dxa"/>
          </w:tcPr>
          <w:p w:rsidR="00447DA8" w:rsidRDefault="00447DA8" w:rsidP="007E5F2B">
            <w:pPr>
              <w:spacing w:line="360" w:lineRule="auto"/>
              <w:jc w:val="center"/>
            </w:pPr>
            <w:r>
              <w:rPr>
                <w:rFonts w:hint="eastAsia"/>
              </w:rPr>
              <w:t>255</w:t>
            </w:r>
          </w:p>
        </w:tc>
        <w:tc>
          <w:tcPr>
            <w:tcW w:w="978" w:type="dxa"/>
          </w:tcPr>
          <w:p w:rsidR="00447DA8" w:rsidRDefault="00447DA8" w:rsidP="007E5F2B">
            <w:pPr>
              <w:spacing w:line="360" w:lineRule="auto"/>
              <w:jc w:val="center"/>
              <w:rPr>
                <w:kern w:val="0"/>
                <w:sz w:val="20"/>
                <w:szCs w:val="21"/>
              </w:rPr>
            </w:pPr>
            <w:r>
              <w:rPr>
                <w:rFonts w:hint="eastAsia"/>
                <w:kern w:val="0"/>
                <w:szCs w:val="21"/>
              </w:rPr>
              <w:t>No</w:t>
            </w:r>
          </w:p>
        </w:tc>
      </w:tr>
    </w:tbl>
    <w:p w:rsidR="00447DA8" w:rsidRDefault="00447DA8" w:rsidP="00447DA8">
      <w:pPr>
        <w:spacing w:line="360" w:lineRule="auto"/>
        <w:jc w:val="left"/>
        <w:rPr>
          <w:sz w:val="24"/>
          <w:szCs w:val="24"/>
        </w:rPr>
      </w:pPr>
      <w:r>
        <w:rPr>
          <w:rFonts w:hint="eastAsia"/>
          <w:sz w:val="24"/>
          <w:szCs w:val="24"/>
        </w:rPr>
        <w:t>测量异常属性关系如图</w:t>
      </w:r>
      <w:r>
        <w:rPr>
          <w:rFonts w:hint="eastAsia"/>
          <w:sz w:val="24"/>
          <w:szCs w:val="24"/>
        </w:rPr>
        <w:t>4-</w:t>
      </w:r>
      <w:r>
        <w:rPr>
          <w:sz w:val="24"/>
          <w:szCs w:val="24"/>
        </w:rPr>
        <w:t>3</w:t>
      </w:r>
      <w:r>
        <w:rPr>
          <w:rFonts w:hint="eastAsia"/>
          <w:sz w:val="24"/>
          <w:szCs w:val="24"/>
        </w:rPr>
        <w:t>测量异常属性图所示：</w:t>
      </w:r>
    </w:p>
    <w:p w:rsidR="00447DA8" w:rsidRDefault="002E4B39" w:rsidP="002E4B39">
      <w:pPr>
        <w:spacing w:line="360" w:lineRule="auto"/>
        <w:jc w:val="center"/>
      </w:pPr>
      <w:r>
        <w:rPr>
          <w:noProof/>
        </w:rPr>
        <w:drawing>
          <wp:inline distT="0" distB="0" distL="0" distR="0" wp14:anchorId="32295315" wp14:editId="0691B1BD">
            <wp:extent cx="4229100" cy="18669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29472" cy="1867064"/>
                    </a:xfrm>
                    <a:prstGeom prst="rect">
                      <a:avLst/>
                    </a:prstGeom>
                  </pic:spPr>
                </pic:pic>
              </a:graphicData>
            </a:graphic>
          </wp:inline>
        </w:drawing>
      </w:r>
    </w:p>
    <w:p w:rsidR="00447DA8" w:rsidRPr="00447DA8" w:rsidRDefault="00447DA8" w:rsidP="00447DA8">
      <w:pPr>
        <w:spacing w:line="360" w:lineRule="auto"/>
        <w:ind w:firstLineChars="200" w:firstLine="420"/>
        <w:jc w:val="center"/>
        <w:rPr>
          <w:rFonts w:hint="eastAsia"/>
          <w:szCs w:val="21"/>
        </w:rPr>
      </w:pPr>
      <w:r>
        <w:rPr>
          <w:rFonts w:hint="eastAsia"/>
          <w:szCs w:val="21"/>
        </w:rPr>
        <w:t>图</w:t>
      </w:r>
      <w:r>
        <w:rPr>
          <w:rFonts w:hint="eastAsia"/>
          <w:szCs w:val="21"/>
        </w:rPr>
        <w:t>4-</w:t>
      </w:r>
      <w:r>
        <w:rPr>
          <w:szCs w:val="21"/>
        </w:rPr>
        <w:t>3</w:t>
      </w:r>
      <w:r>
        <w:rPr>
          <w:rFonts w:hint="eastAsia"/>
          <w:szCs w:val="21"/>
        </w:rPr>
        <w:t>测量异常属性图</w:t>
      </w:r>
    </w:p>
    <w:p w:rsidR="00BF634F" w:rsidRDefault="00DA448E">
      <w:pPr>
        <w:numPr>
          <w:ilvl w:val="0"/>
          <w:numId w:val="4"/>
        </w:numPr>
        <w:spacing w:line="360" w:lineRule="auto"/>
        <w:rPr>
          <w:sz w:val="24"/>
          <w:szCs w:val="24"/>
        </w:rPr>
      </w:pPr>
      <w:r>
        <w:rPr>
          <w:rFonts w:hint="eastAsia"/>
          <w:sz w:val="24"/>
          <w:szCs w:val="24"/>
        </w:rPr>
        <w:t>用户表（</w:t>
      </w:r>
      <w:r>
        <w:rPr>
          <w:sz w:val="24"/>
          <w:szCs w:val="24"/>
        </w:rPr>
        <w:t>user</w:t>
      </w:r>
      <w:r>
        <w:rPr>
          <w:rFonts w:hint="eastAsia"/>
          <w:sz w:val="24"/>
          <w:szCs w:val="24"/>
        </w:rPr>
        <w:t>），用于存储系统注册用户的相关信息，具体的结构如用户表</w:t>
      </w:r>
      <w:r>
        <w:rPr>
          <w:rFonts w:hint="eastAsia"/>
          <w:sz w:val="24"/>
          <w:szCs w:val="24"/>
        </w:rPr>
        <w:t>4-</w:t>
      </w:r>
      <w:r w:rsidR="00447DA8">
        <w:rPr>
          <w:sz w:val="24"/>
          <w:szCs w:val="24"/>
        </w:rPr>
        <w:t>9</w:t>
      </w:r>
      <w:r>
        <w:rPr>
          <w:rFonts w:hint="eastAsia"/>
          <w:sz w:val="24"/>
          <w:szCs w:val="24"/>
        </w:rPr>
        <w:t>用户表所示：</w:t>
      </w:r>
    </w:p>
    <w:p w:rsidR="00BF634F" w:rsidRDefault="00DA448E">
      <w:pPr>
        <w:spacing w:line="360" w:lineRule="auto"/>
        <w:ind w:firstLineChars="200" w:firstLine="420"/>
        <w:jc w:val="center"/>
        <w:rPr>
          <w:szCs w:val="21"/>
        </w:rPr>
      </w:pPr>
      <w:r>
        <w:rPr>
          <w:rFonts w:hint="eastAsia"/>
          <w:szCs w:val="21"/>
        </w:rPr>
        <w:t>表</w:t>
      </w:r>
      <w:r>
        <w:rPr>
          <w:rFonts w:hint="eastAsia"/>
          <w:szCs w:val="21"/>
        </w:rPr>
        <w:t>4-</w:t>
      </w:r>
      <w:r w:rsidR="00447DA8">
        <w:rPr>
          <w:szCs w:val="21"/>
        </w:rPr>
        <w:t>9</w:t>
      </w:r>
      <w:r>
        <w:rPr>
          <w:rFonts w:hint="eastAsia"/>
          <w:szCs w:val="21"/>
        </w:rPr>
        <w:t>用户表</w:t>
      </w:r>
    </w:p>
    <w:tbl>
      <w:tblPr>
        <w:tblStyle w:val="ae"/>
        <w:tblW w:w="8532"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87"/>
        <w:gridCol w:w="2324"/>
        <w:gridCol w:w="2065"/>
        <w:gridCol w:w="978"/>
        <w:gridCol w:w="978"/>
      </w:tblGrid>
      <w:tr w:rsidR="00BF634F">
        <w:trPr>
          <w:jc w:val="center"/>
        </w:trPr>
        <w:tc>
          <w:tcPr>
            <w:tcW w:w="2187" w:type="dxa"/>
            <w:tcBorders>
              <w:top w:val="single" w:sz="4" w:space="0" w:color="auto"/>
              <w:bottom w:val="single" w:sz="4" w:space="0" w:color="auto"/>
            </w:tcBorders>
          </w:tcPr>
          <w:p w:rsidR="00BF634F" w:rsidRDefault="00DA448E">
            <w:pPr>
              <w:spacing w:line="360" w:lineRule="auto"/>
              <w:jc w:val="center"/>
              <w:rPr>
                <w:kern w:val="0"/>
                <w:szCs w:val="21"/>
              </w:rPr>
            </w:pPr>
            <w:r>
              <w:rPr>
                <w:rFonts w:hint="eastAsia"/>
                <w:kern w:val="0"/>
                <w:szCs w:val="21"/>
              </w:rPr>
              <w:t>字段含义</w:t>
            </w:r>
          </w:p>
        </w:tc>
        <w:tc>
          <w:tcPr>
            <w:tcW w:w="2324" w:type="dxa"/>
            <w:tcBorders>
              <w:top w:val="single" w:sz="4" w:space="0" w:color="auto"/>
              <w:bottom w:val="single" w:sz="4" w:space="0" w:color="auto"/>
            </w:tcBorders>
          </w:tcPr>
          <w:p w:rsidR="00BF634F" w:rsidRDefault="00DA448E">
            <w:pPr>
              <w:spacing w:line="360" w:lineRule="auto"/>
              <w:jc w:val="center"/>
              <w:rPr>
                <w:kern w:val="0"/>
                <w:szCs w:val="21"/>
              </w:rPr>
            </w:pPr>
            <w:r>
              <w:rPr>
                <w:rFonts w:hint="eastAsia"/>
                <w:kern w:val="0"/>
                <w:szCs w:val="21"/>
              </w:rPr>
              <w:t>字段名称</w:t>
            </w:r>
          </w:p>
        </w:tc>
        <w:tc>
          <w:tcPr>
            <w:tcW w:w="2065" w:type="dxa"/>
            <w:tcBorders>
              <w:top w:val="single" w:sz="4" w:space="0" w:color="auto"/>
              <w:bottom w:val="single" w:sz="4" w:space="0" w:color="auto"/>
            </w:tcBorders>
          </w:tcPr>
          <w:p w:rsidR="00BF634F" w:rsidRDefault="00DA448E">
            <w:pPr>
              <w:spacing w:line="360" w:lineRule="auto"/>
              <w:jc w:val="center"/>
              <w:rPr>
                <w:kern w:val="0"/>
                <w:szCs w:val="21"/>
              </w:rPr>
            </w:pPr>
            <w:r>
              <w:rPr>
                <w:rFonts w:hint="eastAsia"/>
                <w:kern w:val="0"/>
                <w:szCs w:val="21"/>
              </w:rPr>
              <w:t>类型</w:t>
            </w:r>
          </w:p>
        </w:tc>
        <w:tc>
          <w:tcPr>
            <w:tcW w:w="978" w:type="dxa"/>
            <w:tcBorders>
              <w:top w:val="single" w:sz="4" w:space="0" w:color="auto"/>
              <w:bottom w:val="single" w:sz="4" w:space="0" w:color="auto"/>
            </w:tcBorders>
          </w:tcPr>
          <w:p w:rsidR="00BF634F" w:rsidRDefault="00DA448E">
            <w:pPr>
              <w:spacing w:line="360" w:lineRule="auto"/>
              <w:jc w:val="center"/>
              <w:rPr>
                <w:kern w:val="0"/>
                <w:szCs w:val="21"/>
              </w:rPr>
            </w:pPr>
            <w:r>
              <w:rPr>
                <w:rFonts w:hint="eastAsia"/>
                <w:kern w:val="0"/>
                <w:szCs w:val="21"/>
              </w:rPr>
              <w:t>长度</w:t>
            </w:r>
          </w:p>
        </w:tc>
        <w:tc>
          <w:tcPr>
            <w:tcW w:w="978" w:type="dxa"/>
            <w:tcBorders>
              <w:top w:val="single" w:sz="4" w:space="0" w:color="auto"/>
              <w:bottom w:val="single" w:sz="4" w:space="0" w:color="auto"/>
            </w:tcBorders>
          </w:tcPr>
          <w:p w:rsidR="00BF634F" w:rsidRDefault="00DA448E">
            <w:pPr>
              <w:spacing w:line="360" w:lineRule="auto"/>
              <w:jc w:val="center"/>
              <w:rPr>
                <w:kern w:val="0"/>
                <w:szCs w:val="21"/>
              </w:rPr>
            </w:pPr>
            <w:r>
              <w:rPr>
                <w:rFonts w:hint="eastAsia"/>
                <w:kern w:val="0"/>
                <w:szCs w:val="21"/>
              </w:rPr>
              <w:t>主键</w:t>
            </w:r>
          </w:p>
        </w:tc>
      </w:tr>
      <w:tr w:rsidR="00BF634F">
        <w:trPr>
          <w:jc w:val="center"/>
        </w:trPr>
        <w:tc>
          <w:tcPr>
            <w:tcW w:w="2187" w:type="dxa"/>
            <w:tcBorders>
              <w:top w:val="single" w:sz="4" w:space="0" w:color="auto"/>
            </w:tcBorders>
          </w:tcPr>
          <w:p w:rsidR="00BF634F" w:rsidRDefault="00DA448E">
            <w:pPr>
              <w:jc w:val="center"/>
              <w:rPr>
                <w:kern w:val="0"/>
                <w:sz w:val="20"/>
              </w:rPr>
            </w:pPr>
            <w:r>
              <w:rPr>
                <w:kern w:val="0"/>
                <w:sz w:val="20"/>
              </w:rPr>
              <w:t>id</w:t>
            </w:r>
          </w:p>
        </w:tc>
        <w:tc>
          <w:tcPr>
            <w:tcW w:w="2324" w:type="dxa"/>
            <w:tcBorders>
              <w:top w:val="single" w:sz="4" w:space="0" w:color="auto"/>
            </w:tcBorders>
          </w:tcPr>
          <w:p w:rsidR="00BF634F" w:rsidRDefault="00DA448E">
            <w:pPr>
              <w:jc w:val="center"/>
              <w:rPr>
                <w:kern w:val="0"/>
                <w:sz w:val="20"/>
              </w:rPr>
            </w:pPr>
            <w:r>
              <w:rPr>
                <w:kern w:val="0"/>
                <w:sz w:val="20"/>
              </w:rPr>
              <w:t>id</w:t>
            </w:r>
          </w:p>
        </w:tc>
        <w:tc>
          <w:tcPr>
            <w:tcW w:w="2065" w:type="dxa"/>
            <w:tcBorders>
              <w:top w:val="single" w:sz="4" w:space="0" w:color="auto"/>
            </w:tcBorders>
          </w:tcPr>
          <w:p w:rsidR="00BF634F" w:rsidRDefault="00DA448E">
            <w:pPr>
              <w:jc w:val="center"/>
              <w:rPr>
                <w:kern w:val="0"/>
                <w:sz w:val="20"/>
              </w:rPr>
            </w:pPr>
            <w:r>
              <w:rPr>
                <w:kern w:val="0"/>
                <w:sz w:val="20"/>
              </w:rPr>
              <w:t>Varchar</w:t>
            </w:r>
          </w:p>
        </w:tc>
        <w:tc>
          <w:tcPr>
            <w:tcW w:w="978" w:type="dxa"/>
            <w:tcBorders>
              <w:top w:val="single" w:sz="4" w:space="0" w:color="auto"/>
            </w:tcBorders>
            <w:vAlign w:val="center"/>
          </w:tcPr>
          <w:p w:rsidR="00BF634F" w:rsidRDefault="00DA448E">
            <w:pPr>
              <w:jc w:val="center"/>
              <w:rPr>
                <w:kern w:val="0"/>
                <w:sz w:val="20"/>
              </w:rPr>
            </w:pPr>
            <w:r>
              <w:rPr>
                <w:rFonts w:hint="eastAsia"/>
              </w:rPr>
              <w:t>32</w:t>
            </w:r>
          </w:p>
        </w:tc>
        <w:tc>
          <w:tcPr>
            <w:tcW w:w="978" w:type="dxa"/>
            <w:tcBorders>
              <w:top w:val="single" w:sz="4" w:space="0" w:color="auto"/>
            </w:tcBorders>
            <w:vAlign w:val="center"/>
          </w:tcPr>
          <w:p w:rsidR="00BF634F" w:rsidRDefault="00DA448E">
            <w:pPr>
              <w:spacing w:line="360" w:lineRule="auto"/>
              <w:jc w:val="center"/>
              <w:rPr>
                <w:kern w:val="0"/>
                <w:szCs w:val="21"/>
              </w:rPr>
            </w:pPr>
            <w:r>
              <w:rPr>
                <w:rFonts w:hint="eastAsia"/>
                <w:kern w:val="0"/>
                <w:szCs w:val="21"/>
              </w:rPr>
              <w:t>Yes</w:t>
            </w:r>
          </w:p>
        </w:tc>
      </w:tr>
      <w:tr w:rsidR="00BF634F">
        <w:trPr>
          <w:jc w:val="center"/>
        </w:trPr>
        <w:tc>
          <w:tcPr>
            <w:tcW w:w="2187" w:type="dxa"/>
          </w:tcPr>
          <w:p w:rsidR="00BF634F" w:rsidRDefault="00DA448E">
            <w:pPr>
              <w:jc w:val="center"/>
              <w:rPr>
                <w:kern w:val="0"/>
                <w:sz w:val="20"/>
              </w:rPr>
            </w:pPr>
            <w:r>
              <w:rPr>
                <w:rFonts w:hint="eastAsia"/>
                <w:kern w:val="0"/>
                <w:sz w:val="20"/>
              </w:rPr>
              <w:t>创建时间</w:t>
            </w:r>
          </w:p>
        </w:tc>
        <w:tc>
          <w:tcPr>
            <w:tcW w:w="2324" w:type="dxa"/>
          </w:tcPr>
          <w:p w:rsidR="00BF634F" w:rsidRDefault="00DA448E">
            <w:pPr>
              <w:jc w:val="center"/>
              <w:rPr>
                <w:kern w:val="0"/>
                <w:sz w:val="20"/>
              </w:rPr>
            </w:pPr>
            <w:proofErr w:type="spellStart"/>
            <w:r>
              <w:rPr>
                <w:kern w:val="0"/>
                <w:sz w:val="20"/>
              </w:rPr>
              <w:t>createTime</w:t>
            </w:r>
            <w:proofErr w:type="spellEnd"/>
          </w:p>
        </w:tc>
        <w:tc>
          <w:tcPr>
            <w:tcW w:w="2065" w:type="dxa"/>
          </w:tcPr>
          <w:p w:rsidR="00BF634F" w:rsidRDefault="00DA448E">
            <w:pPr>
              <w:jc w:val="center"/>
              <w:rPr>
                <w:kern w:val="0"/>
                <w:sz w:val="20"/>
              </w:rPr>
            </w:pPr>
            <w:r>
              <w:rPr>
                <w:kern w:val="0"/>
                <w:sz w:val="20"/>
              </w:rPr>
              <w:t>datetime</w:t>
            </w:r>
          </w:p>
        </w:tc>
        <w:tc>
          <w:tcPr>
            <w:tcW w:w="978" w:type="dxa"/>
            <w:vAlign w:val="center"/>
          </w:tcPr>
          <w:p w:rsidR="00BF634F" w:rsidRDefault="00DA448E">
            <w:pPr>
              <w:jc w:val="center"/>
              <w:rPr>
                <w:kern w:val="0"/>
                <w:sz w:val="20"/>
              </w:rPr>
            </w:pPr>
            <w:r>
              <w:rPr>
                <w:rFonts w:hint="eastAsia"/>
              </w:rPr>
              <w:t>0</w:t>
            </w:r>
          </w:p>
        </w:tc>
        <w:tc>
          <w:tcPr>
            <w:tcW w:w="978" w:type="dxa"/>
            <w:vAlign w:val="center"/>
          </w:tcPr>
          <w:p w:rsidR="00BF634F" w:rsidRDefault="00DA448E">
            <w:pPr>
              <w:spacing w:line="360" w:lineRule="auto"/>
              <w:jc w:val="center"/>
              <w:rPr>
                <w:kern w:val="0"/>
                <w:szCs w:val="21"/>
              </w:rPr>
            </w:pPr>
            <w:r>
              <w:rPr>
                <w:rFonts w:hint="eastAsia"/>
                <w:kern w:val="0"/>
                <w:szCs w:val="21"/>
              </w:rPr>
              <w:t>No</w:t>
            </w:r>
          </w:p>
        </w:tc>
      </w:tr>
      <w:tr w:rsidR="00BF634F">
        <w:trPr>
          <w:jc w:val="center"/>
        </w:trPr>
        <w:tc>
          <w:tcPr>
            <w:tcW w:w="2187" w:type="dxa"/>
          </w:tcPr>
          <w:p w:rsidR="00BF634F" w:rsidRDefault="00DA448E">
            <w:pPr>
              <w:jc w:val="center"/>
              <w:rPr>
                <w:kern w:val="0"/>
                <w:sz w:val="20"/>
              </w:rPr>
            </w:pPr>
            <w:r>
              <w:rPr>
                <w:rFonts w:hint="eastAsia"/>
                <w:kern w:val="0"/>
                <w:sz w:val="20"/>
              </w:rPr>
              <w:t>账号</w:t>
            </w:r>
          </w:p>
        </w:tc>
        <w:tc>
          <w:tcPr>
            <w:tcW w:w="2324" w:type="dxa"/>
          </w:tcPr>
          <w:p w:rsidR="00BF634F" w:rsidRDefault="00DA448E">
            <w:pPr>
              <w:jc w:val="center"/>
              <w:rPr>
                <w:kern w:val="0"/>
                <w:sz w:val="20"/>
              </w:rPr>
            </w:pPr>
            <w:r>
              <w:rPr>
                <w:kern w:val="0"/>
                <w:sz w:val="20"/>
              </w:rPr>
              <w:t>username</w:t>
            </w:r>
          </w:p>
        </w:tc>
        <w:tc>
          <w:tcPr>
            <w:tcW w:w="2065" w:type="dxa"/>
          </w:tcPr>
          <w:p w:rsidR="00BF634F" w:rsidRDefault="00DA448E">
            <w:pPr>
              <w:jc w:val="center"/>
              <w:rPr>
                <w:kern w:val="0"/>
                <w:sz w:val="20"/>
              </w:rPr>
            </w:pPr>
            <w:r>
              <w:rPr>
                <w:kern w:val="0"/>
                <w:sz w:val="20"/>
              </w:rPr>
              <w:t>varchar</w:t>
            </w:r>
          </w:p>
        </w:tc>
        <w:tc>
          <w:tcPr>
            <w:tcW w:w="978" w:type="dxa"/>
          </w:tcPr>
          <w:p w:rsidR="00BF634F" w:rsidRDefault="00DA448E">
            <w:pPr>
              <w:jc w:val="center"/>
              <w:rPr>
                <w:kern w:val="0"/>
                <w:sz w:val="20"/>
              </w:rPr>
            </w:pPr>
            <w:r>
              <w:rPr>
                <w:rFonts w:hint="eastAsia"/>
              </w:rPr>
              <w:t>20</w:t>
            </w:r>
          </w:p>
        </w:tc>
        <w:tc>
          <w:tcPr>
            <w:tcW w:w="978" w:type="dxa"/>
          </w:tcPr>
          <w:p w:rsidR="00BF634F" w:rsidRDefault="00DA448E">
            <w:pPr>
              <w:spacing w:line="360" w:lineRule="auto"/>
              <w:jc w:val="center"/>
              <w:rPr>
                <w:kern w:val="0"/>
                <w:szCs w:val="21"/>
              </w:rPr>
            </w:pPr>
            <w:r>
              <w:rPr>
                <w:rFonts w:hint="eastAsia"/>
                <w:kern w:val="0"/>
                <w:szCs w:val="21"/>
              </w:rPr>
              <w:t>No</w:t>
            </w:r>
          </w:p>
        </w:tc>
      </w:tr>
      <w:tr w:rsidR="00BF634F">
        <w:trPr>
          <w:jc w:val="center"/>
        </w:trPr>
        <w:tc>
          <w:tcPr>
            <w:tcW w:w="2187" w:type="dxa"/>
          </w:tcPr>
          <w:p w:rsidR="00BF634F" w:rsidRDefault="00DA448E">
            <w:pPr>
              <w:jc w:val="center"/>
              <w:rPr>
                <w:kern w:val="0"/>
                <w:sz w:val="20"/>
              </w:rPr>
            </w:pPr>
            <w:r>
              <w:rPr>
                <w:rFonts w:hint="eastAsia"/>
                <w:kern w:val="0"/>
                <w:sz w:val="20"/>
              </w:rPr>
              <w:t>密码</w:t>
            </w:r>
          </w:p>
        </w:tc>
        <w:tc>
          <w:tcPr>
            <w:tcW w:w="2324" w:type="dxa"/>
          </w:tcPr>
          <w:p w:rsidR="00BF634F" w:rsidRDefault="00DA448E">
            <w:pPr>
              <w:jc w:val="center"/>
              <w:rPr>
                <w:kern w:val="0"/>
                <w:sz w:val="20"/>
              </w:rPr>
            </w:pPr>
            <w:r>
              <w:rPr>
                <w:kern w:val="0"/>
                <w:sz w:val="20"/>
              </w:rPr>
              <w:t>password</w:t>
            </w:r>
          </w:p>
        </w:tc>
        <w:tc>
          <w:tcPr>
            <w:tcW w:w="2065" w:type="dxa"/>
          </w:tcPr>
          <w:p w:rsidR="00BF634F" w:rsidRDefault="00DA448E">
            <w:pPr>
              <w:jc w:val="center"/>
              <w:rPr>
                <w:kern w:val="0"/>
                <w:sz w:val="20"/>
              </w:rPr>
            </w:pPr>
            <w:r>
              <w:rPr>
                <w:kern w:val="0"/>
                <w:sz w:val="20"/>
              </w:rPr>
              <w:t>varchar</w:t>
            </w:r>
          </w:p>
        </w:tc>
        <w:tc>
          <w:tcPr>
            <w:tcW w:w="978" w:type="dxa"/>
          </w:tcPr>
          <w:p w:rsidR="00BF634F" w:rsidRDefault="00DA448E">
            <w:pPr>
              <w:jc w:val="center"/>
              <w:rPr>
                <w:kern w:val="0"/>
                <w:sz w:val="20"/>
              </w:rPr>
            </w:pPr>
            <w:r>
              <w:rPr>
                <w:rFonts w:hint="eastAsia"/>
              </w:rPr>
              <w:t>20</w:t>
            </w:r>
          </w:p>
        </w:tc>
        <w:tc>
          <w:tcPr>
            <w:tcW w:w="978" w:type="dxa"/>
          </w:tcPr>
          <w:p w:rsidR="00BF634F" w:rsidRDefault="00DA448E">
            <w:pPr>
              <w:spacing w:line="360" w:lineRule="auto"/>
              <w:jc w:val="center"/>
              <w:rPr>
                <w:kern w:val="0"/>
                <w:szCs w:val="21"/>
              </w:rPr>
            </w:pPr>
            <w:r>
              <w:rPr>
                <w:rFonts w:hint="eastAsia"/>
                <w:kern w:val="0"/>
                <w:szCs w:val="21"/>
              </w:rPr>
              <w:t>No</w:t>
            </w:r>
          </w:p>
        </w:tc>
      </w:tr>
      <w:tr w:rsidR="00BF634F">
        <w:trPr>
          <w:jc w:val="center"/>
        </w:trPr>
        <w:tc>
          <w:tcPr>
            <w:tcW w:w="2187" w:type="dxa"/>
          </w:tcPr>
          <w:p w:rsidR="00BF634F" w:rsidRDefault="00DA448E">
            <w:pPr>
              <w:jc w:val="center"/>
              <w:rPr>
                <w:kern w:val="0"/>
                <w:sz w:val="20"/>
              </w:rPr>
            </w:pPr>
            <w:r>
              <w:rPr>
                <w:rFonts w:hint="eastAsia"/>
                <w:kern w:val="0"/>
                <w:sz w:val="20"/>
              </w:rPr>
              <w:t>是否管理员</w:t>
            </w:r>
          </w:p>
        </w:tc>
        <w:tc>
          <w:tcPr>
            <w:tcW w:w="2324" w:type="dxa"/>
          </w:tcPr>
          <w:p w:rsidR="00BF634F" w:rsidRDefault="00DA448E">
            <w:pPr>
              <w:jc w:val="center"/>
              <w:rPr>
                <w:kern w:val="0"/>
                <w:sz w:val="20"/>
              </w:rPr>
            </w:pPr>
            <w:proofErr w:type="spellStart"/>
            <w:r>
              <w:rPr>
                <w:kern w:val="0"/>
                <w:sz w:val="20"/>
              </w:rPr>
              <w:t>isAdmin</w:t>
            </w:r>
            <w:proofErr w:type="spellEnd"/>
          </w:p>
        </w:tc>
        <w:tc>
          <w:tcPr>
            <w:tcW w:w="2065" w:type="dxa"/>
          </w:tcPr>
          <w:p w:rsidR="00BF634F" w:rsidRDefault="00DA448E">
            <w:pPr>
              <w:jc w:val="center"/>
              <w:rPr>
                <w:kern w:val="0"/>
                <w:sz w:val="20"/>
              </w:rPr>
            </w:pPr>
            <w:proofErr w:type="spellStart"/>
            <w:r>
              <w:rPr>
                <w:kern w:val="0"/>
                <w:sz w:val="20"/>
              </w:rPr>
              <w:t>tinyint</w:t>
            </w:r>
            <w:proofErr w:type="spellEnd"/>
          </w:p>
        </w:tc>
        <w:tc>
          <w:tcPr>
            <w:tcW w:w="978" w:type="dxa"/>
          </w:tcPr>
          <w:p w:rsidR="00BF634F" w:rsidRDefault="00DA448E">
            <w:pPr>
              <w:jc w:val="center"/>
              <w:rPr>
                <w:kern w:val="0"/>
                <w:sz w:val="20"/>
              </w:rPr>
            </w:pPr>
            <w:r>
              <w:rPr>
                <w:rFonts w:hint="eastAsia"/>
              </w:rPr>
              <w:t>10</w:t>
            </w:r>
          </w:p>
        </w:tc>
        <w:tc>
          <w:tcPr>
            <w:tcW w:w="978" w:type="dxa"/>
          </w:tcPr>
          <w:p w:rsidR="00BF634F" w:rsidRDefault="00DA448E">
            <w:pPr>
              <w:spacing w:line="360" w:lineRule="auto"/>
              <w:jc w:val="center"/>
              <w:rPr>
                <w:kern w:val="0"/>
                <w:szCs w:val="21"/>
              </w:rPr>
            </w:pPr>
            <w:r>
              <w:rPr>
                <w:rFonts w:hint="eastAsia"/>
                <w:kern w:val="0"/>
                <w:szCs w:val="21"/>
              </w:rPr>
              <w:t>No</w:t>
            </w:r>
          </w:p>
        </w:tc>
      </w:tr>
      <w:tr w:rsidR="00BF634F">
        <w:trPr>
          <w:jc w:val="center"/>
        </w:trPr>
        <w:tc>
          <w:tcPr>
            <w:tcW w:w="2187" w:type="dxa"/>
          </w:tcPr>
          <w:p w:rsidR="00BF634F" w:rsidRDefault="00DA448E">
            <w:pPr>
              <w:jc w:val="center"/>
              <w:rPr>
                <w:kern w:val="0"/>
                <w:sz w:val="20"/>
              </w:rPr>
            </w:pPr>
            <w:r>
              <w:rPr>
                <w:rFonts w:hint="eastAsia"/>
                <w:kern w:val="0"/>
                <w:sz w:val="20"/>
              </w:rPr>
              <w:lastRenderedPageBreak/>
              <w:t>是否禁用</w:t>
            </w:r>
          </w:p>
        </w:tc>
        <w:tc>
          <w:tcPr>
            <w:tcW w:w="2324" w:type="dxa"/>
          </w:tcPr>
          <w:p w:rsidR="00BF634F" w:rsidRDefault="00DA448E">
            <w:pPr>
              <w:jc w:val="center"/>
              <w:rPr>
                <w:kern w:val="0"/>
                <w:sz w:val="20"/>
              </w:rPr>
            </w:pPr>
            <w:proofErr w:type="spellStart"/>
            <w:r>
              <w:rPr>
                <w:kern w:val="0"/>
                <w:sz w:val="20"/>
              </w:rPr>
              <w:t>isForbidden</w:t>
            </w:r>
            <w:proofErr w:type="spellEnd"/>
          </w:p>
        </w:tc>
        <w:tc>
          <w:tcPr>
            <w:tcW w:w="2065" w:type="dxa"/>
          </w:tcPr>
          <w:p w:rsidR="00BF634F" w:rsidRDefault="00DA448E">
            <w:pPr>
              <w:jc w:val="center"/>
              <w:rPr>
                <w:kern w:val="0"/>
                <w:sz w:val="20"/>
              </w:rPr>
            </w:pPr>
            <w:proofErr w:type="spellStart"/>
            <w:r>
              <w:rPr>
                <w:kern w:val="0"/>
                <w:sz w:val="20"/>
              </w:rPr>
              <w:t>tinyint</w:t>
            </w:r>
            <w:proofErr w:type="spellEnd"/>
          </w:p>
        </w:tc>
        <w:tc>
          <w:tcPr>
            <w:tcW w:w="978" w:type="dxa"/>
          </w:tcPr>
          <w:p w:rsidR="00BF634F" w:rsidRDefault="00DA448E">
            <w:pPr>
              <w:jc w:val="center"/>
              <w:rPr>
                <w:kern w:val="0"/>
                <w:sz w:val="20"/>
              </w:rPr>
            </w:pPr>
            <w:r>
              <w:rPr>
                <w:rFonts w:hint="eastAsia"/>
              </w:rPr>
              <w:t>1</w:t>
            </w:r>
          </w:p>
        </w:tc>
        <w:tc>
          <w:tcPr>
            <w:tcW w:w="978" w:type="dxa"/>
          </w:tcPr>
          <w:p w:rsidR="00BF634F" w:rsidRDefault="00DA448E">
            <w:pPr>
              <w:spacing w:line="360" w:lineRule="auto"/>
              <w:jc w:val="center"/>
              <w:rPr>
                <w:kern w:val="0"/>
                <w:szCs w:val="21"/>
              </w:rPr>
            </w:pPr>
            <w:r>
              <w:rPr>
                <w:rFonts w:hint="eastAsia"/>
                <w:kern w:val="0"/>
                <w:szCs w:val="21"/>
              </w:rPr>
              <w:t>No</w:t>
            </w:r>
          </w:p>
        </w:tc>
      </w:tr>
      <w:tr w:rsidR="00BF634F">
        <w:trPr>
          <w:jc w:val="center"/>
        </w:trPr>
        <w:tc>
          <w:tcPr>
            <w:tcW w:w="2187" w:type="dxa"/>
          </w:tcPr>
          <w:p w:rsidR="00BF634F" w:rsidRDefault="00DA448E">
            <w:pPr>
              <w:jc w:val="center"/>
              <w:rPr>
                <w:kern w:val="0"/>
                <w:sz w:val="20"/>
              </w:rPr>
            </w:pPr>
            <w:r>
              <w:rPr>
                <w:rFonts w:hint="eastAsia"/>
                <w:kern w:val="0"/>
                <w:sz w:val="20"/>
              </w:rPr>
              <w:t>姓名</w:t>
            </w:r>
          </w:p>
        </w:tc>
        <w:tc>
          <w:tcPr>
            <w:tcW w:w="2324" w:type="dxa"/>
          </w:tcPr>
          <w:p w:rsidR="00BF634F" w:rsidRDefault="00DA448E">
            <w:pPr>
              <w:jc w:val="center"/>
              <w:rPr>
                <w:kern w:val="0"/>
                <w:sz w:val="20"/>
              </w:rPr>
            </w:pPr>
            <w:r>
              <w:rPr>
                <w:kern w:val="0"/>
                <w:sz w:val="20"/>
              </w:rPr>
              <w:t>name</w:t>
            </w:r>
          </w:p>
        </w:tc>
        <w:tc>
          <w:tcPr>
            <w:tcW w:w="2065" w:type="dxa"/>
          </w:tcPr>
          <w:p w:rsidR="00BF634F" w:rsidRDefault="00DA448E">
            <w:pPr>
              <w:jc w:val="center"/>
              <w:rPr>
                <w:kern w:val="0"/>
                <w:sz w:val="20"/>
              </w:rPr>
            </w:pPr>
            <w:r>
              <w:rPr>
                <w:kern w:val="0"/>
                <w:sz w:val="20"/>
              </w:rPr>
              <w:t>Varchar</w:t>
            </w:r>
          </w:p>
        </w:tc>
        <w:tc>
          <w:tcPr>
            <w:tcW w:w="978" w:type="dxa"/>
          </w:tcPr>
          <w:p w:rsidR="00BF634F" w:rsidRDefault="00DA448E">
            <w:pPr>
              <w:jc w:val="center"/>
              <w:rPr>
                <w:kern w:val="0"/>
                <w:sz w:val="20"/>
              </w:rPr>
            </w:pPr>
            <w:r>
              <w:rPr>
                <w:rFonts w:hint="eastAsia"/>
              </w:rPr>
              <w:t>10</w:t>
            </w:r>
          </w:p>
        </w:tc>
        <w:tc>
          <w:tcPr>
            <w:tcW w:w="978" w:type="dxa"/>
          </w:tcPr>
          <w:p w:rsidR="00BF634F" w:rsidRDefault="00DA448E">
            <w:pPr>
              <w:spacing w:line="360" w:lineRule="auto"/>
              <w:jc w:val="center"/>
              <w:rPr>
                <w:kern w:val="0"/>
                <w:szCs w:val="21"/>
              </w:rPr>
            </w:pPr>
            <w:r>
              <w:rPr>
                <w:rFonts w:hint="eastAsia"/>
                <w:kern w:val="0"/>
                <w:szCs w:val="21"/>
              </w:rPr>
              <w:t>No</w:t>
            </w:r>
          </w:p>
        </w:tc>
      </w:tr>
      <w:tr w:rsidR="00BF634F">
        <w:trPr>
          <w:jc w:val="center"/>
        </w:trPr>
        <w:tc>
          <w:tcPr>
            <w:tcW w:w="2187" w:type="dxa"/>
          </w:tcPr>
          <w:p w:rsidR="00BF634F" w:rsidRDefault="00DA448E">
            <w:pPr>
              <w:jc w:val="center"/>
              <w:rPr>
                <w:kern w:val="0"/>
                <w:sz w:val="20"/>
              </w:rPr>
            </w:pPr>
            <w:r>
              <w:rPr>
                <w:rFonts w:hint="eastAsia"/>
                <w:kern w:val="0"/>
                <w:sz w:val="20"/>
              </w:rPr>
              <w:t>性别</w:t>
            </w:r>
          </w:p>
        </w:tc>
        <w:tc>
          <w:tcPr>
            <w:tcW w:w="2324" w:type="dxa"/>
          </w:tcPr>
          <w:p w:rsidR="00BF634F" w:rsidRDefault="00DA448E">
            <w:pPr>
              <w:jc w:val="center"/>
              <w:rPr>
                <w:kern w:val="0"/>
                <w:sz w:val="20"/>
              </w:rPr>
            </w:pPr>
            <w:r>
              <w:rPr>
                <w:kern w:val="0"/>
                <w:sz w:val="20"/>
              </w:rPr>
              <w:t>sex</w:t>
            </w:r>
          </w:p>
        </w:tc>
        <w:tc>
          <w:tcPr>
            <w:tcW w:w="2065" w:type="dxa"/>
          </w:tcPr>
          <w:p w:rsidR="00BF634F" w:rsidRDefault="00DA448E">
            <w:pPr>
              <w:jc w:val="center"/>
              <w:rPr>
                <w:kern w:val="0"/>
                <w:sz w:val="20"/>
              </w:rPr>
            </w:pPr>
            <w:proofErr w:type="spellStart"/>
            <w:r>
              <w:rPr>
                <w:kern w:val="0"/>
                <w:sz w:val="20"/>
              </w:rPr>
              <w:t>tinyint</w:t>
            </w:r>
            <w:proofErr w:type="spellEnd"/>
          </w:p>
        </w:tc>
        <w:tc>
          <w:tcPr>
            <w:tcW w:w="978" w:type="dxa"/>
          </w:tcPr>
          <w:p w:rsidR="00BF634F" w:rsidRDefault="00DA448E">
            <w:pPr>
              <w:jc w:val="center"/>
              <w:rPr>
                <w:kern w:val="0"/>
                <w:sz w:val="20"/>
              </w:rPr>
            </w:pPr>
            <w:r>
              <w:rPr>
                <w:rFonts w:hint="eastAsia"/>
              </w:rPr>
              <w:t>1</w:t>
            </w:r>
          </w:p>
        </w:tc>
        <w:tc>
          <w:tcPr>
            <w:tcW w:w="978" w:type="dxa"/>
          </w:tcPr>
          <w:p w:rsidR="00BF634F" w:rsidRDefault="00DA448E">
            <w:pPr>
              <w:spacing w:line="360" w:lineRule="auto"/>
              <w:jc w:val="center"/>
              <w:rPr>
                <w:kern w:val="0"/>
                <w:szCs w:val="21"/>
              </w:rPr>
            </w:pPr>
            <w:r>
              <w:rPr>
                <w:rFonts w:hint="eastAsia"/>
                <w:kern w:val="0"/>
                <w:szCs w:val="21"/>
              </w:rPr>
              <w:t>No</w:t>
            </w:r>
          </w:p>
        </w:tc>
      </w:tr>
      <w:tr w:rsidR="00BF634F">
        <w:trPr>
          <w:jc w:val="center"/>
        </w:trPr>
        <w:tc>
          <w:tcPr>
            <w:tcW w:w="2187" w:type="dxa"/>
          </w:tcPr>
          <w:p w:rsidR="00BF634F" w:rsidRDefault="00DA448E">
            <w:pPr>
              <w:jc w:val="center"/>
              <w:rPr>
                <w:kern w:val="0"/>
                <w:sz w:val="20"/>
              </w:rPr>
            </w:pPr>
            <w:r>
              <w:rPr>
                <w:rFonts w:hint="eastAsia"/>
                <w:kern w:val="0"/>
                <w:sz w:val="20"/>
              </w:rPr>
              <w:t>年龄</w:t>
            </w:r>
          </w:p>
        </w:tc>
        <w:tc>
          <w:tcPr>
            <w:tcW w:w="2324" w:type="dxa"/>
          </w:tcPr>
          <w:p w:rsidR="00BF634F" w:rsidRDefault="00DA448E">
            <w:pPr>
              <w:jc w:val="center"/>
              <w:rPr>
                <w:kern w:val="0"/>
                <w:sz w:val="20"/>
              </w:rPr>
            </w:pPr>
            <w:r>
              <w:rPr>
                <w:kern w:val="0"/>
                <w:sz w:val="20"/>
              </w:rPr>
              <w:t>age</w:t>
            </w:r>
          </w:p>
        </w:tc>
        <w:tc>
          <w:tcPr>
            <w:tcW w:w="2065" w:type="dxa"/>
          </w:tcPr>
          <w:p w:rsidR="00BF634F" w:rsidRDefault="00DA448E">
            <w:pPr>
              <w:jc w:val="center"/>
              <w:rPr>
                <w:kern w:val="0"/>
                <w:sz w:val="20"/>
              </w:rPr>
            </w:pPr>
            <w:r>
              <w:rPr>
                <w:kern w:val="0"/>
                <w:sz w:val="20"/>
              </w:rPr>
              <w:t>int</w:t>
            </w:r>
          </w:p>
        </w:tc>
        <w:tc>
          <w:tcPr>
            <w:tcW w:w="978" w:type="dxa"/>
          </w:tcPr>
          <w:p w:rsidR="00BF634F" w:rsidRDefault="00DA448E">
            <w:pPr>
              <w:jc w:val="center"/>
              <w:rPr>
                <w:kern w:val="0"/>
                <w:sz w:val="20"/>
              </w:rPr>
            </w:pPr>
            <w:r>
              <w:rPr>
                <w:rFonts w:hint="eastAsia"/>
              </w:rPr>
              <w:t>3</w:t>
            </w:r>
          </w:p>
        </w:tc>
        <w:tc>
          <w:tcPr>
            <w:tcW w:w="978" w:type="dxa"/>
          </w:tcPr>
          <w:p w:rsidR="00BF634F" w:rsidRDefault="00DA448E">
            <w:pPr>
              <w:spacing w:line="360" w:lineRule="auto"/>
              <w:jc w:val="center"/>
              <w:rPr>
                <w:kern w:val="0"/>
                <w:szCs w:val="21"/>
              </w:rPr>
            </w:pPr>
            <w:r>
              <w:rPr>
                <w:rFonts w:hint="eastAsia"/>
                <w:kern w:val="0"/>
                <w:szCs w:val="21"/>
              </w:rPr>
              <w:t>No</w:t>
            </w:r>
          </w:p>
        </w:tc>
      </w:tr>
      <w:tr w:rsidR="00BF634F">
        <w:trPr>
          <w:jc w:val="center"/>
        </w:trPr>
        <w:tc>
          <w:tcPr>
            <w:tcW w:w="2187" w:type="dxa"/>
          </w:tcPr>
          <w:p w:rsidR="00BF634F" w:rsidRDefault="00DA448E">
            <w:pPr>
              <w:jc w:val="center"/>
              <w:rPr>
                <w:kern w:val="0"/>
                <w:sz w:val="20"/>
              </w:rPr>
            </w:pPr>
            <w:r>
              <w:rPr>
                <w:rFonts w:hint="eastAsia"/>
                <w:kern w:val="0"/>
                <w:sz w:val="20"/>
              </w:rPr>
              <w:t>家庭住址</w:t>
            </w:r>
          </w:p>
        </w:tc>
        <w:tc>
          <w:tcPr>
            <w:tcW w:w="2324" w:type="dxa"/>
          </w:tcPr>
          <w:p w:rsidR="00BF634F" w:rsidRDefault="00DA448E">
            <w:pPr>
              <w:jc w:val="center"/>
              <w:rPr>
                <w:kern w:val="0"/>
                <w:sz w:val="20"/>
              </w:rPr>
            </w:pPr>
            <w:r>
              <w:rPr>
                <w:kern w:val="0"/>
                <w:sz w:val="20"/>
              </w:rPr>
              <w:t>address</w:t>
            </w:r>
          </w:p>
        </w:tc>
        <w:tc>
          <w:tcPr>
            <w:tcW w:w="2065" w:type="dxa"/>
          </w:tcPr>
          <w:p w:rsidR="00BF634F" w:rsidRDefault="00DA448E">
            <w:pPr>
              <w:jc w:val="center"/>
              <w:rPr>
                <w:kern w:val="0"/>
                <w:sz w:val="20"/>
              </w:rPr>
            </w:pPr>
            <w:r>
              <w:rPr>
                <w:kern w:val="0"/>
                <w:sz w:val="20"/>
              </w:rPr>
              <w:t>varchar</w:t>
            </w:r>
          </w:p>
        </w:tc>
        <w:tc>
          <w:tcPr>
            <w:tcW w:w="978" w:type="dxa"/>
          </w:tcPr>
          <w:p w:rsidR="00BF634F" w:rsidRDefault="00DA448E">
            <w:pPr>
              <w:jc w:val="center"/>
              <w:rPr>
                <w:kern w:val="0"/>
                <w:sz w:val="20"/>
              </w:rPr>
            </w:pPr>
            <w:r>
              <w:rPr>
                <w:rFonts w:hint="eastAsia"/>
              </w:rPr>
              <w:t>255</w:t>
            </w:r>
          </w:p>
        </w:tc>
        <w:tc>
          <w:tcPr>
            <w:tcW w:w="978" w:type="dxa"/>
          </w:tcPr>
          <w:p w:rsidR="00BF634F" w:rsidRDefault="00DA448E">
            <w:pPr>
              <w:spacing w:line="360" w:lineRule="auto"/>
              <w:jc w:val="center"/>
              <w:rPr>
                <w:kern w:val="0"/>
                <w:szCs w:val="21"/>
              </w:rPr>
            </w:pPr>
            <w:r>
              <w:rPr>
                <w:rFonts w:hint="eastAsia"/>
                <w:kern w:val="0"/>
                <w:szCs w:val="21"/>
              </w:rPr>
              <w:t>No</w:t>
            </w:r>
          </w:p>
        </w:tc>
      </w:tr>
      <w:tr w:rsidR="00BF634F">
        <w:trPr>
          <w:jc w:val="center"/>
        </w:trPr>
        <w:tc>
          <w:tcPr>
            <w:tcW w:w="2187" w:type="dxa"/>
          </w:tcPr>
          <w:p w:rsidR="00BF634F" w:rsidRDefault="00DA448E">
            <w:pPr>
              <w:jc w:val="center"/>
              <w:rPr>
                <w:kern w:val="0"/>
                <w:sz w:val="20"/>
              </w:rPr>
            </w:pPr>
            <w:r>
              <w:rPr>
                <w:rFonts w:hint="eastAsia"/>
                <w:kern w:val="0"/>
                <w:sz w:val="20"/>
              </w:rPr>
              <w:t>联系电话</w:t>
            </w:r>
          </w:p>
        </w:tc>
        <w:tc>
          <w:tcPr>
            <w:tcW w:w="2324" w:type="dxa"/>
          </w:tcPr>
          <w:p w:rsidR="00BF634F" w:rsidRDefault="00DA448E">
            <w:pPr>
              <w:jc w:val="center"/>
              <w:rPr>
                <w:kern w:val="0"/>
                <w:sz w:val="20"/>
              </w:rPr>
            </w:pPr>
            <w:r>
              <w:rPr>
                <w:kern w:val="0"/>
                <w:sz w:val="20"/>
              </w:rPr>
              <w:t>phone</w:t>
            </w:r>
          </w:p>
        </w:tc>
        <w:tc>
          <w:tcPr>
            <w:tcW w:w="2065" w:type="dxa"/>
          </w:tcPr>
          <w:p w:rsidR="00BF634F" w:rsidRDefault="00DA448E">
            <w:pPr>
              <w:jc w:val="center"/>
              <w:rPr>
                <w:kern w:val="0"/>
                <w:sz w:val="20"/>
              </w:rPr>
            </w:pPr>
            <w:r>
              <w:rPr>
                <w:kern w:val="0"/>
                <w:sz w:val="20"/>
              </w:rPr>
              <w:t>varchar</w:t>
            </w:r>
          </w:p>
        </w:tc>
        <w:tc>
          <w:tcPr>
            <w:tcW w:w="978" w:type="dxa"/>
          </w:tcPr>
          <w:p w:rsidR="00BF634F" w:rsidRDefault="00DA448E">
            <w:pPr>
              <w:jc w:val="center"/>
              <w:rPr>
                <w:kern w:val="0"/>
                <w:sz w:val="20"/>
              </w:rPr>
            </w:pPr>
            <w:r>
              <w:rPr>
                <w:rFonts w:hint="eastAsia"/>
              </w:rPr>
              <w:t>11</w:t>
            </w:r>
          </w:p>
        </w:tc>
        <w:tc>
          <w:tcPr>
            <w:tcW w:w="978" w:type="dxa"/>
          </w:tcPr>
          <w:p w:rsidR="00BF634F" w:rsidRDefault="00DA448E">
            <w:pPr>
              <w:spacing w:line="360" w:lineRule="auto"/>
              <w:jc w:val="center"/>
              <w:rPr>
                <w:kern w:val="0"/>
                <w:szCs w:val="21"/>
              </w:rPr>
            </w:pPr>
            <w:r>
              <w:rPr>
                <w:rFonts w:hint="eastAsia"/>
                <w:kern w:val="0"/>
                <w:szCs w:val="21"/>
              </w:rPr>
              <w:t>No</w:t>
            </w:r>
          </w:p>
        </w:tc>
      </w:tr>
      <w:tr w:rsidR="00BF634F">
        <w:trPr>
          <w:jc w:val="center"/>
        </w:trPr>
        <w:tc>
          <w:tcPr>
            <w:tcW w:w="2187" w:type="dxa"/>
          </w:tcPr>
          <w:p w:rsidR="00BF634F" w:rsidRDefault="00DA448E">
            <w:pPr>
              <w:jc w:val="center"/>
              <w:rPr>
                <w:kern w:val="0"/>
                <w:sz w:val="20"/>
              </w:rPr>
            </w:pPr>
            <w:r>
              <w:rPr>
                <w:rFonts w:hint="eastAsia"/>
                <w:kern w:val="0"/>
                <w:sz w:val="20"/>
              </w:rPr>
              <w:t>备注</w:t>
            </w:r>
          </w:p>
        </w:tc>
        <w:tc>
          <w:tcPr>
            <w:tcW w:w="2324" w:type="dxa"/>
          </w:tcPr>
          <w:p w:rsidR="00BF634F" w:rsidRDefault="00DA448E">
            <w:pPr>
              <w:jc w:val="center"/>
              <w:rPr>
                <w:kern w:val="0"/>
                <w:sz w:val="20"/>
              </w:rPr>
            </w:pPr>
            <w:r>
              <w:rPr>
                <w:kern w:val="0"/>
                <w:sz w:val="20"/>
              </w:rPr>
              <w:t>remark</w:t>
            </w:r>
          </w:p>
        </w:tc>
        <w:tc>
          <w:tcPr>
            <w:tcW w:w="2065" w:type="dxa"/>
          </w:tcPr>
          <w:p w:rsidR="00BF634F" w:rsidRDefault="00DA448E">
            <w:pPr>
              <w:jc w:val="center"/>
              <w:rPr>
                <w:kern w:val="0"/>
                <w:sz w:val="20"/>
              </w:rPr>
            </w:pPr>
            <w:r>
              <w:rPr>
                <w:kern w:val="0"/>
                <w:sz w:val="20"/>
              </w:rPr>
              <w:t>varchar</w:t>
            </w:r>
          </w:p>
        </w:tc>
        <w:tc>
          <w:tcPr>
            <w:tcW w:w="978" w:type="dxa"/>
          </w:tcPr>
          <w:p w:rsidR="00BF634F" w:rsidRDefault="00DA448E">
            <w:pPr>
              <w:jc w:val="center"/>
              <w:rPr>
                <w:kern w:val="0"/>
                <w:sz w:val="20"/>
              </w:rPr>
            </w:pPr>
            <w:r>
              <w:rPr>
                <w:rFonts w:hint="eastAsia"/>
              </w:rPr>
              <w:t>255</w:t>
            </w:r>
          </w:p>
        </w:tc>
        <w:tc>
          <w:tcPr>
            <w:tcW w:w="978" w:type="dxa"/>
          </w:tcPr>
          <w:p w:rsidR="00BF634F" w:rsidRDefault="00DA448E">
            <w:pPr>
              <w:spacing w:line="360" w:lineRule="auto"/>
              <w:jc w:val="center"/>
              <w:rPr>
                <w:kern w:val="0"/>
                <w:sz w:val="20"/>
                <w:szCs w:val="21"/>
              </w:rPr>
            </w:pPr>
            <w:r>
              <w:rPr>
                <w:rFonts w:hint="eastAsia"/>
                <w:kern w:val="0"/>
                <w:szCs w:val="21"/>
              </w:rPr>
              <w:t>No</w:t>
            </w:r>
          </w:p>
        </w:tc>
      </w:tr>
    </w:tbl>
    <w:p w:rsidR="00BF634F" w:rsidRDefault="00DA448E">
      <w:pPr>
        <w:spacing w:line="360" w:lineRule="auto"/>
        <w:jc w:val="left"/>
        <w:rPr>
          <w:sz w:val="24"/>
          <w:szCs w:val="24"/>
        </w:rPr>
      </w:pPr>
      <w:r>
        <w:rPr>
          <w:rFonts w:hint="eastAsia"/>
          <w:sz w:val="24"/>
          <w:szCs w:val="24"/>
        </w:rPr>
        <w:t>用户具体属性如图</w:t>
      </w:r>
      <w:r>
        <w:rPr>
          <w:rFonts w:hint="eastAsia"/>
          <w:sz w:val="24"/>
          <w:szCs w:val="24"/>
        </w:rPr>
        <w:t>4-</w:t>
      </w:r>
      <w:r w:rsidR="001C7F98">
        <w:rPr>
          <w:sz w:val="24"/>
          <w:szCs w:val="24"/>
        </w:rPr>
        <w:t>4</w:t>
      </w:r>
      <w:r>
        <w:rPr>
          <w:rFonts w:hint="eastAsia"/>
          <w:sz w:val="24"/>
          <w:szCs w:val="24"/>
        </w:rPr>
        <w:t>用户属性图所示：</w:t>
      </w:r>
    </w:p>
    <w:p w:rsidR="00BF634F" w:rsidRDefault="004C72AE" w:rsidP="004C72AE">
      <w:pPr>
        <w:spacing w:line="360" w:lineRule="auto"/>
        <w:jc w:val="center"/>
      </w:pPr>
      <w:r>
        <w:rPr>
          <w:noProof/>
        </w:rPr>
        <w:drawing>
          <wp:inline distT="0" distB="0" distL="0" distR="0" wp14:anchorId="15731508" wp14:editId="24725935">
            <wp:extent cx="3749040" cy="2148840"/>
            <wp:effectExtent l="0" t="0" r="381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49368" cy="2149028"/>
                    </a:xfrm>
                    <a:prstGeom prst="rect">
                      <a:avLst/>
                    </a:prstGeom>
                  </pic:spPr>
                </pic:pic>
              </a:graphicData>
            </a:graphic>
          </wp:inline>
        </w:drawing>
      </w:r>
    </w:p>
    <w:p w:rsidR="00BF634F" w:rsidRDefault="00DA448E">
      <w:pPr>
        <w:spacing w:line="360" w:lineRule="auto"/>
        <w:ind w:firstLineChars="200" w:firstLine="420"/>
        <w:jc w:val="center"/>
        <w:rPr>
          <w:szCs w:val="21"/>
        </w:rPr>
      </w:pPr>
      <w:r>
        <w:rPr>
          <w:rFonts w:hint="eastAsia"/>
          <w:szCs w:val="21"/>
        </w:rPr>
        <w:t>图</w:t>
      </w:r>
      <w:r>
        <w:rPr>
          <w:rFonts w:hint="eastAsia"/>
          <w:szCs w:val="21"/>
        </w:rPr>
        <w:t>4-</w:t>
      </w:r>
      <w:r w:rsidR="001C7F98">
        <w:rPr>
          <w:szCs w:val="21"/>
        </w:rPr>
        <w:t>4</w:t>
      </w:r>
      <w:r>
        <w:rPr>
          <w:rFonts w:hint="eastAsia"/>
          <w:szCs w:val="21"/>
        </w:rPr>
        <w:t>用户属性图</w:t>
      </w:r>
    </w:p>
    <w:p w:rsidR="00BF634F" w:rsidRDefault="00DA448E">
      <w:pPr>
        <w:pStyle w:val="1"/>
        <w:spacing w:beforeLines="0"/>
      </w:pPr>
      <w:bookmarkStart w:id="277" w:name="_Toc511632186"/>
      <w:bookmarkStart w:id="278" w:name="_Toc2045"/>
      <w:bookmarkStart w:id="279" w:name="_Toc485497942"/>
      <w:bookmarkStart w:id="280" w:name="_Toc511632127"/>
      <w:bookmarkStart w:id="281" w:name="_Toc482633793"/>
      <w:bookmarkStart w:id="282" w:name="_Toc8573"/>
      <w:bookmarkStart w:id="283" w:name="_Toc10450208"/>
      <w:bookmarkStart w:id="284" w:name="_Toc11005753"/>
      <w:bookmarkStart w:id="285" w:name="_Toc11006451"/>
      <w:bookmarkStart w:id="286" w:name="_Toc11010854"/>
      <w:r>
        <w:rPr>
          <w:rFonts w:hint="eastAsia"/>
        </w:rPr>
        <w:t xml:space="preserve">5 </w:t>
      </w:r>
      <w:r>
        <w:rPr>
          <w:rFonts w:hint="eastAsia"/>
        </w:rPr>
        <w:t>系统的实现</w:t>
      </w:r>
      <w:bookmarkEnd w:id="277"/>
      <w:bookmarkEnd w:id="278"/>
      <w:bookmarkEnd w:id="279"/>
      <w:bookmarkEnd w:id="280"/>
      <w:bookmarkEnd w:id="281"/>
      <w:bookmarkEnd w:id="282"/>
      <w:bookmarkEnd w:id="283"/>
      <w:bookmarkEnd w:id="284"/>
      <w:bookmarkEnd w:id="285"/>
      <w:bookmarkEnd w:id="286"/>
    </w:p>
    <w:p w:rsidR="00BF634F" w:rsidRDefault="00DA448E">
      <w:pPr>
        <w:spacing w:line="360" w:lineRule="auto"/>
        <w:ind w:firstLineChars="200" w:firstLine="480"/>
        <w:rPr>
          <w:color w:val="000000"/>
          <w:sz w:val="24"/>
          <w:szCs w:val="24"/>
        </w:rPr>
      </w:pPr>
      <w:r>
        <w:rPr>
          <w:rFonts w:hint="eastAsia"/>
          <w:color w:val="000000"/>
          <w:sz w:val="24"/>
          <w:szCs w:val="24"/>
        </w:rPr>
        <w:t>依据需求分析，本系统实现了全部功能，并且保证了每一个功能点可用性和实用性，主要完成了测量中心模块、视频监控模块、人员管理模块、系统管理模块等。</w:t>
      </w:r>
    </w:p>
    <w:p w:rsidR="00BF634F" w:rsidRDefault="00DA448E">
      <w:pPr>
        <w:spacing w:line="360" w:lineRule="auto"/>
        <w:ind w:firstLineChars="200" w:firstLine="480"/>
        <w:rPr>
          <w:sz w:val="24"/>
          <w:szCs w:val="24"/>
        </w:rPr>
      </w:pPr>
      <w:r>
        <w:rPr>
          <w:rFonts w:hint="eastAsia"/>
          <w:sz w:val="24"/>
          <w:szCs w:val="24"/>
        </w:rPr>
        <w:t>各个角色登录时，输入用户账号、用户密码，点击登录，系统自动识别用户类型，根据不同的权限提供不同的操作。</w:t>
      </w:r>
    </w:p>
    <w:p w:rsidR="00BF634F" w:rsidRDefault="00DA448E">
      <w:pPr>
        <w:pStyle w:val="2"/>
      </w:pPr>
      <w:bookmarkStart w:id="287" w:name="_Toc11815"/>
      <w:bookmarkStart w:id="288" w:name="_Toc511632191"/>
      <w:bookmarkStart w:id="289" w:name="_Toc10450209"/>
      <w:bookmarkStart w:id="290" w:name="_Toc511632132"/>
      <w:bookmarkStart w:id="291" w:name="_Toc29451"/>
      <w:bookmarkStart w:id="292" w:name="_Toc485497948"/>
      <w:bookmarkStart w:id="293" w:name="_Toc31989_WPSOffice_Level3"/>
      <w:bookmarkStart w:id="294" w:name="_Toc11005754"/>
      <w:bookmarkStart w:id="295" w:name="_Toc11006452"/>
      <w:bookmarkStart w:id="296" w:name="_Toc11010855"/>
      <w:r>
        <w:rPr>
          <w:rFonts w:hint="eastAsia"/>
        </w:rPr>
        <w:t>5.2.1</w:t>
      </w:r>
      <w:r>
        <w:rPr>
          <w:rFonts w:hint="eastAsia"/>
        </w:rPr>
        <w:t>登录模块</w:t>
      </w:r>
      <w:bookmarkEnd w:id="287"/>
      <w:bookmarkEnd w:id="288"/>
      <w:bookmarkEnd w:id="289"/>
      <w:bookmarkEnd w:id="290"/>
      <w:bookmarkEnd w:id="291"/>
      <w:bookmarkEnd w:id="292"/>
      <w:bookmarkEnd w:id="293"/>
      <w:bookmarkEnd w:id="294"/>
      <w:bookmarkEnd w:id="295"/>
      <w:bookmarkEnd w:id="296"/>
    </w:p>
    <w:p w:rsidR="00BF634F" w:rsidRDefault="00DA448E">
      <w:pPr>
        <w:spacing w:line="360" w:lineRule="auto"/>
        <w:ind w:firstLineChars="200" w:firstLine="480"/>
        <w:rPr>
          <w:color w:val="000000"/>
          <w:sz w:val="24"/>
          <w:szCs w:val="24"/>
        </w:rPr>
      </w:pPr>
      <w:r>
        <w:rPr>
          <w:rFonts w:hint="eastAsia"/>
          <w:color w:val="000000"/>
          <w:sz w:val="24"/>
          <w:szCs w:val="24"/>
        </w:rPr>
        <w:t>登录模块是本平台的入口模块，本平台使用了基于</w:t>
      </w:r>
      <w:r>
        <w:rPr>
          <w:rFonts w:hint="eastAsia"/>
          <w:color w:val="000000"/>
          <w:sz w:val="24"/>
          <w:szCs w:val="24"/>
        </w:rPr>
        <w:t>token</w:t>
      </w:r>
      <w:r>
        <w:rPr>
          <w:rFonts w:hint="eastAsia"/>
          <w:color w:val="000000"/>
          <w:sz w:val="24"/>
          <w:szCs w:val="24"/>
        </w:rPr>
        <w:t>的访问验证，客户端在在访问平台内所有路由和接口调用时，前都会验证客户端</w:t>
      </w:r>
      <w:proofErr w:type="spellStart"/>
      <w:r>
        <w:rPr>
          <w:rFonts w:hint="eastAsia"/>
          <w:color w:val="000000"/>
          <w:sz w:val="24"/>
          <w:szCs w:val="24"/>
        </w:rPr>
        <w:t>localstore</w:t>
      </w:r>
      <w:proofErr w:type="spellEnd"/>
      <w:r>
        <w:rPr>
          <w:rFonts w:hint="eastAsia"/>
          <w:color w:val="000000"/>
          <w:sz w:val="24"/>
          <w:szCs w:val="24"/>
        </w:rPr>
        <w:t>的</w:t>
      </w:r>
      <w:r>
        <w:rPr>
          <w:rFonts w:hint="eastAsia"/>
          <w:color w:val="000000"/>
          <w:sz w:val="24"/>
          <w:szCs w:val="24"/>
        </w:rPr>
        <w:t>token</w:t>
      </w:r>
      <w:r>
        <w:rPr>
          <w:rFonts w:hint="eastAsia"/>
          <w:color w:val="000000"/>
          <w:sz w:val="24"/>
          <w:szCs w:val="24"/>
        </w:rPr>
        <w:t>值，如果没有或</w:t>
      </w:r>
      <w:r>
        <w:rPr>
          <w:rFonts w:hint="eastAsia"/>
          <w:color w:val="000000"/>
          <w:sz w:val="24"/>
          <w:szCs w:val="24"/>
        </w:rPr>
        <w:t>token</w:t>
      </w:r>
      <w:r>
        <w:rPr>
          <w:rFonts w:hint="eastAsia"/>
          <w:color w:val="000000"/>
          <w:sz w:val="24"/>
          <w:szCs w:val="24"/>
        </w:rPr>
        <w:t>已过期，则会拒绝访问，并跳转登录页面，在提交登录信息时，后端会验证登录信息，如有效则会生成新的</w:t>
      </w:r>
      <w:r>
        <w:rPr>
          <w:rFonts w:hint="eastAsia"/>
          <w:color w:val="000000"/>
          <w:sz w:val="24"/>
          <w:szCs w:val="24"/>
        </w:rPr>
        <w:t>token</w:t>
      </w:r>
      <w:r>
        <w:rPr>
          <w:rFonts w:hint="eastAsia"/>
          <w:color w:val="000000"/>
          <w:sz w:val="24"/>
          <w:szCs w:val="24"/>
        </w:rPr>
        <w:t>，并为此</w:t>
      </w:r>
      <w:r>
        <w:rPr>
          <w:rFonts w:hint="eastAsia"/>
          <w:color w:val="000000"/>
          <w:sz w:val="24"/>
          <w:szCs w:val="24"/>
        </w:rPr>
        <w:t>token</w:t>
      </w:r>
      <w:r>
        <w:rPr>
          <w:rFonts w:hint="eastAsia"/>
          <w:color w:val="000000"/>
          <w:sz w:val="24"/>
          <w:szCs w:val="24"/>
        </w:rPr>
        <w:t>设置其过期时间（</w:t>
      </w:r>
      <w:r>
        <w:rPr>
          <w:rFonts w:hint="eastAsia"/>
          <w:color w:val="000000"/>
          <w:sz w:val="24"/>
          <w:szCs w:val="24"/>
        </w:rPr>
        <w:t>7</w:t>
      </w:r>
      <w:r>
        <w:rPr>
          <w:rFonts w:hint="eastAsia"/>
          <w:color w:val="000000"/>
          <w:sz w:val="24"/>
          <w:szCs w:val="24"/>
        </w:rPr>
        <w:t>天），在之后的所有前后端交互时时，都必须携带此</w:t>
      </w:r>
      <w:r>
        <w:rPr>
          <w:rFonts w:hint="eastAsia"/>
          <w:color w:val="000000"/>
          <w:sz w:val="24"/>
          <w:szCs w:val="24"/>
        </w:rPr>
        <w:t>token</w:t>
      </w:r>
      <w:r>
        <w:rPr>
          <w:rFonts w:hint="eastAsia"/>
          <w:color w:val="000000"/>
          <w:sz w:val="24"/>
          <w:szCs w:val="24"/>
        </w:rPr>
        <w:t>令牌。否</w:t>
      </w:r>
      <w:r>
        <w:rPr>
          <w:rFonts w:hint="eastAsia"/>
          <w:color w:val="000000"/>
          <w:sz w:val="24"/>
          <w:szCs w:val="24"/>
        </w:rPr>
        <w:lastRenderedPageBreak/>
        <w:t>则将会被拦截请求。</w:t>
      </w:r>
    </w:p>
    <w:p w:rsidR="00BF634F" w:rsidRDefault="00DA448E">
      <w:pPr>
        <w:spacing w:line="360" w:lineRule="auto"/>
        <w:ind w:firstLineChars="200" w:firstLine="480"/>
        <w:rPr>
          <w:color w:val="000000"/>
          <w:sz w:val="24"/>
          <w:szCs w:val="24"/>
        </w:rPr>
      </w:pPr>
      <w:r>
        <w:rPr>
          <w:rFonts w:hint="eastAsia"/>
          <w:color w:val="000000"/>
          <w:sz w:val="24"/>
          <w:szCs w:val="24"/>
        </w:rPr>
        <w:t>在进入登录页面和登录成功后时页面的右上角会有不同的提示信息，方便不熟悉此平台的人员使用此系统。页面如图</w:t>
      </w:r>
      <w:r>
        <w:rPr>
          <w:rFonts w:hint="eastAsia"/>
          <w:color w:val="000000"/>
          <w:sz w:val="24"/>
          <w:szCs w:val="24"/>
        </w:rPr>
        <w:t>5-1</w:t>
      </w:r>
      <w:r>
        <w:rPr>
          <w:rFonts w:hint="eastAsia"/>
          <w:color w:val="000000"/>
          <w:sz w:val="24"/>
          <w:szCs w:val="24"/>
        </w:rPr>
        <w:t>所示：</w:t>
      </w:r>
    </w:p>
    <w:p w:rsidR="00BF634F" w:rsidRDefault="00DA448E" w:rsidP="000F4805">
      <w:pPr>
        <w:spacing w:line="360" w:lineRule="auto"/>
        <w:jc w:val="center"/>
      </w:pPr>
      <w:r>
        <w:rPr>
          <w:noProof/>
        </w:rPr>
        <w:drawing>
          <wp:inline distT="0" distB="0" distL="114300" distR="114300">
            <wp:extent cx="3800848" cy="2037169"/>
            <wp:effectExtent l="0" t="0" r="9525" b="127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47"/>
                    <a:stretch>
                      <a:fillRect/>
                    </a:stretch>
                  </pic:blipFill>
                  <pic:spPr>
                    <a:xfrm>
                      <a:off x="0" y="0"/>
                      <a:ext cx="3814643" cy="2044563"/>
                    </a:xfrm>
                    <a:prstGeom prst="rect">
                      <a:avLst/>
                    </a:prstGeom>
                    <a:noFill/>
                    <a:ln>
                      <a:noFill/>
                    </a:ln>
                  </pic:spPr>
                </pic:pic>
              </a:graphicData>
            </a:graphic>
          </wp:inline>
        </w:drawing>
      </w:r>
    </w:p>
    <w:p w:rsidR="00BF634F" w:rsidRDefault="00DA448E">
      <w:pPr>
        <w:spacing w:line="360" w:lineRule="auto"/>
        <w:ind w:firstLineChars="200" w:firstLine="420"/>
        <w:jc w:val="center"/>
        <w:rPr>
          <w:szCs w:val="21"/>
        </w:rPr>
      </w:pPr>
      <w:r>
        <w:rPr>
          <w:rFonts w:hint="eastAsia"/>
          <w:szCs w:val="21"/>
        </w:rPr>
        <w:t>图</w:t>
      </w:r>
      <w:r>
        <w:rPr>
          <w:rFonts w:hint="eastAsia"/>
          <w:szCs w:val="21"/>
        </w:rPr>
        <w:t xml:space="preserve">5-1 </w:t>
      </w:r>
      <w:r>
        <w:rPr>
          <w:rFonts w:hint="eastAsia"/>
          <w:szCs w:val="21"/>
        </w:rPr>
        <w:t>尾矿库</w:t>
      </w:r>
      <w:proofErr w:type="gramStart"/>
      <w:r>
        <w:rPr>
          <w:rFonts w:hint="eastAsia"/>
          <w:szCs w:val="21"/>
        </w:rPr>
        <w:t>安全云管理</w:t>
      </w:r>
      <w:proofErr w:type="gramEnd"/>
      <w:r>
        <w:rPr>
          <w:rFonts w:hint="eastAsia"/>
          <w:szCs w:val="21"/>
        </w:rPr>
        <w:t>平台登录页</w:t>
      </w:r>
    </w:p>
    <w:p w:rsidR="00BF634F" w:rsidRDefault="00DA448E">
      <w:pPr>
        <w:spacing w:line="360" w:lineRule="auto"/>
        <w:ind w:firstLineChars="200" w:firstLine="480"/>
        <w:rPr>
          <w:color w:val="000000"/>
          <w:sz w:val="24"/>
          <w:szCs w:val="24"/>
        </w:rPr>
      </w:pPr>
      <w:r>
        <w:rPr>
          <w:rFonts w:hint="eastAsia"/>
          <w:color w:val="000000"/>
          <w:sz w:val="24"/>
          <w:szCs w:val="24"/>
        </w:rPr>
        <w:t>登录成功后将进入系统内，系统页面主要由四部分构成</w:t>
      </w:r>
      <w:r>
        <w:rPr>
          <w:rFonts w:hint="eastAsia"/>
          <w:color w:val="000000"/>
          <w:sz w:val="24"/>
          <w:szCs w:val="24"/>
        </w:rPr>
        <w:t>,</w:t>
      </w:r>
      <w:r>
        <w:rPr>
          <w:rFonts w:hint="eastAsia"/>
          <w:color w:val="000000"/>
          <w:sz w:val="24"/>
          <w:szCs w:val="24"/>
        </w:rPr>
        <w:t>分别为：</w:t>
      </w:r>
    </w:p>
    <w:p w:rsidR="00BF634F" w:rsidRDefault="00DA448E">
      <w:pPr>
        <w:spacing w:line="360" w:lineRule="auto"/>
        <w:ind w:firstLineChars="200" w:firstLine="480"/>
        <w:rPr>
          <w:color w:val="000000"/>
          <w:sz w:val="24"/>
          <w:szCs w:val="24"/>
        </w:rPr>
      </w:pPr>
      <w:r>
        <w:rPr>
          <w:rFonts w:hint="eastAsia"/>
          <w:color w:val="000000"/>
          <w:sz w:val="24"/>
          <w:szCs w:val="24"/>
        </w:rPr>
        <w:t>Header</w:t>
      </w:r>
      <w:r>
        <w:rPr>
          <w:rFonts w:hint="eastAsia"/>
          <w:color w:val="000000"/>
          <w:sz w:val="24"/>
          <w:szCs w:val="24"/>
        </w:rPr>
        <w:t>（头部）：显示系统平台名称和登录的用户姓名，最左侧按钮为折叠（展开）</w:t>
      </w:r>
      <w:proofErr w:type="gramStart"/>
      <w:r>
        <w:rPr>
          <w:rFonts w:hint="eastAsia"/>
          <w:color w:val="000000"/>
          <w:sz w:val="24"/>
          <w:szCs w:val="24"/>
        </w:rPr>
        <w:t>侧边栏按钮</w:t>
      </w:r>
      <w:proofErr w:type="gramEnd"/>
      <w:r>
        <w:rPr>
          <w:rFonts w:hint="eastAsia"/>
          <w:color w:val="000000"/>
          <w:sz w:val="24"/>
          <w:szCs w:val="24"/>
        </w:rPr>
        <w:t>，单击侧换侧</w:t>
      </w:r>
      <w:proofErr w:type="gramStart"/>
      <w:r>
        <w:rPr>
          <w:rFonts w:hint="eastAsia"/>
          <w:color w:val="000000"/>
          <w:sz w:val="24"/>
          <w:szCs w:val="24"/>
        </w:rPr>
        <w:t>边栏不同</w:t>
      </w:r>
      <w:proofErr w:type="gramEnd"/>
      <w:r>
        <w:rPr>
          <w:rFonts w:hint="eastAsia"/>
          <w:color w:val="000000"/>
          <w:sz w:val="24"/>
          <w:szCs w:val="24"/>
        </w:rPr>
        <w:t>状态。最右侧下拉菜单主要为修改自己密码，退出登录的功能。侧</w:t>
      </w:r>
      <w:proofErr w:type="gramStart"/>
      <w:r>
        <w:rPr>
          <w:rFonts w:hint="eastAsia"/>
          <w:color w:val="000000"/>
          <w:sz w:val="24"/>
          <w:szCs w:val="24"/>
        </w:rPr>
        <w:t>边栏展开</w:t>
      </w:r>
      <w:proofErr w:type="gramEnd"/>
      <w:r>
        <w:rPr>
          <w:rFonts w:hint="eastAsia"/>
          <w:color w:val="000000"/>
          <w:sz w:val="24"/>
          <w:szCs w:val="24"/>
        </w:rPr>
        <w:t>如图</w:t>
      </w:r>
      <w:r>
        <w:rPr>
          <w:rFonts w:hint="eastAsia"/>
          <w:color w:val="000000"/>
          <w:sz w:val="24"/>
          <w:szCs w:val="24"/>
        </w:rPr>
        <w:t xml:space="preserve">5-2 </w:t>
      </w:r>
      <w:r>
        <w:rPr>
          <w:rFonts w:hint="eastAsia"/>
          <w:color w:val="000000"/>
          <w:sz w:val="24"/>
          <w:szCs w:val="24"/>
        </w:rPr>
        <w:t>页面区域说明图所示</w:t>
      </w:r>
      <w:r w:rsidR="00EF05BC">
        <w:rPr>
          <w:rFonts w:hint="eastAsia"/>
          <w:color w:val="000000"/>
          <w:sz w:val="24"/>
          <w:szCs w:val="24"/>
        </w:rPr>
        <w:t>.</w:t>
      </w:r>
    </w:p>
    <w:p w:rsidR="00BF634F" w:rsidRDefault="00DA448E">
      <w:pPr>
        <w:spacing w:line="360" w:lineRule="auto"/>
        <w:ind w:firstLineChars="200" w:firstLine="480"/>
        <w:rPr>
          <w:color w:val="000000"/>
          <w:sz w:val="24"/>
          <w:szCs w:val="24"/>
        </w:rPr>
      </w:pPr>
      <w:r>
        <w:rPr>
          <w:rFonts w:hint="eastAsia"/>
          <w:color w:val="000000"/>
          <w:sz w:val="24"/>
          <w:szCs w:val="24"/>
        </w:rPr>
        <w:t>Tag</w:t>
      </w:r>
      <w:r>
        <w:rPr>
          <w:rFonts w:hint="eastAsia"/>
          <w:color w:val="000000"/>
          <w:sz w:val="24"/>
          <w:szCs w:val="24"/>
        </w:rPr>
        <w:t>（标签列表区）：在</w:t>
      </w:r>
      <w:r>
        <w:rPr>
          <w:rFonts w:hint="eastAsia"/>
          <w:color w:val="000000"/>
          <w:sz w:val="24"/>
          <w:szCs w:val="24"/>
        </w:rPr>
        <w:t>Header</w:t>
      </w:r>
      <w:r>
        <w:rPr>
          <w:rFonts w:hint="eastAsia"/>
          <w:color w:val="000000"/>
          <w:sz w:val="24"/>
          <w:szCs w:val="24"/>
        </w:rPr>
        <w:t>下方，记录在平台内访问过的页面信息，并可作为页面路由跳转功能，单击可跳转至不同页面，最右侧按钮可关闭当前除当前页面所在标签外的其他标签。</w:t>
      </w:r>
    </w:p>
    <w:p w:rsidR="00BF634F" w:rsidRDefault="00DA448E">
      <w:pPr>
        <w:spacing w:line="360" w:lineRule="auto"/>
        <w:ind w:firstLineChars="200" w:firstLine="480"/>
        <w:rPr>
          <w:color w:val="000000"/>
          <w:sz w:val="24"/>
          <w:szCs w:val="24"/>
        </w:rPr>
      </w:pPr>
      <w:proofErr w:type="spellStart"/>
      <w:r>
        <w:rPr>
          <w:rFonts w:hint="eastAsia"/>
          <w:color w:val="000000"/>
          <w:sz w:val="24"/>
          <w:szCs w:val="24"/>
        </w:rPr>
        <w:t>Sidbar</w:t>
      </w:r>
      <w:proofErr w:type="spellEnd"/>
      <w:r>
        <w:rPr>
          <w:rFonts w:hint="eastAsia"/>
          <w:color w:val="000000"/>
          <w:sz w:val="24"/>
          <w:szCs w:val="24"/>
        </w:rPr>
        <w:t>（侧边栏）：显示页面所有的路由和页面跳转信息。可通过</w:t>
      </w:r>
      <w:r>
        <w:rPr>
          <w:rFonts w:hint="eastAsia"/>
          <w:color w:val="000000"/>
          <w:sz w:val="24"/>
          <w:szCs w:val="24"/>
        </w:rPr>
        <w:t>Header</w:t>
      </w:r>
      <w:r>
        <w:rPr>
          <w:rFonts w:hint="eastAsia"/>
          <w:color w:val="000000"/>
          <w:sz w:val="24"/>
          <w:szCs w:val="24"/>
        </w:rPr>
        <w:t>的最左侧按钮改变显示样式。</w:t>
      </w:r>
    </w:p>
    <w:p w:rsidR="00BF634F" w:rsidRDefault="00DA448E">
      <w:pPr>
        <w:spacing w:line="360" w:lineRule="auto"/>
        <w:ind w:firstLineChars="200" w:firstLine="480"/>
        <w:rPr>
          <w:color w:val="000000"/>
          <w:sz w:val="24"/>
          <w:szCs w:val="24"/>
        </w:rPr>
      </w:pPr>
      <w:r>
        <w:rPr>
          <w:rFonts w:hint="eastAsia"/>
          <w:color w:val="000000"/>
          <w:sz w:val="24"/>
          <w:szCs w:val="24"/>
        </w:rPr>
        <w:t>Content</w:t>
      </w:r>
      <w:r>
        <w:rPr>
          <w:rFonts w:hint="eastAsia"/>
          <w:color w:val="000000"/>
          <w:sz w:val="24"/>
          <w:szCs w:val="24"/>
        </w:rPr>
        <w:t>（内容区）：根据页面的不同路由显示不同的内容。</w:t>
      </w:r>
    </w:p>
    <w:p w:rsidR="00BF634F" w:rsidRDefault="00DA448E">
      <w:pPr>
        <w:spacing w:line="360" w:lineRule="auto"/>
        <w:jc w:val="center"/>
      </w:pPr>
      <w:r>
        <w:rPr>
          <w:noProof/>
        </w:rPr>
        <w:drawing>
          <wp:inline distT="0" distB="0" distL="114300" distR="114300">
            <wp:extent cx="3749675" cy="2144615"/>
            <wp:effectExtent l="0" t="0" r="3175" b="8255"/>
            <wp:docPr id="4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6"/>
                    <pic:cNvPicPr>
                      <a:picLocks noChangeAspect="1"/>
                    </pic:cNvPicPr>
                  </pic:nvPicPr>
                  <pic:blipFill>
                    <a:blip r:embed="rId48"/>
                    <a:stretch>
                      <a:fillRect/>
                    </a:stretch>
                  </pic:blipFill>
                  <pic:spPr>
                    <a:xfrm>
                      <a:off x="0" y="0"/>
                      <a:ext cx="3756059" cy="2148266"/>
                    </a:xfrm>
                    <a:prstGeom prst="rect">
                      <a:avLst/>
                    </a:prstGeom>
                    <a:noFill/>
                    <a:ln>
                      <a:noFill/>
                    </a:ln>
                  </pic:spPr>
                </pic:pic>
              </a:graphicData>
            </a:graphic>
          </wp:inline>
        </w:drawing>
      </w:r>
    </w:p>
    <w:p w:rsidR="00CE36C6" w:rsidRDefault="00DA448E" w:rsidP="00CE36C6">
      <w:pPr>
        <w:spacing w:line="360" w:lineRule="auto"/>
        <w:ind w:firstLineChars="200" w:firstLine="420"/>
        <w:jc w:val="center"/>
        <w:rPr>
          <w:szCs w:val="21"/>
        </w:rPr>
      </w:pPr>
      <w:r>
        <w:rPr>
          <w:rFonts w:hint="eastAsia"/>
          <w:szCs w:val="21"/>
        </w:rPr>
        <w:t>图</w:t>
      </w:r>
      <w:r>
        <w:rPr>
          <w:rFonts w:hint="eastAsia"/>
          <w:szCs w:val="21"/>
        </w:rPr>
        <w:t xml:space="preserve">5-2 </w:t>
      </w:r>
      <w:r>
        <w:rPr>
          <w:rFonts w:hint="eastAsia"/>
          <w:szCs w:val="21"/>
        </w:rPr>
        <w:t>页面区域说明</w:t>
      </w:r>
      <w:bookmarkStart w:id="297" w:name="_Toc30042"/>
      <w:bookmarkStart w:id="298" w:name="_Toc10450210"/>
      <w:bookmarkStart w:id="299" w:name="_Toc485497951"/>
      <w:bookmarkStart w:id="300" w:name="_Toc511632135"/>
      <w:bookmarkStart w:id="301" w:name="_Toc511632194"/>
      <w:bookmarkStart w:id="302" w:name="_Toc13989"/>
      <w:bookmarkStart w:id="303" w:name="_Toc4071_WPSOffice_Level3"/>
      <w:bookmarkStart w:id="304" w:name="_Toc11005755"/>
      <w:bookmarkStart w:id="305" w:name="_Toc11006453"/>
    </w:p>
    <w:p w:rsidR="00CE36C6" w:rsidRDefault="00CE36C6" w:rsidP="00CE36C6">
      <w:pPr>
        <w:pStyle w:val="2"/>
      </w:pPr>
      <w:bookmarkStart w:id="306" w:name="_Toc485497949"/>
      <w:bookmarkStart w:id="307" w:name="_Toc10450213"/>
      <w:bookmarkStart w:id="308" w:name="_Toc16484"/>
      <w:bookmarkStart w:id="309" w:name="_Toc511632192"/>
      <w:bookmarkStart w:id="310" w:name="_Toc31223"/>
      <w:bookmarkStart w:id="311" w:name="_Toc511632133"/>
      <w:bookmarkStart w:id="312" w:name="_Toc14400_WPSOffice_Level3"/>
      <w:bookmarkStart w:id="313" w:name="_Toc11005758"/>
      <w:bookmarkStart w:id="314" w:name="_Toc11006456"/>
      <w:bookmarkStart w:id="315" w:name="_Toc11010856"/>
      <w:r>
        <w:rPr>
          <w:rFonts w:hint="eastAsia"/>
        </w:rPr>
        <w:lastRenderedPageBreak/>
        <w:t>5.2.</w:t>
      </w:r>
      <w:r>
        <w:t>2</w:t>
      </w:r>
      <w:r>
        <w:rPr>
          <w:rFonts w:hint="eastAsia"/>
        </w:rPr>
        <w:t xml:space="preserve"> </w:t>
      </w:r>
      <w:bookmarkEnd w:id="306"/>
      <w:r>
        <w:rPr>
          <w:rFonts w:hint="eastAsia"/>
        </w:rPr>
        <w:t>测量中心模块</w:t>
      </w:r>
      <w:bookmarkEnd w:id="307"/>
      <w:bookmarkEnd w:id="308"/>
      <w:bookmarkEnd w:id="309"/>
      <w:bookmarkEnd w:id="310"/>
      <w:bookmarkEnd w:id="311"/>
      <w:bookmarkEnd w:id="312"/>
      <w:bookmarkEnd w:id="313"/>
      <w:bookmarkEnd w:id="314"/>
      <w:bookmarkEnd w:id="315"/>
    </w:p>
    <w:p w:rsidR="00CE36C6" w:rsidRDefault="00CE36C6" w:rsidP="00CE36C6">
      <w:pPr>
        <w:spacing w:line="360" w:lineRule="auto"/>
        <w:ind w:firstLineChars="200" w:firstLine="480"/>
        <w:rPr>
          <w:color w:val="000000"/>
          <w:sz w:val="24"/>
          <w:szCs w:val="24"/>
        </w:rPr>
      </w:pPr>
      <w:r>
        <w:rPr>
          <w:rFonts w:hint="eastAsia"/>
          <w:color w:val="000000"/>
          <w:sz w:val="24"/>
          <w:szCs w:val="24"/>
        </w:rPr>
        <w:t>测量中心主要有温度测量、湿度测量，以水位测量，有毒气体检测，重金属含量测量，位移测量等模块。</w:t>
      </w:r>
    </w:p>
    <w:p w:rsidR="00CE36C6" w:rsidRDefault="00CE36C6" w:rsidP="00CE36C6">
      <w:pPr>
        <w:spacing w:line="360" w:lineRule="auto"/>
        <w:ind w:firstLineChars="200" w:firstLine="480"/>
        <w:rPr>
          <w:color w:val="000000"/>
          <w:sz w:val="24"/>
          <w:szCs w:val="24"/>
        </w:rPr>
      </w:pPr>
      <w:r>
        <w:rPr>
          <w:rFonts w:hint="eastAsia"/>
          <w:color w:val="000000"/>
          <w:sz w:val="24"/>
          <w:szCs w:val="24"/>
        </w:rPr>
        <w:t>WebSocket</w:t>
      </w:r>
      <w:r>
        <w:rPr>
          <w:rFonts w:hint="eastAsia"/>
          <w:color w:val="000000"/>
          <w:sz w:val="24"/>
          <w:szCs w:val="24"/>
        </w:rPr>
        <w:t>链接：在客户端第一次访问该服务器时，会建立一个长连接，服务器保存所有客户端的会话，当测量值发生变化时，服务器将变化数据推送给所有保持链接的客户端，不需要客户端主动向服务器发送请求。客户端会通过</w:t>
      </w:r>
      <w:proofErr w:type="spellStart"/>
      <w:r>
        <w:rPr>
          <w:rFonts w:hint="eastAsia"/>
          <w:color w:val="000000"/>
          <w:sz w:val="24"/>
          <w:szCs w:val="24"/>
        </w:rPr>
        <w:t>onmessage</w:t>
      </w:r>
      <w:proofErr w:type="spellEnd"/>
      <w:r>
        <w:rPr>
          <w:rFonts w:hint="eastAsia"/>
          <w:color w:val="000000"/>
          <w:sz w:val="24"/>
          <w:szCs w:val="24"/>
        </w:rPr>
        <w:t>监听数据变化，并根据不同类别信息，分发到不同页面，动态更新图表信息。在传统的客户端轮询请求服务器时，一般会携带较多的无用信息，如</w:t>
      </w:r>
      <w:r>
        <w:rPr>
          <w:rFonts w:hint="eastAsia"/>
          <w:color w:val="000000"/>
          <w:sz w:val="24"/>
          <w:szCs w:val="24"/>
        </w:rPr>
        <w:t>header</w:t>
      </w:r>
      <w:r>
        <w:rPr>
          <w:rFonts w:hint="eastAsia"/>
          <w:color w:val="000000"/>
          <w:sz w:val="24"/>
          <w:szCs w:val="24"/>
        </w:rPr>
        <w:t>等认证信息等，当客户端数量较多时，服务器会在短时间内接收到大量请求，极大的消耗服务器和数据库的资源。在使用</w:t>
      </w:r>
      <w:proofErr w:type="spellStart"/>
      <w:r>
        <w:rPr>
          <w:rFonts w:hint="eastAsia"/>
          <w:color w:val="000000"/>
          <w:sz w:val="24"/>
          <w:szCs w:val="24"/>
        </w:rPr>
        <w:t>webtoken</w:t>
      </w:r>
      <w:proofErr w:type="spellEnd"/>
      <w:r>
        <w:rPr>
          <w:rFonts w:hint="eastAsia"/>
          <w:color w:val="000000"/>
          <w:sz w:val="24"/>
          <w:szCs w:val="24"/>
        </w:rPr>
        <w:t>传输数据时，只传递数据，无需其他冗余信息，极大地减轻服务器的压力。</w:t>
      </w:r>
    </w:p>
    <w:p w:rsidR="00CE36C6" w:rsidRPr="00B42E0D" w:rsidRDefault="00CE36C6" w:rsidP="00CE36C6">
      <w:pPr>
        <w:spacing w:line="360" w:lineRule="auto"/>
        <w:ind w:firstLineChars="200" w:firstLine="420"/>
        <w:rPr>
          <w:color w:val="000000"/>
          <w:sz w:val="24"/>
          <w:szCs w:val="24"/>
        </w:rPr>
      </w:pPr>
      <w:r>
        <w:rPr>
          <w:noProof/>
        </w:rPr>
        <w:drawing>
          <wp:inline distT="0" distB="0" distL="0" distR="0" wp14:anchorId="0DD2C1BC" wp14:editId="695F0490">
            <wp:extent cx="5274310" cy="217360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173605"/>
                    </a:xfrm>
                    <a:prstGeom prst="rect">
                      <a:avLst/>
                    </a:prstGeom>
                  </pic:spPr>
                </pic:pic>
              </a:graphicData>
            </a:graphic>
          </wp:inline>
        </w:drawing>
      </w:r>
    </w:p>
    <w:p w:rsidR="00CE36C6" w:rsidRDefault="00CE36C6" w:rsidP="00CE36C6">
      <w:pPr>
        <w:spacing w:line="360" w:lineRule="auto"/>
        <w:ind w:firstLineChars="200" w:firstLine="420"/>
        <w:jc w:val="center"/>
        <w:rPr>
          <w:szCs w:val="21"/>
        </w:rPr>
      </w:pPr>
      <w:r>
        <w:rPr>
          <w:rFonts w:hint="eastAsia"/>
          <w:szCs w:val="21"/>
        </w:rPr>
        <w:t>图</w:t>
      </w:r>
      <w:r>
        <w:rPr>
          <w:rFonts w:hint="eastAsia"/>
          <w:szCs w:val="21"/>
        </w:rPr>
        <w:t>5-</w:t>
      </w:r>
      <w:r w:rsidR="00D02CD6">
        <w:rPr>
          <w:szCs w:val="21"/>
        </w:rPr>
        <w:t>3</w:t>
      </w:r>
      <w:r>
        <w:rPr>
          <w:rFonts w:hint="eastAsia"/>
          <w:szCs w:val="21"/>
        </w:rPr>
        <w:t xml:space="preserve"> </w:t>
      </w:r>
      <w:r>
        <w:rPr>
          <w:rFonts w:hint="eastAsia"/>
          <w:szCs w:val="21"/>
        </w:rPr>
        <w:t>服务器向所有客户端推送数据</w:t>
      </w:r>
    </w:p>
    <w:p w:rsidR="00CE36C6" w:rsidRDefault="00CE36C6" w:rsidP="00CE36C6">
      <w:pPr>
        <w:spacing w:line="360" w:lineRule="auto"/>
        <w:ind w:firstLineChars="200" w:firstLine="420"/>
      </w:pPr>
      <w:r>
        <w:rPr>
          <w:noProof/>
        </w:rPr>
        <w:drawing>
          <wp:inline distT="0" distB="0" distL="0" distR="0" wp14:anchorId="7D3EFC26" wp14:editId="745C36F6">
            <wp:extent cx="4610500" cy="204233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10500" cy="2042337"/>
                    </a:xfrm>
                    <a:prstGeom prst="rect">
                      <a:avLst/>
                    </a:prstGeom>
                  </pic:spPr>
                </pic:pic>
              </a:graphicData>
            </a:graphic>
          </wp:inline>
        </w:drawing>
      </w:r>
    </w:p>
    <w:p w:rsidR="00CE36C6" w:rsidRDefault="00CE36C6" w:rsidP="00CE36C6">
      <w:pPr>
        <w:spacing w:line="360" w:lineRule="auto"/>
        <w:ind w:firstLineChars="200" w:firstLine="420"/>
        <w:jc w:val="center"/>
        <w:rPr>
          <w:szCs w:val="21"/>
        </w:rPr>
      </w:pPr>
      <w:r>
        <w:rPr>
          <w:rFonts w:hint="eastAsia"/>
          <w:szCs w:val="21"/>
        </w:rPr>
        <w:t>图</w:t>
      </w:r>
      <w:r>
        <w:rPr>
          <w:rFonts w:hint="eastAsia"/>
          <w:szCs w:val="21"/>
        </w:rPr>
        <w:t>5-</w:t>
      </w:r>
      <w:r w:rsidR="00D02CD6">
        <w:rPr>
          <w:szCs w:val="21"/>
        </w:rPr>
        <w:t>4</w:t>
      </w:r>
      <w:r>
        <w:rPr>
          <w:rFonts w:hint="eastAsia"/>
          <w:szCs w:val="21"/>
        </w:rPr>
        <w:t xml:space="preserve"> </w:t>
      </w:r>
      <w:r>
        <w:rPr>
          <w:rFonts w:hint="eastAsia"/>
          <w:szCs w:val="21"/>
        </w:rPr>
        <w:t>客户端接收消息并分发给不同组件</w:t>
      </w:r>
    </w:p>
    <w:p w:rsidR="00CE36C6" w:rsidRDefault="00CE36C6" w:rsidP="00CE36C6">
      <w:pPr>
        <w:spacing w:line="360" w:lineRule="auto"/>
        <w:ind w:firstLineChars="200" w:firstLine="480"/>
      </w:pPr>
      <w:r>
        <w:rPr>
          <w:rFonts w:hint="eastAsia"/>
          <w:color w:val="000000"/>
          <w:sz w:val="24"/>
          <w:szCs w:val="24"/>
        </w:rPr>
        <w:t>报表导出：使用了</w:t>
      </w:r>
      <w:r>
        <w:rPr>
          <w:rFonts w:hint="eastAsia"/>
          <w:color w:val="000000"/>
          <w:sz w:val="24"/>
          <w:szCs w:val="24"/>
        </w:rPr>
        <w:t>POI</w:t>
      </w:r>
      <w:r>
        <w:rPr>
          <w:rFonts w:hint="eastAsia"/>
          <w:color w:val="000000"/>
          <w:sz w:val="24"/>
          <w:szCs w:val="24"/>
        </w:rPr>
        <w:t>的</w:t>
      </w:r>
      <w:r>
        <w:rPr>
          <w:rFonts w:hint="eastAsia"/>
          <w:color w:val="000000"/>
          <w:sz w:val="24"/>
          <w:szCs w:val="24"/>
        </w:rPr>
        <w:t>Java</w:t>
      </w:r>
      <w:r>
        <w:rPr>
          <w:rFonts w:hint="eastAsia"/>
          <w:color w:val="000000"/>
          <w:sz w:val="24"/>
          <w:szCs w:val="24"/>
        </w:rPr>
        <w:t>的</w:t>
      </w:r>
      <w:r>
        <w:rPr>
          <w:rFonts w:hint="eastAsia"/>
          <w:color w:val="000000"/>
          <w:sz w:val="24"/>
          <w:szCs w:val="24"/>
        </w:rPr>
        <w:t>API</w:t>
      </w:r>
      <w:r>
        <w:rPr>
          <w:rFonts w:hint="eastAsia"/>
          <w:color w:val="000000"/>
          <w:sz w:val="24"/>
          <w:szCs w:val="24"/>
        </w:rPr>
        <w:t>进行操作</w:t>
      </w:r>
      <w:r>
        <w:rPr>
          <w:rFonts w:hint="eastAsia"/>
          <w:color w:val="000000"/>
          <w:sz w:val="24"/>
          <w:szCs w:val="24"/>
        </w:rPr>
        <w:t>Excel</w:t>
      </w:r>
      <w:r>
        <w:rPr>
          <w:rFonts w:hint="eastAsia"/>
          <w:color w:val="000000"/>
          <w:sz w:val="24"/>
          <w:szCs w:val="24"/>
        </w:rPr>
        <w:t>，通过读取后台模板文件，将通过反射获取每个表格的特定数据，将数据写入指定单元格，并一一对应。</w:t>
      </w:r>
      <w:r>
        <w:rPr>
          <w:rFonts w:hint="eastAsia"/>
          <w:color w:val="000000"/>
          <w:sz w:val="24"/>
          <w:szCs w:val="24"/>
        </w:rPr>
        <w:lastRenderedPageBreak/>
        <w:t>具体步骤如下：</w:t>
      </w:r>
    </w:p>
    <w:p w:rsidR="00CE36C6" w:rsidRDefault="00CE36C6" w:rsidP="00CE36C6">
      <w:pPr>
        <w:numPr>
          <w:ilvl w:val="0"/>
          <w:numId w:val="5"/>
        </w:numPr>
        <w:spacing w:line="360" w:lineRule="auto"/>
        <w:ind w:firstLineChars="200" w:firstLine="480"/>
        <w:rPr>
          <w:sz w:val="24"/>
          <w:szCs w:val="24"/>
        </w:rPr>
      </w:pPr>
      <w:r>
        <w:rPr>
          <w:rFonts w:hint="eastAsia"/>
          <w:sz w:val="24"/>
          <w:szCs w:val="24"/>
        </w:rPr>
        <w:t>在字段上加特定注解，使其</w:t>
      </w:r>
      <w:r>
        <w:rPr>
          <w:rFonts w:hint="eastAsia"/>
          <w:sz w:val="24"/>
          <w:szCs w:val="24"/>
        </w:rPr>
        <w:t>value</w:t>
      </w:r>
      <w:r>
        <w:rPr>
          <w:rFonts w:hint="eastAsia"/>
          <w:sz w:val="24"/>
          <w:szCs w:val="24"/>
        </w:rPr>
        <w:t>属性与导出的模板的表</w:t>
      </w:r>
      <w:proofErr w:type="gramStart"/>
      <w:r>
        <w:rPr>
          <w:rFonts w:hint="eastAsia"/>
          <w:sz w:val="24"/>
          <w:szCs w:val="24"/>
        </w:rPr>
        <w:t>头数据</w:t>
      </w:r>
      <w:proofErr w:type="gramEnd"/>
      <w:r>
        <w:rPr>
          <w:rFonts w:hint="eastAsia"/>
          <w:sz w:val="24"/>
          <w:szCs w:val="24"/>
        </w:rPr>
        <w:t>相同。</w:t>
      </w:r>
    </w:p>
    <w:p w:rsidR="00CE36C6" w:rsidRDefault="00CE36C6" w:rsidP="00CE36C6">
      <w:pPr>
        <w:numPr>
          <w:ilvl w:val="0"/>
          <w:numId w:val="5"/>
        </w:numPr>
        <w:spacing w:line="360" w:lineRule="auto"/>
        <w:ind w:firstLineChars="200" w:firstLine="480"/>
        <w:rPr>
          <w:sz w:val="24"/>
          <w:szCs w:val="24"/>
        </w:rPr>
      </w:pPr>
      <w:r>
        <w:rPr>
          <w:rFonts w:hint="eastAsia"/>
          <w:sz w:val="24"/>
          <w:szCs w:val="24"/>
        </w:rPr>
        <w:t>通过反射得到该特定注解的值将数据与表头信息关联。</w:t>
      </w:r>
    </w:p>
    <w:p w:rsidR="00CE36C6" w:rsidRDefault="00CE36C6" w:rsidP="00CE36C6">
      <w:pPr>
        <w:numPr>
          <w:ilvl w:val="0"/>
          <w:numId w:val="5"/>
        </w:numPr>
        <w:spacing w:line="360" w:lineRule="auto"/>
        <w:ind w:firstLineChars="200" w:firstLine="480"/>
        <w:rPr>
          <w:sz w:val="24"/>
          <w:szCs w:val="24"/>
        </w:rPr>
      </w:pPr>
      <w:r>
        <w:rPr>
          <w:rFonts w:hint="eastAsia"/>
          <w:sz w:val="24"/>
          <w:szCs w:val="24"/>
        </w:rPr>
        <w:t>读取</w:t>
      </w:r>
      <w:r>
        <w:rPr>
          <w:rFonts w:hint="eastAsia"/>
          <w:sz w:val="24"/>
          <w:szCs w:val="24"/>
        </w:rPr>
        <w:t>Excel</w:t>
      </w:r>
      <w:r>
        <w:rPr>
          <w:rFonts w:hint="eastAsia"/>
          <w:sz w:val="24"/>
          <w:szCs w:val="24"/>
        </w:rPr>
        <w:t>模板文件。导出</w:t>
      </w:r>
      <w:r>
        <w:rPr>
          <w:rFonts w:hint="eastAsia"/>
          <w:sz w:val="24"/>
          <w:szCs w:val="24"/>
        </w:rPr>
        <w:t>excel</w:t>
      </w:r>
      <w:r>
        <w:rPr>
          <w:rFonts w:hint="eastAsia"/>
          <w:sz w:val="24"/>
          <w:szCs w:val="24"/>
        </w:rPr>
        <w:t>文件。</w:t>
      </w:r>
    </w:p>
    <w:p w:rsidR="00CE36C6" w:rsidRDefault="00CE36C6" w:rsidP="00CE36C6">
      <w:pPr>
        <w:spacing w:line="360" w:lineRule="auto"/>
        <w:rPr>
          <w:rStyle w:val="af0"/>
        </w:rPr>
      </w:pPr>
      <w:r>
        <w:rPr>
          <w:noProof/>
        </w:rPr>
        <w:drawing>
          <wp:inline distT="0" distB="0" distL="0" distR="0" wp14:anchorId="10B570A2" wp14:editId="1BAEB4AC">
            <wp:extent cx="5274310" cy="253746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537460"/>
                    </a:xfrm>
                    <a:prstGeom prst="rect">
                      <a:avLst/>
                    </a:prstGeom>
                  </pic:spPr>
                </pic:pic>
              </a:graphicData>
            </a:graphic>
          </wp:inline>
        </w:drawing>
      </w:r>
    </w:p>
    <w:p w:rsidR="00CE36C6" w:rsidRDefault="00CE36C6" w:rsidP="00CE36C6">
      <w:pPr>
        <w:spacing w:line="360" w:lineRule="auto"/>
        <w:ind w:firstLineChars="200" w:firstLine="420"/>
        <w:jc w:val="center"/>
        <w:rPr>
          <w:szCs w:val="21"/>
        </w:rPr>
      </w:pPr>
      <w:r>
        <w:rPr>
          <w:rFonts w:hint="eastAsia"/>
          <w:szCs w:val="21"/>
        </w:rPr>
        <w:t>图</w:t>
      </w:r>
      <w:r>
        <w:rPr>
          <w:rFonts w:hint="eastAsia"/>
          <w:szCs w:val="21"/>
        </w:rPr>
        <w:t>5-</w:t>
      </w:r>
      <w:r w:rsidR="00D02CD6">
        <w:rPr>
          <w:szCs w:val="21"/>
        </w:rPr>
        <w:t>5</w:t>
      </w:r>
      <w:r>
        <w:rPr>
          <w:rFonts w:hint="eastAsia"/>
          <w:szCs w:val="21"/>
        </w:rPr>
        <w:t xml:space="preserve"> </w:t>
      </w:r>
      <w:r>
        <w:rPr>
          <w:rFonts w:hint="eastAsia"/>
          <w:szCs w:val="21"/>
        </w:rPr>
        <w:t>在导出字段上加</w:t>
      </w:r>
      <w:r>
        <w:rPr>
          <w:rFonts w:hint="eastAsia"/>
          <w:szCs w:val="21"/>
        </w:rPr>
        <w:t>@</w:t>
      </w:r>
      <w:proofErr w:type="spellStart"/>
      <w:r>
        <w:rPr>
          <w:rFonts w:hint="eastAsia"/>
          <w:szCs w:val="21"/>
        </w:rPr>
        <w:t>ApiModelProperty</w:t>
      </w:r>
      <w:proofErr w:type="spellEnd"/>
      <w:r>
        <w:rPr>
          <w:rFonts w:hint="eastAsia"/>
          <w:szCs w:val="21"/>
        </w:rPr>
        <w:t>注解，并设置</w:t>
      </w:r>
      <w:r>
        <w:rPr>
          <w:rFonts w:hint="eastAsia"/>
          <w:szCs w:val="21"/>
        </w:rPr>
        <w:t>value</w:t>
      </w:r>
      <w:r>
        <w:rPr>
          <w:rFonts w:hint="eastAsia"/>
          <w:szCs w:val="21"/>
        </w:rPr>
        <w:t>属性</w:t>
      </w:r>
    </w:p>
    <w:p w:rsidR="00CE36C6" w:rsidRDefault="00CE36C6" w:rsidP="00CE36C6">
      <w:pPr>
        <w:spacing w:line="360" w:lineRule="auto"/>
        <w:rPr>
          <w:rStyle w:val="af0"/>
        </w:rPr>
      </w:pPr>
      <w:r>
        <w:rPr>
          <w:noProof/>
        </w:rPr>
        <w:drawing>
          <wp:inline distT="0" distB="0" distL="0" distR="0" wp14:anchorId="1855D858" wp14:editId="305961BD">
            <wp:extent cx="5274310" cy="2433955"/>
            <wp:effectExtent l="0" t="0" r="254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433955"/>
                    </a:xfrm>
                    <a:prstGeom prst="rect">
                      <a:avLst/>
                    </a:prstGeom>
                  </pic:spPr>
                </pic:pic>
              </a:graphicData>
            </a:graphic>
          </wp:inline>
        </w:drawing>
      </w:r>
    </w:p>
    <w:p w:rsidR="00CE36C6" w:rsidRDefault="00CE36C6" w:rsidP="00CE36C6">
      <w:pPr>
        <w:spacing w:line="360" w:lineRule="auto"/>
        <w:ind w:firstLineChars="200" w:firstLine="420"/>
        <w:jc w:val="center"/>
        <w:rPr>
          <w:szCs w:val="21"/>
        </w:rPr>
      </w:pPr>
      <w:r>
        <w:rPr>
          <w:rFonts w:hint="eastAsia"/>
          <w:szCs w:val="21"/>
        </w:rPr>
        <w:t>图</w:t>
      </w:r>
      <w:r>
        <w:rPr>
          <w:rFonts w:hint="eastAsia"/>
          <w:szCs w:val="21"/>
        </w:rPr>
        <w:t>5-</w:t>
      </w:r>
      <w:r w:rsidR="00D02CD6">
        <w:rPr>
          <w:szCs w:val="21"/>
        </w:rPr>
        <w:t>6</w:t>
      </w:r>
      <w:r>
        <w:rPr>
          <w:rFonts w:hint="eastAsia"/>
          <w:szCs w:val="21"/>
        </w:rPr>
        <w:t xml:space="preserve"> </w:t>
      </w:r>
      <w:r>
        <w:rPr>
          <w:rFonts w:hint="eastAsia"/>
          <w:szCs w:val="21"/>
        </w:rPr>
        <w:t>通过反射读取注解的</w:t>
      </w:r>
      <w:r>
        <w:rPr>
          <w:rFonts w:hint="eastAsia"/>
          <w:szCs w:val="21"/>
        </w:rPr>
        <w:t>value</w:t>
      </w:r>
      <w:r>
        <w:rPr>
          <w:rFonts w:hint="eastAsia"/>
          <w:szCs w:val="21"/>
        </w:rPr>
        <w:t>属性值</w:t>
      </w:r>
    </w:p>
    <w:p w:rsidR="00CE36C6" w:rsidRDefault="00CE36C6" w:rsidP="00CE36C6">
      <w:pPr>
        <w:spacing w:line="360" w:lineRule="auto"/>
        <w:rPr>
          <w:rStyle w:val="af0"/>
        </w:rPr>
      </w:pPr>
      <w:r>
        <w:rPr>
          <w:noProof/>
        </w:rPr>
        <w:drawing>
          <wp:inline distT="0" distB="0" distL="0" distR="0" wp14:anchorId="70076B38" wp14:editId="67A94232">
            <wp:extent cx="5274310" cy="944245"/>
            <wp:effectExtent l="0" t="0" r="254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944245"/>
                    </a:xfrm>
                    <a:prstGeom prst="rect">
                      <a:avLst/>
                    </a:prstGeom>
                  </pic:spPr>
                </pic:pic>
              </a:graphicData>
            </a:graphic>
          </wp:inline>
        </w:drawing>
      </w:r>
    </w:p>
    <w:p w:rsidR="00CE36C6" w:rsidRDefault="00CE36C6" w:rsidP="00CE36C6">
      <w:pPr>
        <w:spacing w:line="360" w:lineRule="auto"/>
        <w:ind w:firstLineChars="200" w:firstLine="420"/>
        <w:jc w:val="center"/>
        <w:rPr>
          <w:szCs w:val="21"/>
        </w:rPr>
      </w:pPr>
      <w:r>
        <w:rPr>
          <w:rFonts w:hint="eastAsia"/>
          <w:szCs w:val="21"/>
        </w:rPr>
        <w:t>图</w:t>
      </w:r>
      <w:r>
        <w:rPr>
          <w:rFonts w:hint="eastAsia"/>
          <w:szCs w:val="21"/>
        </w:rPr>
        <w:t>5-</w:t>
      </w:r>
      <w:r w:rsidR="00D02CD6">
        <w:rPr>
          <w:szCs w:val="21"/>
        </w:rPr>
        <w:t>7</w:t>
      </w:r>
      <w:r>
        <w:rPr>
          <w:rFonts w:hint="eastAsia"/>
          <w:szCs w:val="21"/>
        </w:rPr>
        <w:t xml:space="preserve"> </w:t>
      </w:r>
      <w:r>
        <w:rPr>
          <w:rFonts w:hint="eastAsia"/>
          <w:szCs w:val="21"/>
        </w:rPr>
        <w:t>读取</w:t>
      </w:r>
      <w:r>
        <w:rPr>
          <w:rFonts w:hint="eastAsia"/>
          <w:szCs w:val="21"/>
        </w:rPr>
        <w:t>Excel</w:t>
      </w:r>
      <w:r>
        <w:rPr>
          <w:rFonts w:hint="eastAsia"/>
          <w:szCs w:val="21"/>
        </w:rPr>
        <w:t>模板</w:t>
      </w:r>
    </w:p>
    <w:p w:rsidR="00CE36C6" w:rsidRDefault="00CE36C6" w:rsidP="00CE36C6">
      <w:pPr>
        <w:spacing w:line="360" w:lineRule="auto"/>
        <w:ind w:firstLineChars="200" w:firstLine="480"/>
        <w:rPr>
          <w:color w:val="000000"/>
          <w:sz w:val="24"/>
          <w:szCs w:val="24"/>
        </w:rPr>
      </w:pPr>
      <w:r>
        <w:rPr>
          <w:rFonts w:hint="eastAsia"/>
          <w:color w:val="000000"/>
          <w:sz w:val="24"/>
          <w:szCs w:val="24"/>
        </w:rPr>
        <w:t>权限操作：管理员账号可以对各个类别设置不同测量阈值，页面显示阈值相关信息，超过阈值时在系统管理里添加相关异常数据，统一管理。普通用户不支</w:t>
      </w:r>
      <w:r>
        <w:rPr>
          <w:rFonts w:hint="eastAsia"/>
          <w:color w:val="000000"/>
          <w:sz w:val="24"/>
          <w:szCs w:val="24"/>
        </w:rPr>
        <w:lastRenderedPageBreak/>
        <w:t>持修改阈值信息。</w:t>
      </w:r>
    </w:p>
    <w:p w:rsidR="00CE36C6" w:rsidRDefault="00CE36C6" w:rsidP="00CE36C6">
      <w:pPr>
        <w:spacing w:line="360" w:lineRule="auto"/>
        <w:ind w:firstLineChars="200" w:firstLine="480"/>
        <w:rPr>
          <w:sz w:val="24"/>
          <w:szCs w:val="24"/>
        </w:rPr>
      </w:pPr>
      <w:r>
        <w:rPr>
          <w:rStyle w:val="af0"/>
          <w:rFonts w:hint="eastAsia"/>
          <w:sz w:val="24"/>
          <w:szCs w:val="24"/>
        </w:rPr>
        <w:t>（</w:t>
      </w:r>
      <w:r>
        <w:rPr>
          <w:rFonts w:hint="eastAsia"/>
          <w:sz w:val="24"/>
          <w:szCs w:val="24"/>
        </w:rPr>
        <w:t>1</w:t>
      </w:r>
      <w:r>
        <w:rPr>
          <w:rFonts w:hint="eastAsia"/>
          <w:sz w:val="24"/>
          <w:szCs w:val="24"/>
        </w:rPr>
        <w:t>）温度测量模块负责展示实时采集来的温度数据。</w:t>
      </w:r>
    </w:p>
    <w:p w:rsidR="00CE36C6" w:rsidRDefault="00CE36C6" w:rsidP="00CE36C6">
      <w:pPr>
        <w:spacing w:line="360" w:lineRule="auto"/>
        <w:ind w:firstLineChars="200" w:firstLine="420"/>
        <w:rPr>
          <w:rStyle w:val="af0"/>
        </w:rPr>
      </w:pPr>
      <w:r>
        <w:rPr>
          <w:noProof/>
        </w:rPr>
        <w:drawing>
          <wp:inline distT="0" distB="0" distL="114300" distR="114300" wp14:anchorId="635D65EF" wp14:editId="111C5FA3">
            <wp:extent cx="4293870" cy="1970405"/>
            <wp:effectExtent l="0" t="0" r="3810" b="10795"/>
            <wp:docPr id="3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5"/>
                    <pic:cNvPicPr>
                      <a:picLocks noChangeAspect="1"/>
                    </pic:cNvPicPr>
                  </pic:nvPicPr>
                  <pic:blipFill>
                    <a:blip r:embed="rId54"/>
                    <a:stretch>
                      <a:fillRect/>
                    </a:stretch>
                  </pic:blipFill>
                  <pic:spPr>
                    <a:xfrm>
                      <a:off x="0" y="0"/>
                      <a:ext cx="4293870" cy="1970405"/>
                    </a:xfrm>
                    <a:prstGeom prst="rect">
                      <a:avLst/>
                    </a:prstGeom>
                    <a:noFill/>
                    <a:ln>
                      <a:noFill/>
                    </a:ln>
                  </pic:spPr>
                </pic:pic>
              </a:graphicData>
            </a:graphic>
          </wp:inline>
        </w:drawing>
      </w:r>
    </w:p>
    <w:p w:rsidR="00CE36C6" w:rsidRDefault="00CE36C6" w:rsidP="00CE36C6">
      <w:pPr>
        <w:spacing w:line="360" w:lineRule="auto"/>
        <w:ind w:firstLineChars="200" w:firstLine="420"/>
        <w:jc w:val="center"/>
        <w:rPr>
          <w:szCs w:val="21"/>
        </w:rPr>
      </w:pPr>
      <w:r>
        <w:rPr>
          <w:rFonts w:hint="eastAsia"/>
          <w:szCs w:val="21"/>
        </w:rPr>
        <w:t>图</w:t>
      </w:r>
      <w:r>
        <w:rPr>
          <w:rFonts w:hint="eastAsia"/>
          <w:szCs w:val="21"/>
        </w:rPr>
        <w:t>5-</w:t>
      </w:r>
      <w:r w:rsidR="00D02CD6">
        <w:rPr>
          <w:szCs w:val="21"/>
        </w:rPr>
        <w:t>8</w:t>
      </w:r>
      <w:r>
        <w:rPr>
          <w:rFonts w:hint="eastAsia"/>
          <w:szCs w:val="21"/>
        </w:rPr>
        <w:t xml:space="preserve"> </w:t>
      </w:r>
      <w:r>
        <w:rPr>
          <w:rFonts w:hint="eastAsia"/>
          <w:szCs w:val="21"/>
        </w:rPr>
        <w:t>温度测量</w:t>
      </w:r>
    </w:p>
    <w:p w:rsidR="00CE36C6" w:rsidRPr="00954DCD" w:rsidRDefault="00CE36C6" w:rsidP="00CE36C6">
      <w:pPr>
        <w:spacing w:line="360" w:lineRule="auto"/>
        <w:jc w:val="left"/>
        <w:rPr>
          <w:rStyle w:val="af0"/>
          <w:i w:val="0"/>
          <w:sz w:val="24"/>
        </w:rPr>
      </w:pPr>
      <w:r w:rsidRPr="00954DCD">
        <w:rPr>
          <w:rStyle w:val="af0"/>
          <w:rFonts w:hint="eastAsia"/>
          <w:i w:val="0"/>
          <w:sz w:val="24"/>
        </w:rPr>
        <w:t>（</w:t>
      </w:r>
      <w:r w:rsidRPr="00954DCD">
        <w:rPr>
          <w:rStyle w:val="af0"/>
          <w:rFonts w:hint="eastAsia"/>
          <w:i w:val="0"/>
          <w:sz w:val="24"/>
        </w:rPr>
        <w:t>2</w:t>
      </w:r>
      <w:r w:rsidRPr="00954DCD">
        <w:rPr>
          <w:rStyle w:val="af0"/>
          <w:rFonts w:hint="eastAsia"/>
          <w:i w:val="0"/>
          <w:sz w:val="24"/>
        </w:rPr>
        <w:t>）湿度测量模块负责展示实时采集来的湿度数据。</w:t>
      </w:r>
    </w:p>
    <w:p w:rsidR="00CE36C6" w:rsidRDefault="00CE36C6" w:rsidP="00CE36C6">
      <w:pPr>
        <w:adjustRightInd w:val="0"/>
        <w:spacing w:line="360" w:lineRule="auto"/>
        <w:ind w:firstLineChars="200" w:firstLine="420"/>
        <w:rPr>
          <w:rStyle w:val="af0"/>
        </w:rPr>
      </w:pPr>
      <w:r>
        <w:rPr>
          <w:noProof/>
        </w:rPr>
        <w:drawing>
          <wp:inline distT="0" distB="0" distL="114300" distR="114300" wp14:anchorId="088DB394" wp14:editId="3F2EF38E">
            <wp:extent cx="4656455" cy="2103755"/>
            <wp:effectExtent l="0" t="0" r="6985" b="14605"/>
            <wp:docPr id="3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6"/>
                    <pic:cNvPicPr>
                      <a:picLocks noChangeAspect="1"/>
                    </pic:cNvPicPr>
                  </pic:nvPicPr>
                  <pic:blipFill>
                    <a:blip r:embed="rId55"/>
                    <a:stretch>
                      <a:fillRect/>
                    </a:stretch>
                  </pic:blipFill>
                  <pic:spPr>
                    <a:xfrm>
                      <a:off x="0" y="0"/>
                      <a:ext cx="4656455" cy="2103755"/>
                    </a:xfrm>
                    <a:prstGeom prst="rect">
                      <a:avLst/>
                    </a:prstGeom>
                    <a:noFill/>
                    <a:ln>
                      <a:noFill/>
                    </a:ln>
                  </pic:spPr>
                </pic:pic>
              </a:graphicData>
            </a:graphic>
          </wp:inline>
        </w:drawing>
      </w:r>
    </w:p>
    <w:p w:rsidR="00CE36C6" w:rsidRDefault="00CE36C6" w:rsidP="00CE36C6">
      <w:pPr>
        <w:spacing w:line="360" w:lineRule="auto"/>
        <w:ind w:firstLineChars="200" w:firstLine="420"/>
        <w:jc w:val="center"/>
        <w:rPr>
          <w:szCs w:val="21"/>
        </w:rPr>
      </w:pPr>
      <w:r>
        <w:rPr>
          <w:rFonts w:hint="eastAsia"/>
          <w:szCs w:val="21"/>
        </w:rPr>
        <w:t>图</w:t>
      </w:r>
      <w:r>
        <w:rPr>
          <w:rFonts w:hint="eastAsia"/>
          <w:szCs w:val="21"/>
        </w:rPr>
        <w:t>5-</w:t>
      </w:r>
      <w:r w:rsidR="00D02CD6">
        <w:rPr>
          <w:szCs w:val="21"/>
        </w:rPr>
        <w:t>9</w:t>
      </w:r>
      <w:r>
        <w:rPr>
          <w:rFonts w:hint="eastAsia"/>
          <w:szCs w:val="21"/>
        </w:rPr>
        <w:t xml:space="preserve"> </w:t>
      </w:r>
      <w:r>
        <w:rPr>
          <w:rFonts w:hint="eastAsia"/>
          <w:szCs w:val="21"/>
        </w:rPr>
        <w:t>湿度测量</w:t>
      </w:r>
    </w:p>
    <w:p w:rsidR="00CE36C6" w:rsidRDefault="00CE36C6" w:rsidP="00CE36C6">
      <w:pPr>
        <w:spacing w:line="360" w:lineRule="auto"/>
        <w:ind w:firstLineChars="200" w:firstLine="480"/>
        <w:rPr>
          <w:rStyle w:val="af0"/>
          <w:sz w:val="24"/>
        </w:rPr>
      </w:pPr>
      <w:r>
        <w:rPr>
          <w:rStyle w:val="af0"/>
          <w:rFonts w:hint="eastAsia"/>
          <w:sz w:val="24"/>
        </w:rPr>
        <w:t>（</w:t>
      </w:r>
      <w:r>
        <w:rPr>
          <w:rStyle w:val="af0"/>
          <w:rFonts w:hint="eastAsia"/>
          <w:sz w:val="24"/>
        </w:rPr>
        <w:t>3</w:t>
      </w:r>
      <w:r>
        <w:rPr>
          <w:rStyle w:val="af0"/>
          <w:rFonts w:hint="eastAsia"/>
          <w:sz w:val="24"/>
        </w:rPr>
        <w:t>）浸润测量模块负责展示坝体水位线高度和尾矿所在地区的近期降雨量和水流量信息，方便管理人员及时开展防洪防汛工作。</w:t>
      </w:r>
    </w:p>
    <w:p w:rsidR="00CE36C6" w:rsidRDefault="00CE36C6" w:rsidP="00FF78BC">
      <w:pPr>
        <w:spacing w:line="360" w:lineRule="auto"/>
        <w:jc w:val="center"/>
        <w:rPr>
          <w:rStyle w:val="af0"/>
          <w:szCs w:val="22"/>
        </w:rPr>
      </w:pPr>
      <w:bookmarkStart w:id="316" w:name="_GoBack"/>
      <w:r>
        <w:rPr>
          <w:noProof/>
        </w:rPr>
        <w:drawing>
          <wp:inline distT="0" distB="0" distL="114300" distR="114300" wp14:anchorId="074270AC" wp14:editId="1AE9210C">
            <wp:extent cx="4371340" cy="2162497"/>
            <wp:effectExtent l="0" t="0" r="0" b="9525"/>
            <wp:docPr id="3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7"/>
                    <pic:cNvPicPr>
                      <a:picLocks noChangeAspect="1"/>
                    </pic:cNvPicPr>
                  </pic:nvPicPr>
                  <pic:blipFill>
                    <a:blip r:embed="rId56"/>
                    <a:stretch>
                      <a:fillRect/>
                    </a:stretch>
                  </pic:blipFill>
                  <pic:spPr>
                    <a:xfrm>
                      <a:off x="0" y="0"/>
                      <a:ext cx="4376273" cy="2164937"/>
                    </a:xfrm>
                    <a:prstGeom prst="rect">
                      <a:avLst/>
                    </a:prstGeom>
                    <a:noFill/>
                    <a:ln>
                      <a:noFill/>
                    </a:ln>
                  </pic:spPr>
                </pic:pic>
              </a:graphicData>
            </a:graphic>
          </wp:inline>
        </w:drawing>
      </w:r>
      <w:bookmarkEnd w:id="316"/>
    </w:p>
    <w:p w:rsidR="00CE36C6" w:rsidRDefault="00CE36C6" w:rsidP="00CE36C6">
      <w:pPr>
        <w:spacing w:line="360" w:lineRule="auto"/>
        <w:ind w:firstLineChars="200" w:firstLine="420"/>
        <w:jc w:val="center"/>
        <w:rPr>
          <w:szCs w:val="21"/>
        </w:rPr>
      </w:pPr>
      <w:r>
        <w:rPr>
          <w:rFonts w:hint="eastAsia"/>
          <w:szCs w:val="21"/>
        </w:rPr>
        <w:t>图</w:t>
      </w:r>
      <w:r>
        <w:rPr>
          <w:rFonts w:hint="eastAsia"/>
          <w:szCs w:val="21"/>
        </w:rPr>
        <w:t>5-</w:t>
      </w:r>
      <w:r w:rsidR="00737547">
        <w:rPr>
          <w:szCs w:val="21"/>
        </w:rPr>
        <w:t>10</w:t>
      </w:r>
      <w:r>
        <w:rPr>
          <w:rFonts w:hint="eastAsia"/>
          <w:szCs w:val="21"/>
        </w:rPr>
        <w:t xml:space="preserve"> </w:t>
      </w:r>
      <w:r>
        <w:rPr>
          <w:rFonts w:hint="eastAsia"/>
          <w:szCs w:val="21"/>
        </w:rPr>
        <w:t>浸润测量</w:t>
      </w:r>
    </w:p>
    <w:p w:rsidR="00CE36C6" w:rsidRDefault="00CE36C6" w:rsidP="00CE36C6">
      <w:pPr>
        <w:spacing w:line="360" w:lineRule="auto"/>
        <w:ind w:firstLineChars="200" w:firstLine="480"/>
        <w:rPr>
          <w:rStyle w:val="af0"/>
          <w:i w:val="0"/>
          <w:iCs w:val="0"/>
          <w:sz w:val="24"/>
        </w:rPr>
      </w:pPr>
      <w:r>
        <w:rPr>
          <w:rStyle w:val="af0"/>
          <w:rFonts w:hint="eastAsia"/>
          <w:i w:val="0"/>
          <w:iCs w:val="0"/>
          <w:sz w:val="24"/>
        </w:rPr>
        <w:lastRenderedPageBreak/>
        <w:t>（</w:t>
      </w:r>
      <w:r>
        <w:rPr>
          <w:rStyle w:val="af0"/>
          <w:rFonts w:hint="eastAsia"/>
          <w:i w:val="0"/>
          <w:iCs w:val="0"/>
          <w:sz w:val="24"/>
        </w:rPr>
        <w:t>4</w:t>
      </w:r>
      <w:r>
        <w:rPr>
          <w:rStyle w:val="af0"/>
          <w:rFonts w:hint="eastAsia"/>
          <w:i w:val="0"/>
          <w:iCs w:val="0"/>
          <w:sz w:val="24"/>
        </w:rPr>
        <w:t>）金气测量模块负责展示坝体有毒有害气体占比和重金属元素含量，帮助工作人员及时排除危险，避免不必要的人员伤害，可对各个子项设置不同的阈值。</w:t>
      </w:r>
    </w:p>
    <w:p w:rsidR="00CE36C6" w:rsidRDefault="00CE36C6" w:rsidP="00CE36C6">
      <w:pPr>
        <w:spacing w:line="360" w:lineRule="auto"/>
        <w:rPr>
          <w:rStyle w:val="af0"/>
          <w:sz w:val="24"/>
        </w:rPr>
      </w:pPr>
      <w:r>
        <w:rPr>
          <w:noProof/>
        </w:rPr>
        <w:drawing>
          <wp:inline distT="0" distB="0" distL="114300" distR="114300" wp14:anchorId="7CA5836D" wp14:editId="74AFE408">
            <wp:extent cx="5266055" cy="2611120"/>
            <wp:effectExtent l="0" t="0" r="6985" b="10160"/>
            <wp:docPr id="3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8"/>
                    <pic:cNvPicPr>
                      <a:picLocks noChangeAspect="1"/>
                    </pic:cNvPicPr>
                  </pic:nvPicPr>
                  <pic:blipFill>
                    <a:blip r:embed="rId57"/>
                    <a:stretch>
                      <a:fillRect/>
                    </a:stretch>
                  </pic:blipFill>
                  <pic:spPr>
                    <a:xfrm>
                      <a:off x="0" y="0"/>
                      <a:ext cx="5266055" cy="2611120"/>
                    </a:xfrm>
                    <a:prstGeom prst="rect">
                      <a:avLst/>
                    </a:prstGeom>
                    <a:noFill/>
                    <a:ln>
                      <a:noFill/>
                    </a:ln>
                  </pic:spPr>
                </pic:pic>
              </a:graphicData>
            </a:graphic>
          </wp:inline>
        </w:drawing>
      </w:r>
    </w:p>
    <w:p w:rsidR="00CE36C6" w:rsidRDefault="00CE36C6" w:rsidP="00CE36C6">
      <w:pPr>
        <w:spacing w:line="360" w:lineRule="auto"/>
        <w:ind w:firstLineChars="200" w:firstLine="420"/>
        <w:jc w:val="center"/>
        <w:rPr>
          <w:szCs w:val="21"/>
        </w:rPr>
      </w:pPr>
      <w:r>
        <w:rPr>
          <w:rFonts w:hint="eastAsia"/>
          <w:szCs w:val="21"/>
        </w:rPr>
        <w:t>图</w:t>
      </w:r>
      <w:r>
        <w:rPr>
          <w:rFonts w:hint="eastAsia"/>
          <w:szCs w:val="21"/>
        </w:rPr>
        <w:t>5-1</w:t>
      </w:r>
      <w:r w:rsidR="00737547">
        <w:rPr>
          <w:szCs w:val="21"/>
        </w:rPr>
        <w:t>1</w:t>
      </w:r>
      <w:r>
        <w:rPr>
          <w:rFonts w:hint="eastAsia"/>
          <w:szCs w:val="21"/>
        </w:rPr>
        <w:t xml:space="preserve"> </w:t>
      </w:r>
      <w:r>
        <w:rPr>
          <w:rFonts w:hint="eastAsia"/>
          <w:szCs w:val="21"/>
        </w:rPr>
        <w:t>金气测量</w:t>
      </w:r>
    </w:p>
    <w:p w:rsidR="00CE36C6" w:rsidRDefault="00CE36C6" w:rsidP="00CE36C6">
      <w:pPr>
        <w:spacing w:line="360" w:lineRule="auto"/>
        <w:ind w:firstLineChars="200" w:firstLine="480"/>
        <w:rPr>
          <w:rStyle w:val="af0"/>
          <w:i w:val="0"/>
          <w:iCs w:val="0"/>
          <w:sz w:val="24"/>
        </w:rPr>
      </w:pPr>
      <w:r>
        <w:rPr>
          <w:rStyle w:val="af0"/>
          <w:rFonts w:hint="eastAsia"/>
          <w:i w:val="0"/>
          <w:iCs w:val="0"/>
          <w:sz w:val="24"/>
        </w:rPr>
        <w:t>（</w:t>
      </w:r>
      <w:r>
        <w:rPr>
          <w:rStyle w:val="af0"/>
          <w:rFonts w:hint="eastAsia"/>
          <w:i w:val="0"/>
          <w:iCs w:val="0"/>
          <w:sz w:val="24"/>
        </w:rPr>
        <w:t>5</w:t>
      </w:r>
      <w:r>
        <w:rPr>
          <w:rStyle w:val="af0"/>
          <w:rFonts w:hint="eastAsia"/>
          <w:i w:val="0"/>
          <w:iCs w:val="0"/>
          <w:sz w:val="24"/>
        </w:rPr>
        <w:t>）位移测量模块负责展示坝体多个点的坝体位移</w:t>
      </w:r>
      <w:r>
        <w:rPr>
          <w:rStyle w:val="af0"/>
          <w:rFonts w:hint="eastAsia"/>
          <w:i w:val="0"/>
          <w:iCs w:val="0"/>
          <w:sz w:val="24"/>
        </w:rPr>
        <w:t>x</w:t>
      </w:r>
      <w:r>
        <w:rPr>
          <w:rStyle w:val="af0"/>
          <w:rFonts w:hint="eastAsia"/>
          <w:i w:val="0"/>
          <w:iCs w:val="0"/>
          <w:sz w:val="24"/>
        </w:rPr>
        <w:t>，</w:t>
      </w:r>
      <w:r>
        <w:rPr>
          <w:rStyle w:val="af0"/>
          <w:rFonts w:hint="eastAsia"/>
          <w:i w:val="0"/>
          <w:iCs w:val="0"/>
          <w:sz w:val="24"/>
        </w:rPr>
        <w:t>y</w:t>
      </w:r>
      <w:r>
        <w:rPr>
          <w:rStyle w:val="af0"/>
          <w:rFonts w:hint="eastAsia"/>
          <w:i w:val="0"/>
          <w:iCs w:val="0"/>
          <w:sz w:val="24"/>
        </w:rPr>
        <w:t>，</w:t>
      </w:r>
      <w:r>
        <w:rPr>
          <w:rStyle w:val="af0"/>
          <w:rFonts w:hint="eastAsia"/>
          <w:i w:val="0"/>
          <w:iCs w:val="0"/>
          <w:sz w:val="24"/>
        </w:rPr>
        <w:t>z</w:t>
      </w:r>
      <w:r>
        <w:rPr>
          <w:rStyle w:val="af0"/>
          <w:rFonts w:hint="eastAsia"/>
          <w:i w:val="0"/>
          <w:iCs w:val="0"/>
          <w:sz w:val="24"/>
        </w:rPr>
        <w:t>各个轴线上位移的变化情况。数据实时更新，可同时显示本次测量和上次测量的值。</w:t>
      </w:r>
    </w:p>
    <w:p w:rsidR="00CE36C6" w:rsidRDefault="00CE36C6" w:rsidP="00CE36C6">
      <w:pPr>
        <w:spacing w:line="360" w:lineRule="auto"/>
        <w:rPr>
          <w:rStyle w:val="af0"/>
          <w:sz w:val="24"/>
        </w:rPr>
      </w:pPr>
      <w:r>
        <w:rPr>
          <w:noProof/>
        </w:rPr>
        <w:drawing>
          <wp:inline distT="0" distB="0" distL="114300" distR="114300" wp14:anchorId="1ACBF56E" wp14:editId="1D932D71">
            <wp:extent cx="5264150" cy="2649220"/>
            <wp:effectExtent l="0" t="0" r="8890" b="2540"/>
            <wp:docPr id="3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9"/>
                    <pic:cNvPicPr>
                      <a:picLocks noChangeAspect="1"/>
                    </pic:cNvPicPr>
                  </pic:nvPicPr>
                  <pic:blipFill>
                    <a:blip r:embed="rId58"/>
                    <a:stretch>
                      <a:fillRect/>
                    </a:stretch>
                  </pic:blipFill>
                  <pic:spPr>
                    <a:xfrm>
                      <a:off x="0" y="0"/>
                      <a:ext cx="5264150" cy="2649220"/>
                    </a:xfrm>
                    <a:prstGeom prst="rect">
                      <a:avLst/>
                    </a:prstGeom>
                    <a:noFill/>
                    <a:ln>
                      <a:noFill/>
                    </a:ln>
                  </pic:spPr>
                </pic:pic>
              </a:graphicData>
            </a:graphic>
          </wp:inline>
        </w:drawing>
      </w:r>
    </w:p>
    <w:p w:rsidR="00CE36C6" w:rsidRDefault="00CE36C6" w:rsidP="00CE36C6">
      <w:pPr>
        <w:spacing w:line="360" w:lineRule="auto"/>
        <w:ind w:firstLineChars="200" w:firstLine="420"/>
        <w:jc w:val="center"/>
        <w:rPr>
          <w:szCs w:val="21"/>
        </w:rPr>
      </w:pPr>
      <w:r>
        <w:rPr>
          <w:rFonts w:hint="eastAsia"/>
          <w:szCs w:val="21"/>
        </w:rPr>
        <w:t>图</w:t>
      </w:r>
      <w:r>
        <w:rPr>
          <w:rFonts w:hint="eastAsia"/>
          <w:szCs w:val="21"/>
        </w:rPr>
        <w:t>5-1</w:t>
      </w:r>
      <w:r w:rsidR="00737547">
        <w:rPr>
          <w:szCs w:val="21"/>
        </w:rPr>
        <w:t>2</w:t>
      </w:r>
      <w:r>
        <w:rPr>
          <w:rFonts w:hint="eastAsia"/>
          <w:szCs w:val="21"/>
        </w:rPr>
        <w:t xml:space="preserve"> </w:t>
      </w:r>
      <w:r>
        <w:rPr>
          <w:rFonts w:hint="eastAsia"/>
          <w:szCs w:val="21"/>
        </w:rPr>
        <w:t>位移测量</w:t>
      </w:r>
    </w:p>
    <w:p w:rsidR="00CE36C6" w:rsidRDefault="00CE36C6" w:rsidP="00CE36C6">
      <w:pPr>
        <w:pStyle w:val="2"/>
      </w:pPr>
      <w:bookmarkStart w:id="317" w:name="_Toc12049"/>
      <w:bookmarkStart w:id="318" w:name="_Toc30053"/>
      <w:bookmarkStart w:id="319" w:name="_Toc10450214"/>
      <w:bookmarkStart w:id="320" w:name="_Toc511632136"/>
      <w:bookmarkStart w:id="321" w:name="_Toc485497952"/>
      <w:bookmarkStart w:id="322" w:name="_Toc511632195"/>
      <w:bookmarkStart w:id="323" w:name="_Toc19687_WPSOffice_Level3"/>
      <w:bookmarkStart w:id="324" w:name="_Toc11005759"/>
      <w:bookmarkStart w:id="325" w:name="_Toc11006457"/>
      <w:bookmarkStart w:id="326" w:name="_Toc11010857"/>
      <w:r>
        <w:rPr>
          <w:rFonts w:hint="eastAsia"/>
        </w:rPr>
        <w:t>5.2.</w:t>
      </w:r>
      <w:r>
        <w:t>3</w:t>
      </w:r>
      <w:r>
        <w:rPr>
          <w:rFonts w:hint="eastAsia"/>
        </w:rPr>
        <w:t>系统管理模块</w:t>
      </w:r>
      <w:bookmarkEnd w:id="317"/>
      <w:bookmarkEnd w:id="318"/>
      <w:bookmarkEnd w:id="319"/>
      <w:bookmarkEnd w:id="320"/>
      <w:bookmarkEnd w:id="321"/>
      <w:bookmarkEnd w:id="322"/>
      <w:bookmarkEnd w:id="323"/>
      <w:bookmarkEnd w:id="324"/>
      <w:bookmarkEnd w:id="325"/>
      <w:bookmarkEnd w:id="326"/>
    </w:p>
    <w:p w:rsidR="00CE36C6" w:rsidRDefault="00CE36C6" w:rsidP="00CE36C6">
      <w:pPr>
        <w:spacing w:line="360" w:lineRule="auto"/>
        <w:ind w:firstLineChars="200" w:firstLine="480"/>
        <w:rPr>
          <w:sz w:val="24"/>
          <w:szCs w:val="24"/>
        </w:rPr>
      </w:pPr>
      <w:r>
        <w:rPr>
          <w:rFonts w:hint="eastAsia"/>
          <w:sz w:val="24"/>
          <w:szCs w:val="24"/>
        </w:rPr>
        <w:t>系统管理模块主要记录了系统运行时测量值超过阈值线的数据，进行统一管理，可一建导出所有异常信息，可以进行状态修改，添加备注，条件筛选等，并记录创建、修改时间，修改人等信息。</w:t>
      </w:r>
    </w:p>
    <w:p w:rsidR="00CE36C6" w:rsidRDefault="00CE36C6" w:rsidP="00CE36C6">
      <w:pPr>
        <w:widowControl/>
        <w:rPr>
          <w:rStyle w:val="af0"/>
          <w:i w:val="0"/>
          <w:iCs w:val="0"/>
          <w:kern w:val="0"/>
          <w:sz w:val="24"/>
        </w:rPr>
      </w:pPr>
      <w:r>
        <w:rPr>
          <w:noProof/>
        </w:rPr>
        <w:lastRenderedPageBreak/>
        <w:drawing>
          <wp:inline distT="0" distB="0" distL="114300" distR="114300" wp14:anchorId="32430F89" wp14:editId="51B7B92F">
            <wp:extent cx="5263515" cy="2592070"/>
            <wp:effectExtent l="0" t="0" r="9525" b="13970"/>
            <wp:docPr id="4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0"/>
                    <pic:cNvPicPr>
                      <a:picLocks noChangeAspect="1"/>
                    </pic:cNvPicPr>
                  </pic:nvPicPr>
                  <pic:blipFill>
                    <a:blip r:embed="rId59"/>
                    <a:stretch>
                      <a:fillRect/>
                    </a:stretch>
                  </pic:blipFill>
                  <pic:spPr>
                    <a:xfrm>
                      <a:off x="0" y="0"/>
                      <a:ext cx="5263515" cy="2592070"/>
                    </a:xfrm>
                    <a:prstGeom prst="rect">
                      <a:avLst/>
                    </a:prstGeom>
                    <a:noFill/>
                    <a:ln>
                      <a:noFill/>
                    </a:ln>
                  </pic:spPr>
                </pic:pic>
              </a:graphicData>
            </a:graphic>
          </wp:inline>
        </w:drawing>
      </w:r>
    </w:p>
    <w:p w:rsidR="00CE36C6" w:rsidRPr="00CE36C6" w:rsidRDefault="00CE36C6" w:rsidP="00CE36C6">
      <w:pPr>
        <w:spacing w:line="360" w:lineRule="auto"/>
        <w:ind w:firstLineChars="200" w:firstLine="420"/>
        <w:jc w:val="center"/>
        <w:rPr>
          <w:rFonts w:hint="eastAsia"/>
          <w:szCs w:val="21"/>
        </w:rPr>
      </w:pPr>
      <w:r>
        <w:rPr>
          <w:rFonts w:hint="eastAsia"/>
          <w:szCs w:val="21"/>
        </w:rPr>
        <w:t>图</w:t>
      </w:r>
      <w:r>
        <w:rPr>
          <w:rFonts w:hint="eastAsia"/>
          <w:szCs w:val="21"/>
        </w:rPr>
        <w:t>5-1</w:t>
      </w:r>
      <w:r w:rsidR="00737547">
        <w:rPr>
          <w:szCs w:val="21"/>
        </w:rPr>
        <w:t>3</w:t>
      </w:r>
      <w:r>
        <w:rPr>
          <w:rFonts w:hint="eastAsia"/>
          <w:szCs w:val="21"/>
        </w:rPr>
        <w:t xml:space="preserve"> </w:t>
      </w:r>
      <w:r>
        <w:rPr>
          <w:rFonts w:hint="eastAsia"/>
          <w:szCs w:val="21"/>
        </w:rPr>
        <w:t>系统管理页面图</w:t>
      </w:r>
    </w:p>
    <w:p w:rsidR="00BF634F" w:rsidRDefault="00DA448E">
      <w:pPr>
        <w:pStyle w:val="2"/>
      </w:pPr>
      <w:bookmarkStart w:id="327" w:name="_Toc511632134"/>
      <w:bookmarkStart w:id="328" w:name="_Toc24793"/>
      <w:bookmarkStart w:id="329" w:name="_Toc10450211"/>
      <w:bookmarkStart w:id="330" w:name="_Toc16503"/>
      <w:bookmarkStart w:id="331" w:name="_Toc511632193"/>
      <w:bookmarkStart w:id="332" w:name="_Toc485497950"/>
      <w:bookmarkStart w:id="333" w:name="_Toc28685_WPSOffice_Level3"/>
      <w:bookmarkStart w:id="334" w:name="_Toc11005756"/>
      <w:bookmarkStart w:id="335" w:name="_Toc11006454"/>
      <w:bookmarkStart w:id="336" w:name="_Toc11010858"/>
      <w:bookmarkEnd w:id="297"/>
      <w:bookmarkEnd w:id="298"/>
      <w:bookmarkEnd w:id="299"/>
      <w:bookmarkEnd w:id="300"/>
      <w:bookmarkEnd w:id="301"/>
      <w:bookmarkEnd w:id="302"/>
      <w:bookmarkEnd w:id="303"/>
      <w:bookmarkEnd w:id="304"/>
      <w:bookmarkEnd w:id="305"/>
      <w:r>
        <w:rPr>
          <w:rFonts w:hint="eastAsia"/>
        </w:rPr>
        <w:t>5.2.4</w:t>
      </w:r>
      <w:r>
        <w:rPr>
          <w:rFonts w:hint="eastAsia"/>
        </w:rPr>
        <w:t>视频监控模块</w:t>
      </w:r>
      <w:bookmarkEnd w:id="327"/>
      <w:bookmarkEnd w:id="328"/>
      <w:bookmarkEnd w:id="329"/>
      <w:bookmarkEnd w:id="330"/>
      <w:bookmarkEnd w:id="331"/>
      <w:bookmarkEnd w:id="332"/>
      <w:bookmarkEnd w:id="333"/>
      <w:bookmarkEnd w:id="334"/>
      <w:bookmarkEnd w:id="335"/>
      <w:bookmarkEnd w:id="336"/>
    </w:p>
    <w:p w:rsidR="00BF634F" w:rsidRDefault="00DA448E">
      <w:pPr>
        <w:spacing w:line="360" w:lineRule="auto"/>
        <w:ind w:firstLineChars="200" w:firstLine="480"/>
        <w:rPr>
          <w:color w:val="000000"/>
          <w:sz w:val="24"/>
          <w:szCs w:val="24"/>
        </w:rPr>
      </w:pPr>
      <w:r>
        <w:rPr>
          <w:rFonts w:hint="eastAsia"/>
          <w:color w:val="000000"/>
          <w:sz w:val="24"/>
          <w:szCs w:val="24"/>
        </w:rPr>
        <w:t>视频监控模块的功能主要提供监控功能。帮助企业管理人员实时查看和监控尾矿库的各种信息。</w:t>
      </w:r>
    </w:p>
    <w:p w:rsidR="00BF634F" w:rsidRDefault="00DA448E">
      <w:pPr>
        <w:spacing w:line="360" w:lineRule="auto"/>
        <w:jc w:val="center"/>
      </w:pPr>
      <w:r>
        <w:rPr>
          <w:rFonts w:hint="eastAsia"/>
          <w:noProof/>
        </w:rPr>
        <w:drawing>
          <wp:inline distT="0" distB="0" distL="114300" distR="114300">
            <wp:extent cx="3688715" cy="1653852"/>
            <wp:effectExtent l="0" t="0" r="6985" b="3810"/>
            <wp:docPr id="5" name="图片 5" descr="图片1_WPS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片1_WPS图片"/>
                    <pic:cNvPicPr>
                      <a:picLocks noChangeAspect="1"/>
                    </pic:cNvPicPr>
                  </pic:nvPicPr>
                  <pic:blipFill>
                    <a:blip r:embed="rId60"/>
                    <a:stretch>
                      <a:fillRect/>
                    </a:stretch>
                  </pic:blipFill>
                  <pic:spPr>
                    <a:xfrm>
                      <a:off x="0" y="0"/>
                      <a:ext cx="3694718" cy="1656544"/>
                    </a:xfrm>
                    <a:prstGeom prst="rect">
                      <a:avLst/>
                    </a:prstGeom>
                  </pic:spPr>
                </pic:pic>
              </a:graphicData>
            </a:graphic>
          </wp:inline>
        </w:drawing>
      </w:r>
    </w:p>
    <w:p w:rsidR="00BF634F" w:rsidRDefault="00DA448E">
      <w:pPr>
        <w:spacing w:line="360" w:lineRule="auto"/>
        <w:ind w:firstLineChars="200" w:firstLine="420"/>
        <w:jc w:val="center"/>
        <w:rPr>
          <w:szCs w:val="21"/>
        </w:rPr>
      </w:pPr>
      <w:r>
        <w:rPr>
          <w:rFonts w:hint="eastAsia"/>
          <w:szCs w:val="21"/>
        </w:rPr>
        <w:t>图</w:t>
      </w:r>
      <w:r>
        <w:rPr>
          <w:rFonts w:hint="eastAsia"/>
          <w:szCs w:val="21"/>
        </w:rPr>
        <w:t>5-</w:t>
      </w:r>
      <w:r w:rsidR="00737547">
        <w:rPr>
          <w:szCs w:val="21"/>
        </w:rPr>
        <w:t>1</w:t>
      </w:r>
      <w:r w:rsidR="000D6A9D">
        <w:rPr>
          <w:szCs w:val="21"/>
        </w:rPr>
        <w:t>4</w:t>
      </w:r>
      <w:r>
        <w:rPr>
          <w:rFonts w:hint="eastAsia"/>
          <w:szCs w:val="21"/>
        </w:rPr>
        <w:t>视频监控页面图</w:t>
      </w:r>
    </w:p>
    <w:p w:rsidR="00BF634F" w:rsidRDefault="00DA448E">
      <w:pPr>
        <w:pStyle w:val="2"/>
      </w:pPr>
      <w:bookmarkStart w:id="337" w:name="_Toc10450212"/>
      <w:bookmarkStart w:id="338" w:name="_Toc742"/>
      <w:bookmarkStart w:id="339" w:name="_Toc23189_WPSOffice_Level3"/>
      <w:bookmarkStart w:id="340" w:name="_Toc11005757"/>
      <w:bookmarkStart w:id="341" w:name="_Toc11006455"/>
      <w:bookmarkStart w:id="342" w:name="_Toc11010859"/>
      <w:r>
        <w:rPr>
          <w:rFonts w:hint="eastAsia"/>
        </w:rPr>
        <w:t xml:space="preserve">5.2.5 </w:t>
      </w:r>
      <w:r>
        <w:rPr>
          <w:rFonts w:hint="eastAsia"/>
        </w:rPr>
        <w:t>监控地图模块</w:t>
      </w:r>
      <w:bookmarkEnd w:id="337"/>
      <w:bookmarkEnd w:id="338"/>
      <w:bookmarkEnd w:id="339"/>
      <w:bookmarkEnd w:id="340"/>
      <w:bookmarkEnd w:id="341"/>
      <w:bookmarkEnd w:id="342"/>
    </w:p>
    <w:p w:rsidR="00BF634F" w:rsidRDefault="00DA448E">
      <w:pPr>
        <w:spacing w:line="360" w:lineRule="auto"/>
        <w:ind w:firstLineChars="200" w:firstLine="480"/>
        <w:rPr>
          <w:color w:val="000000"/>
          <w:sz w:val="24"/>
          <w:szCs w:val="24"/>
        </w:rPr>
      </w:pPr>
      <w:r>
        <w:rPr>
          <w:rFonts w:hint="eastAsia"/>
          <w:color w:val="000000"/>
          <w:sz w:val="24"/>
          <w:szCs w:val="24"/>
        </w:rPr>
        <w:t>监控地图模块，根据需求通过调用百度地图</w:t>
      </w:r>
      <w:r>
        <w:rPr>
          <w:rFonts w:hint="eastAsia"/>
          <w:color w:val="000000"/>
          <w:sz w:val="24"/>
          <w:szCs w:val="24"/>
        </w:rPr>
        <w:t>API</w:t>
      </w:r>
      <w:r>
        <w:rPr>
          <w:rFonts w:hint="eastAsia"/>
          <w:color w:val="000000"/>
          <w:sz w:val="24"/>
          <w:szCs w:val="24"/>
        </w:rPr>
        <w:t>实现周围环境的地图监控功能，通过百度地图进行实时定位，可事实展示路况地图和，卫星地图，实时将</w:t>
      </w:r>
      <w:r>
        <w:rPr>
          <w:rFonts w:hint="eastAsia"/>
          <w:color w:val="000000"/>
          <w:sz w:val="24"/>
          <w:szCs w:val="24"/>
        </w:rPr>
        <w:t>GPS</w:t>
      </w:r>
      <w:r>
        <w:rPr>
          <w:rFonts w:hint="eastAsia"/>
          <w:color w:val="000000"/>
          <w:sz w:val="24"/>
          <w:szCs w:val="24"/>
        </w:rPr>
        <w:t>采集到的数据可视化展示给用户，方便在突发情况来临前做战略部署或在特殊时期做应急指挥，如图</w:t>
      </w:r>
      <w:r>
        <w:rPr>
          <w:rFonts w:hint="eastAsia"/>
          <w:color w:val="000000"/>
          <w:sz w:val="24"/>
          <w:szCs w:val="24"/>
        </w:rPr>
        <w:t>5-6</w:t>
      </w:r>
      <w:r>
        <w:rPr>
          <w:rFonts w:hint="eastAsia"/>
          <w:color w:val="000000"/>
          <w:sz w:val="24"/>
          <w:szCs w:val="24"/>
        </w:rPr>
        <w:t>所示。</w:t>
      </w:r>
    </w:p>
    <w:p w:rsidR="00BF634F" w:rsidRDefault="00DA448E" w:rsidP="007656F7">
      <w:pPr>
        <w:spacing w:line="360" w:lineRule="auto"/>
        <w:jc w:val="center"/>
        <w:rPr>
          <w:rStyle w:val="af0"/>
        </w:rPr>
      </w:pPr>
      <w:r>
        <w:rPr>
          <w:noProof/>
        </w:rPr>
        <w:lastRenderedPageBreak/>
        <w:drawing>
          <wp:inline distT="0" distB="0" distL="114300" distR="114300">
            <wp:extent cx="4911090" cy="2305218"/>
            <wp:effectExtent l="0" t="0" r="3810" b="0"/>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pic:cNvPicPr>
                  </pic:nvPicPr>
                  <pic:blipFill>
                    <a:blip r:embed="rId61"/>
                    <a:stretch>
                      <a:fillRect/>
                    </a:stretch>
                  </pic:blipFill>
                  <pic:spPr>
                    <a:xfrm>
                      <a:off x="0" y="0"/>
                      <a:ext cx="4919412" cy="2309124"/>
                    </a:xfrm>
                    <a:prstGeom prst="rect">
                      <a:avLst/>
                    </a:prstGeom>
                    <a:noFill/>
                    <a:ln>
                      <a:noFill/>
                    </a:ln>
                  </pic:spPr>
                </pic:pic>
              </a:graphicData>
            </a:graphic>
          </wp:inline>
        </w:drawing>
      </w:r>
    </w:p>
    <w:p w:rsidR="00BF634F" w:rsidRDefault="00DA448E">
      <w:pPr>
        <w:spacing w:line="360" w:lineRule="auto"/>
        <w:ind w:firstLineChars="200" w:firstLine="420"/>
        <w:jc w:val="center"/>
        <w:rPr>
          <w:szCs w:val="21"/>
        </w:rPr>
      </w:pPr>
      <w:r>
        <w:rPr>
          <w:rFonts w:hint="eastAsia"/>
          <w:szCs w:val="21"/>
        </w:rPr>
        <w:t>图</w:t>
      </w:r>
      <w:r>
        <w:rPr>
          <w:rFonts w:hint="eastAsia"/>
          <w:szCs w:val="21"/>
        </w:rPr>
        <w:t>5-</w:t>
      </w:r>
      <w:r w:rsidR="00737547">
        <w:rPr>
          <w:szCs w:val="21"/>
        </w:rPr>
        <w:t>1</w:t>
      </w:r>
      <w:r w:rsidR="000D6A9D">
        <w:rPr>
          <w:szCs w:val="21"/>
        </w:rPr>
        <w:t>5</w:t>
      </w:r>
      <w:r>
        <w:rPr>
          <w:rFonts w:hint="eastAsia"/>
          <w:szCs w:val="21"/>
        </w:rPr>
        <w:t>监控地图页面</w:t>
      </w:r>
    </w:p>
    <w:p w:rsidR="0056557F" w:rsidRDefault="0056557F" w:rsidP="0056557F">
      <w:pPr>
        <w:pStyle w:val="2"/>
      </w:pPr>
      <w:bookmarkStart w:id="343" w:name="_Toc11010860"/>
      <w:r>
        <w:rPr>
          <w:rFonts w:hint="eastAsia"/>
        </w:rPr>
        <w:t>5.2.</w:t>
      </w:r>
      <w:r>
        <w:t>6</w:t>
      </w:r>
      <w:r>
        <w:rPr>
          <w:rFonts w:hint="eastAsia"/>
        </w:rPr>
        <w:t>用户管理模块</w:t>
      </w:r>
      <w:bookmarkEnd w:id="343"/>
    </w:p>
    <w:p w:rsidR="0056557F" w:rsidRDefault="0056557F" w:rsidP="0056557F">
      <w:pPr>
        <w:spacing w:line="360" w:lineRule="auto"/>
        <w:ind w:firstLineChars="200" w:firstLine="480"/>
        <w:rPr>
          <w:color w:val="000000"/>
          <w:sz w:val="24"/>
          <w:szCs w:val="24"/>
        </w:rPr>
      </w:pPr>
      <w:r>
        <w:rPr>
          <w:rFonts w:hint="eastAsia"/>
          <w:color w:val="000000"/>
          <w:sz w:val="24"/>
          <w:szCs w:val="24"/>
        </w:rPr>
        <w:t>用户管理模块提供日常的人员变动时的所有操作，为了方便管理人员变动提供模糊搜索，批量删除，临时禁用等功能，提供了权限管理的不同操作以下提供了不同权限的角色的不同操作，主要权限区别如下：</w:t>
      </w:r>
    </w:p>
    <w:p w:rsidR="0056557F" w:rsidRDefault="0056557F" w:rsidP="0056557F">
      <w:pPr>
        <w:spacing w:line="360" w:lineRule="auto"/>
        <w:ind w:firstLineChars="200" w:firstLine="480"/>
        <w:rPr>
          <w:color w:val="000000"/>
          <w:sz w:val="24"/>
          <w:szCs w:val="24"/>
        </w:rPr>
      </w:pPr>
      <w:r>
        <w:rPr>
          <w:rFonts w:hint="eastAsia"/>
          <w:color w:val="000000"/>
          <w:sz w:val="24"/>
          <w:szCs w:val="24"/>
        </w:rPr>
        <w:t>管理员：查看所有用户信息，可对所有用户执行信息修改，删除禁用等操作。</w:t>
      </w:r>
    </w:p>
    <w:p w:rsidR="0056557F" w:rsidRDefault="0056557F" w:rsidP="0056557F">
      <w:pPr>
        <w:spacing w:line="360" w:lineRule="auto"/>
        <w:ind w:firstLineChars="200" w:firstLine="480"/>
        <w:rPr>
          <w:color w:val="000000"/>
          <w:sz w:val="24"/>
          <w:szCs w:val="24"/>
        </w:rPr>
      </w:pPr>
      <w:r>
        <w:rPr>
          <w:rFonts w:hint="eastAsia"/>
          <w:color w:val="000000"/>
          <w:sz w:val="24"/>
          <w:szCs w:val="24"/>
        </w:rPr>
        <w:t>普通用户：查看所有用户信息，修改自己的信息，不能修改其他人信息。</w:t>
      </w:r>
    </w:p>
    <w:p w:rsidR="0056557F" w:rsidRDefault="0056557F" w:rsidP="0056557F">
      <w:pPr>
        <w:spacing w:line="360" w:lineRule="auto"/>
        <w:jc w:val="center"/>
        <w:rPr>
          <w:rStyle w:val="af0"/>
        </w:rPr>
      </w:pPr>
      <w:r>
        <w:rPr>
          <w:noProof/>
        </w:rPr>
        <w:drawing>
          <wp:inline distT="0" distB="0" distL="114300" distR="114300" wp14:anchorId="66CA6EFB" wp14:editId="7F107D47">
            <wp:extent cx="4745355" cy="2750820"/>
            <wp:effectExtent l="0" t="0" r="9525" b="7620"/>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62"/>
                    <a:stretch>
                      <a:fillRect/>
                    </a:stretch>
                  </pic:blipFill>
                  <pic:spPr>
                    <a:xfrm>
                      <a:off x="0" y="0"/>
                      <a:ext cx="4745355" cy="2750820"/>
                    </a:xfrm>
                    <a:prstGeom prst="rect">
                      <a:avLst/>
                    </a:prstGeom>
                    <a:noFill/>
                    <a:ln>
                      <a:noFill/>
                    </a:ln>
                  </pic:spPr>
                </pic:pic>
              </a:graphicData>
            </a:graphic>
          </wp:inline>
        </w:drawing>
      </w:r>
    </w:p>
    <w:p w:rsidR="0056557F" w:rsidRDefault="0056557F" w:rsidP="0056557F">
      <w:pPr>
        <w:spacing w:line="360" w:lineRule="auto"/>
        <w:ind w:firstLineChars="200" w:firstLine="420"/>
        <w:jc w:val="center"/>
        <w:rPr>
          <w:szCs w:val="21"/>
        </w:rPr>
      </w:pPr>
      <w:r>
        <w:rPr>
          <w:rFonts w:hint="eastAsia"/>
          <w:szCs w:val="21"/>
        </w:rPr>
        <w:t>图</w:t>
      </w:r>
      <w:r>
        <w:rPr>
          <w:rFonts w:hint="eastAsia"/>
          <w:szCs w:val="21"/>
        </w:rPr>
        <w:t>5-</w:t>
      </w:r>
      <w:r w:rsidR="00737547">
        <w:rPr>
          <w:szCs w:val="21"/>
        </w:rPr>
        <w:t>16</w:t>
      </w:r>
      <w:r w:rsidR="00D6755F">
        <w:rPr>
          <w:rFonts w:hint="eastAsia"/>
          <w:szCs w:val="21"/>
        </w:rPr>
        <w:t>用户管理</w:t>
      </w:r>
      <w:r>
        <w:rPr>
          <w:rFonts w:hint="eastAsia"/>
          <w:szCs w:val="21"/>
        </w:rPr>
        <w:t>页面图</w:t>
      </w:r>
    </w:p>
    <w:p w:rsidR="0056557F" w:rsidRDefault="0056557F" w:rsidP="0056557F">
      <w:pPr>
        <w:spacing w:line="360" w:lineRule="auto"/>
        <w:rPr>
          <w:rFonts w:hint="eastAsia"/>
          <w:szCs w:val="21"/>
        </w:rPr>
      </w:pPr>
    </w:p>
    <w:p w:rsidR="00BF634F" w:rsidRDefault="00DA448E">
      <w:pPr>
        <w:pStyle w:val="1"/>
      </w:pPr>
      <w:bookmarkStart w:id="344" w:name="_Toc511632137"/>
      <w:bookmarkStart w:id="345" w:name="_Toc29724"/>
      <w:bookmarkStart w:id="346" w:name="_Toc511632196"/>
      <w:bookmarkStart w:id="347" w:name="_Toc485497953"/>
      <w:bookmarkStart w:id="348" w:name="_Toc482633796"/>
      <w:bookmarkStart w:id="349" w:name="_Toc10450215"/>
      <w:bookmarkStart w:id="350" w:name="_Toc20918"/>
      <w:bookmarkStart w:id="351" w:name="_Toc11005760"/>
      <w:bookmarkStart w:id="352" w:name="_Toc11006458"/>
      <w:bookmarkStart w:id="353" w:name="_Toc11010861"/>
      <w:r>
        <w:rPr>
          <w:rFonts w:hint="eastAsia"/>
        </w:rPr>
        <w:t xml:space="preserve">6 </w:t>
      </w:r>
      <w:r>
        <w:rPr>
          <w:rFonts w:hint="eastAsia"/>
        </w:rPr>
        <w:t>系统的测试</w:t>
      </w:r>
      <w:bookmarkEnd w:id="344"/>
      <w:bookmarkEnd w:id="345"/>
      <w:bookmarkEnd w:id="346"/>
      <w:bookmarkEnd w:id="347"/>
      <w:bookmarkEnd w:id="348"/>
      <w:bookmarkEnd w:id="349"/>
      <w:bookmarkEnd w:id="350"/>
      <w:bookmarkEnd w:id="351"/>
      <w:bookmarkEnd w:id="352"/>
      <w:bookmarkEnd w:id="353"/>
    </w:p>
    <w:p w:rsidR="00BF634F" w:rsidRDefault="00DA448E">
      <w:pPr>
        <w:spacing w:line="360" w:lineRule="auto"/>
        <w:ind w:firstLineChars="200" w:firstLine="480"/>
        <w:rPr>
          <w:sz w:val="24"/>
          <w:szCs w:val="24"/>
        </w:rPr>
      </w:pPr>
      <w:r>
        <w:rPr>
          <w:rFonts w:hint="eastAsia"/>
          <w:sz w:val="24"/>
          <w:szCs w:val="24"/>
        </w:rPr>
        <w:t>本项目的代码编写历时一个多月时间，为了能使系统达到可以线上部署的要</w:t>
      </w:r>
      <w:r>
        <w:rPr>
          <w:rFonts w:hint="eastAsia"/>
          <w:sz w:val="24"/>
          <w:szCs w:val="24"/>
        </w:rPr>
        <w:lastRenderedPageBreak/>
        <w:t>求，就必须对系统进行各种各样的测试和</w:t>
      </w:r>
      <w:r>
        <w:rPr>
          <w:rFonts w:hint="eastAsia"/>
          <w:sz w:val="24"/>
          <w:szCs w:val="24"/>
        </w:rPr>
        <w:t>B</w:t>
      </w:r>
      <w:r>
        <w:rPr>
          <w:sz w:val="24"/>
          <w:szCs w:val="24"/>
        </w:rPr>
        <w:t>UG</w:t>
      </w:r>
      <w:r>
        <w:rPr>
          <w:sz w:val="24"/>
          <w:szCs w:val="24"/>
        </w:rPr>
        <w:t>修改</w:t>
      </w:r>
      <w:r>
        <w:rPr>
          <w:rFonts w:hint="eastAsia"/>
          <w:sz w:val="24"/>
          <w:szCs w:val="24"/>
        </w:rPr>
        <w:t>工作，所以很大一部分时间都用在了测试和完善</w:t>
      </w:r>
      <w:r>
        <w:rPr>
          <w:rFonts w:hint="eastAsia"/>
          <w:sz w:val="24"/>
          <w:szCs w:val="24"/>
        </w:rPr>
        <w:t>bug</w:t>
      </w:r>
      <w:r>
        <w:rPr>
          <w:rFonts w:hint="eastAsia"/>
          <w:sz w:val="24"/>
          <w:szCs w:val="24"/>
        </w:rPr>
        <w:t>中。</w:t>
      </w:r>
    </w:p>
    <w:p w:rsidR="00BF634F" w:rsidRDefault="00DA448E">
      <w:pPr>
        <w:spacing w:line="360" w:lineRule="auto"/>
        <w:ind w:firstLineChars="200" w:firstLine="480"/>
        <w:rPr>
          <w:sz w:val="24"/>
          <w:szCs w:val="24"/>
        </w:rPr>
      </w:pPr>
      <w:r>
        <w:rPr>
          <w:rFonts w:hint="eastAsia"/>
          <w:sz w:val="24"/>
          <w:szCs w:val="24"/>
        </w:rPr>
        <w:t>常用的测试方法有：单元测试、黑白盒测试、压力测试、动态测试等。本项目中使用了单元测试和</w:t>
      </w:r>
      <w:proofErr w:type="spellStart"/>
      <w:r>
        <w:rPr>
          <w:sz w:val="24"/>
          <w:szCs w:val="24"/>
        </w:rPr>
        <w:t>Jmeter</w:t>
      </w:r>
      <w:proofErr w:type="spellEnd"/>
      <w:r>
        <w:rPr>
          <w:rFonts w:hint="eastAsia"/>
          <w:sz w:val="24"/>
          <w:szCs w:val="24"/>
        </w:rPr>
        <w:t>压力测试。</w:t>
      </w:r>
    </w:p>
    <w:p w:rsidR="00BF634F" w:rsidRDefault="00DA448E">
      <w:pPr>
        <w:pStyle w:val="2"/>
        <w:rPr>
          <w:sz w:val="24"/>
          <w:szCs w:val="24"/>
        </w:rPr>
      </w:pPr>
      <w:bookmarkStart w:id="354" w:name="_Toc485497954"/>
      <w:bookmarkStart w:id="355" w:name="_Toc10450216"/>
      <w:bookmarkStart w:id="356" w:name="_Toc482633797"/>
      <w:bookmarkStart w:id="357" w:name="_Toc11330"/>
      <w:bookmarkStart w:id="358" w:name="_Toc511632138"/>
      <w:bookmarkStart w:id="359" w:name="_Toc511632197"/>
      <w:bookmarkStart w:id="360" w:name="_Toc12181"/>
      <w:bookmarkStart w:id="361" w:name="_Toc21013_WPSOffice_Level1"/>
      <w:bookmarkStart w:id="362" w:name="_Toc11005761"/>
      <w:bookmarkStart w:id="363" w:name="_Toc11006459"/>
      <w:bookmarkStart w:id="364" w:name="_Toc11010862"/>
      <w:r>
        <w:rPr>
          <w:rFonts w:hint="eastAsia"/>
          <w:sz w:val="24"/>
          <w:szCs w:val="24"/>
        </w:rPr>
        <w:t>6.1</w:t>
      </w:r>
      <w:r>
        <w:rPr>
          <w:rFonts w:hint="eastAsia"/>
          <w:sz w:val="24"/>
          <w:szCs w:val="24"/>
        </w:rPr>
        <w:t>单元测试</w:t>
      </w:r>
      <w:bookmarkEnd w:id="354"/>
      <w:bookmarkEnd w:id="355"/>
      <w:bookmarkEnd w:id="356"/>
      <w:bookmarkEnd w:id="357"/>
      <w:bookmarkEnd w:id="358"/>
      <w:bookmarkEnd w:id="359"/>
      <w:bookmarkEnd w:id="360"/>
      <w:bookmarkEnd w:id="361"/>
      <w:bookmarkEnd w:id="362"/>
      <w:bookmarkEnd w:id="363"/>
      <w:bookmarkEnd w:id="364"/>
    </w:p>
    <w:p w:rsidR="00BF634F" w:rsidRDefault="00DA448E">
      <w:pPr>
        <w:spacing w:line="360" w:lineRule="auto"/>
        <w:ind w:firstLineChars="200" w:firstLine="480"/>
        <w:rPr>
          <w:sz w:val="24"/>
          <w:szCs w:val="24"/>
        </w:rPr>
      </w:pPr>
      <w:r>
        <w:rPr>
          <w:rFonts w:hint="eastAsia"/>
          <w:sz w:val="24"/>
          <w:szCs w:val="24"/>
        </w:rPr>
        <w:t>单元测试（</w:t>
      </w:r>
      <w:r>
        <w:rPr>
          <w:rFonts w:hint="eastAsia"/>
          <w:sz w:val="24"/>
          <w:szCs w:val="24"/>
        </w:rPr>
        <w:t>Unit Testing</w:t>
      </w:r>
      <w:r>
        <w:rPr>
          <w:rFonts w:hint="eastAsia"/>
          <w:sz w:val="24"/>
          <w:szCs w:val="24"/>
        </w:rPr>
        <w:t>），是最微小的测试方法，最大的特征是单元测试是有程序员来编写的而不是由专业的测试人员编写。</w:t>
      </w:r>
    </w:p>
    <w:p w:rsidR="00BF634F" w:rsidRDefault="00DA448E">
      <w:pPr>
        <w:pStyle w:val="2"/>
        <w:rPr>
          <w:sz w:val="24"/>
          <w:szCs w:val="24"/>
        </w:rPr>
      </w:pPr>
      <w:bookmarkStart w:id="365" w:name="_Toc485497955"/>
      <w:bookmarkStart w:id="366" w:name="_Toc482633798"/>
      <w:bookmarkStart w:id="367" w:name="_Toc30563"/>
      <w:bookmarkStart w:id="368" w:name="_Toc10450217"/>
      <w:bookmarkStart w:id="369" w:name="_Toc511632198"/>
      <w:bookmarkStart w:id="370" w:name="_Toc25857"/>
      <w:bookmarkStart w:id="371" w:name="_Toc511632139"/>
      <w:bookmarkStart w:id="372" w:name="_Toc31834_WPSOffice_Level1"/>
      <w:bookmarkStart w:id="373" w:name="_Toc11005762"/>
      <w:bookmarkStart w:id="374" w:name="_Toc11006460"/>
      <w:bookmarkStart w:id="375" w:name="_Toc11010863"/>
      <w:r>
        <w:rPr>
          <w:rFonts w:hint="eastAsia"/>
          <w:sz w:val="24"/>
          <w:szCs w:val="24"/>
        </w:rPr>
        <w:t xml:space="preserve">6.2 </w:t>
      </w:r>
      <w:bookmarkEnd w:id="365"/>
      <w:bookmarkEnd w:id="366"/>
      <w:proofErr w:type="spellStart"/>
      <w:r>
        <w:rPr>
          <w:rFonts w:hint="eastAsia"/>
          <w:sz w:val="24"/>
          <w:szCs w:val="24"/>
        </w:rPr>
        <w:t>OneAPM</w:t>
      </w:r>
      <w:proofErr w:type="spellEnd"/>
      <w:r>
        <w:rPr>
          <w:rFonts w:hint="eastAsia"/>
          <w:sz w:val="24"/>
          <w:szCs w:val="24"/>
        </w:rPr>
        <w:t xml:space="preserve"> CPT</w:t>
      </w:r>
      <w:r>
        <w:rPr>
          <w:rFonts w:hint="eastAsia"/>
          <w:sz w:val="24"/>
          <w:szCs w:val="24"/>
        </w:rPr>
        <w:t>云压测</w:t>
      </w:r>
      <w:bookmarkEnd w:id="367"/>
      <w:bookmarkEnd w:id="368"/>
      <w:bookmarkEnd w:id="369"/>
      <w:bookmarkEnd w:id="370"/>
      <w:bookmarkEnd w:id="371"/>
      <w:bookmarkEnd w:id="372"/>
      <w:bookmarkEnd w:id="373"/>
      <w:bookmarkEnd w:id="374"/>
      <w:bookmarkEnd w:id="375"/>
    </w:p>
    <w:p w:rsidR="00BF634F" w:rsidRDefault="00DA448E">
      <w:pPr>
        <w:spacing w:line="360" w:lineRule="auto"/>
        <w:ind w:firstLineChars="200" w:firstLine="480"/>
        <w:rPr>
          <w:sz w:val="24"/>
          <w:szCs w:val="24"/>
        </w:rPr>
      </w:pPr>
      <w:r>
        <w:rPr>
          <w:rFonts w:hint="eastAsia"/>
          <w:sz w:val="24"/>
          <w:szCs w:val="24"/>
        </w:rPr>
        <w:t>压力测试又称负载测试，是一个应用程序能够承担最大的</w:t>
      </w:r>
      <w:proofErr w:type="gramStart"/>
      <w:r>
        <w:rPr>
          <w:rFonts w:hint="eastAsia"/>
          <w:sz w:val="24"/>
          <w:szCs w:val="24"/>
        </w:rPr>
        <w:t>的</w:t>
      </w:r>
      <w:proofErr w:type="gramEnd"/>
      <w:r>
        <w:rPr>
          <w:rFonts w:hint="eastAsia"/>
          <w:sz w:val="24"/>
          <w:szCs w:val="24"/>
        </w:rPr>
        <w:t>负荷量。压力测试与服务器的硬件设备密不可分，所以不同的代码在不同的硬件机器上可能会出现不能的结果。</w:t>
      </w:r>
    </w:p>
    <w:p w:rsidR="00BF634F" w:rsidRDefault="00DA448E">
      <w:pPr>
        <w:spacing w:line="360" w:lineRule="auto"/>
        <w:jc w:val="center"/>
      </w:pPr>
      <w:r>
        <w:rPr>
          <w:noProof/>
        </w:rPr>
        <w:drawing>
          <wp:inline distT="0" distB="0" distL="114300" distR="114300">
            <wp:extent cx="5570220" cy="3274060"/>
            <wp:effectExtent l="0" t="0" r="7620" b="2540"/>
            <wp:docPr id="19" name="图片 69" descr="https://pic2.zhimg.com/80/v2-61facdf72aa07f787ed5ae98bb43d8a6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9" descr="https://pic2.zhimg.com/80/v2-61facdf72aa07f787ed5ae98bb43d8a6_hd.jpg"/>
                    <pic:cNvPicPr>
                      <a:picLocks noChangeAspect="1"/>
                    </pic:cNvPicPr>
                  </pic:nvPicPr>
                  <pic:blipFill>
                    <a:blip r:embed="rId63"/>
                    <a:srcRect t="4279"/>
                    <a:stretch>
                      <a:fillRect/>
                    </a:stretch>
                  </pic:blipFill>
                  <pic:spPr>
                    <a:xfrm>
                      <a:off x="0" y="0"/>
                      <a:ext cx="5570220" cy="3274060"/>
                    </a:xfrm>
                    <a:prstGeom prst="rect">
                      <a:avLst/>
                    </a:prstGeom>
                    <a:noFill/>
                    <a:ln w="9525">
                      <a:noFill/>
                    </a:ln>
                  </pic:spPr>
                </pic:pic>
              </a:graphicData>
            </a:graphic>
          </wp:inline>
        </w:drawing>
      </w:r>
    </w:p>
    <w:p w:rsidR="00BF634F" w:rsidRDefault="00DA448E">
      <w:pPr>
        <w:spacing w:line="360" w:lineRule="auto"/>
        <w:ind w:firstLineChars="200" w:firstLine="420"/>
        <w:jc w:val="center"/>
        <w:rPr>
          <w:szCs w:val="21"/>
        </w:rPr>
      </w:pPr>
      <w:r>
        <w:rPr>
          <w:rFonts w:hint="eastAsia"/>
          <w:szCs w:val="21"/>
        </w:rPr>
        <w:t>图</w:t>
      </w:r>
      <w:r>
        <w:rPr>
          <w:rFonts w:hint="eastAsia"/>
          <w:szCs w:val="21"/>
        </w:rPr>
        <w:t xml:space="preserve">6-1 </w:t>
      </w:r>
      <w:proofErr w:type="spellStart"/>
      <w:r>
        <w:rPr>
          <w:rFonts w:hint="eastAsia"/>
          <w:szCs w:val="21"/>
        </w:rPr>
        <w:t>OneAPM</w:t>
      </w:r>
      <w:proofErr w:type="spellEnd"/>
      <w:r>
        <w:rPr>
          <w:rFonts w:hint="eastAsia"/>
          <w:szCs w:val="21"/>
        </w:rPr>
        <w:t xml:space="preserve"> CPT</w:t>
      </w:r>
      <w:proofErr w:type="gramStart"/>
      <w:r>
        <w:rPr>
          <w:rFonts w:hint="eastAsia"/>
          <w:szCs w:val="21"/>
        </w:rPr>
        <w:t>压测节点</w:t>
      </w:r>
      <w:proofErr w:type="gramEnd"/>
    </w:p>
    <w:p w:rsidR="00BF634F" w:rsidRDefault="00DA448E">
      <w:pPr>
        <w:spacing w:line="360" w:lineRule="auto"/>
        <w:ind w:firstLineChars="200" w:firstLine="480"/>
        <w:rPr>
          <w:sz w:val="24"/>
          <w:szCs w:val="24"/>
        </w:rPr>
      </w:pPr>
      <w:r>
        <w:rPr>
          <w:sz w:val="24"/>
          <w:szCs w:val="24"/>
        </w:rPr>
        <w:t>在</w:t>
      </w:r>
      <w:proofErr w:type="gramStart"/>
      <w:r>
        <w:rPr>
          <w:sz w:val="24"/>
          <w:szCs w:val="24"/>
        </w:rPr>
        <w:t>压测过程</w:t>
      </w:r>
      <w:proofErr w:type="gramEnd"/>
      <w:r>
        <w:rPr>
          <w:sz w:val="24"/>
          <w:szCs w:val="24"/>
        </w:rPr>
        <w:t>中，可对事务耗时深入到各应用组件</w:t>
      </w:r>
      <w:r>
        <w:rPr>
          <w:sz w:val="24"/>
          <w:szCs w:val="24"/>
        </w:rPr>
        <w:t xml:space="preserve">, </w:t>
      </w:r>
      <w:r>
        <w:rPr>
          <w:sz w:val="24"/>
          <w:szCs w:val="24"/>
        </w:rPr>
        <w:t>自定义事务深入到执行线</w:t>
      </w:r>
      <w:r>
        <w:rPr>
          <w:sz w:val="24"/>
          <w:szCs w:val="24"/>
        </w:rPr>
        <w:t xml:space="preserve">, </w:t>
      </w:r>
      <w:r>
        <w:rPr>
          <w:sz w:val="24"/>
          <w:szCs w:val="24"/>
        </w:rPr>
        <w:t>数据库监控下钻至</w:t>
      </w:r>
      <w:r>
        <w:rPr>
          <w:sz w:val="24"/>
          <w:szCs w:val="24"/>
        </w:rPr>
        <w:t xml:space="preserve"> SQL </w:t>
      </w:r>
      <w:r>
        <w:rPr>
          <w:sz w:val="24"/>
          <w:szCs w:val="24"/>
        </w:rPr>
        <w:t>执行计划</w:t>
      </w:r>
      <w:r>
        <w:rPr>
          <w:sz w:val="24"/>
          <w:szCs w:val="24"/>
        </w:rPr>
        <w:t xml:space="preserve">, </w:t>
      </w:r>
      <w:r>
        <w:rPr>
          <w:sz w:val="24"/>
          <w:szCs w:val="24"/>
        </w:rPr>
        <w:t>误定位到代码行及错误堆栈信息</w:t>
      </w:r>
      <w:r>
        <w:rPr>
          <w:rFonts w:hint="eastAsia"/>
          <w:sz w:val="24"/>
          <w:szCs w:val="24"/>
        </w:rPr>
        <w:t>，文章的篇幅有限，这里只展示了菜品列表的页面，该页面的数据量最大，能够更好的体现系统的性能，</w:t>
      </w:r>
      <w:r>
        <w:rPr>
          <w:sz w:val="24"/>
          <w:szCs w:val="24"/>
        </w:rPr>
        <w:t>测试结果图如图</w:t>
      </w:r>
      <w:r>
        <w:rPr>
          <w:rFonts w:hint="eastAsia"/>
          <w:sz w:val="24"/>
          <w:szCs w:val="24"/>
        </w:rPr>
        <w:t>6-2</w:t>
      </w:r>
      <w:r>
        <w:rPr>
          <w:sz w:val="24"/>
          <w:szCs w:val="24"/>
        </w:rPr>
        <w:t>所示。</w:t>
      </w:r>
      <w:proofErr w:type="spellStart"/>
      <w:r>
        <w:rPr>
          <w:rFonts w:hint="eastAsia"/>
          <w:iCs/>
          <w:sz w:val="24"/>
          <w:szCs w:val="24"/>
        </w:rPr>
        <w:t>OneAPM</w:t>
      </w:r>
      <w:proofErr w:type="spellEnd"/>
      <w:r>
        <w:rPr>
          <w:rFonts w:hint="eastAsia"/>
          <w:iCs/>
          <w:sz w:val="24"/>
          <w:szCs w:val="24"/>
        </w:rPr>
        <w:t xml:space="preserve"> CPT </w:t>
      </w:r>
      <w:proofErr w:type="gramStart"/>
      <w:r>
        <w:rPr>
          <w:rFonts w:hint="eastAsia"/>
          <w:iCs/>
          <w:sz w:val="24"/>
          <w:szCs w:val="24"/>
        </w:rPr>
        <w:t>压测节点</w:t>
      </w:r>
      <w:proofErr w:type="gramEnd"/>
      <w:r>
        <w:rPr>
          <w:rFonts w:hint="eastAsia"/>
          <w:iCs/>
          <w:sz w:val="24"/>
          <w:szCs w:val="24"/>
        </w:rPr>
        <w:t>遍布全球</w:t>
      </w:r>
      <w:r>
        <w:rPr>
          <w:rFonts w:hint="eastAsia"/>
          <w:iCs/>
          <w:sz w:val="24"/>
          <w:szCs w:val="24"/>
        </w:rPr>
        <w:t>,</w:t>
      </w:r>
      <w:r>
        <w:rPr>
          <w:rFonts w:hint="eastAsia"/>
          <w:iCs/>
          <w:sz w:val="24"/>
          <w:szCs w:val="24"/>
        </w:rPr>
        <w:t>节点分部图如</w:t>
      </w:r>
      <w:r>
        <w:rPr>
          <w:rFonts w:hint="eastAsia"/>
          <w:iCs/>
          <w:sz w:val="24"/>
          <w:szCs w:val="24"/>
        </w:rPr>
        <w:t>6-2</w:t>
      </w:r>
      <w:r>
        <w:rPr>
          <w:rFonts w:hint="eastAsia"/>
          <w:iCs/>
          <w:sz w:val="24"/>
          <w:szCs w:val="24"/>
        </w:rPr>
        <w:t>所示</w:t>
      </w:r>
    </w:p>
    <w:p w:rsidR="00BF634F" w:rsidRDefault="00DA448E">
      <w:pPr>
        <w:spacing w:line="360" w:lineRule="auto"/>
        <w:ind w:firstLineChars="200" w:firstLine="420"/>
        <w:jc w:val="center"/>
      </w:pPr>
      <w:r>
        <w:rPr>
          <w:noProof/>
        </w:rPr>
        <w:lastRenderedPageBreak/>
        <w:drawing>
          <wp:inline distT="0" distB="0" distL="114300" distR="114300">
            <wp:extent cx="4998085" cy="2405380"/>
            <wp:effectExtent l="0" t="0" r="635" b="2540"/>
            <wp:docPr id="55" name="图片 6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6" descr="preview"/>
                    <pic:cNvPicPr>
                      <a:picLocks noChangeAspect="1"/>
                    </pic:cNvPicPr>
                  </pic:nvPicPr>
                  <pic:blipFill>
                    <a:blip r:embed="rId64"/>
                    <a:stretch>
                      <a:fillRect/>
                    </a:stretch>
                  </pic:blipFill>
                  <pic:spPr>
                    <a:xfrm>
                      <a:off x="0" y="0"/>
                      <a:ext cx="4998085" cy="2405380"/>
                    </a:xfrm>
                    <a:prstGeom prst="rect">
                      <a:avLst/>
                    </a:prstGeom>
                    <a:noFill/>
                    <a:ln w="9525">
                      <a:noFill/>
                    </a:ln>
                  </pic:spPr>
                </pic:pic>
              </a:graphicData>
            </a:graphic>
          </wp:inline>
        </w:drawing>
      </w:r>
    </w:p>
    <w:p w:rsidR="00BF634F" w:rsidRDefault="00DA448E">
      <w:pPr>
        <w:spacing w:line="360" w:lineRule="auto"/>
        <w:ind w:firstLineChars="200" w:firstLine="420"/>
        <w:jc w:val="center"/>
        <w:rPr>
          <w:szCs w:val="21"/>
        </w:rPr>
      </w:pPr>
      <w:r>
        <w:rPr>
          <w:rFonts w:hint="eastAsia"/>
          <w:szCs w:val="21"/>
        </w:rPr>
        <w:t>图</w:t>
      </w:r>
      <w:r>
        <w:rPr>
          <w:rFonts w:hint="eastAsia"/>
          <w:szCs w:val="21"/>
        </w:rPr>
        <w:t xml:space="preserve">6-2 </w:t>
      </w:r>
      <w:proofErr w:type="spellStart"/>
      <w:r>
        <w:rPr>
          <w:rFonts w:hint="eastAsia"/>
          <w:szCs w:val="21"/>
        </w:rPr>
        <w:t>OneAPM</w:t>
      </w:r>
      <w:proofErr w:type="spellEnd"/>
      <w:r>
        <w:rPr>
          <w:rFonts w:hint="eastAsia"/>
          <w:szCs w:val="21"/>
        </w:rPr>
        <w:t xml:space="preserve"> CPT </w:t>
      </w:r>
      <w:proofErr w:type="gramStart"/>
      <w:r>
        <w:rPr>
          <w:rFonts w:hint="eastAsia"/>
          <w:szCs w:val="21"/>
        </w:rPr>
        <w:t>压测结果</w:t>
      </w:r>
      <w:proofErr w:type="gramEnd"/>
    </w:p>
    <w:p w:rsidR="00BF634F" w:rsidRDefault="00DA448E">
      <w:pPr>
        <w:spacing w:line="360" w:lineRule="auto"/>
        <w:ind w:firstLineChars="200" w:firstLine="480"/>
        <w:rPr>
          <w:iCs/>
          <w:sz w:val="24"/>
          <w:szCs w:val="24"/>
        </w:rPr>
      </w:pPr>
      <w:r>
        <w:rPr>
          <w:rFonts w:hint="eastAsia"/>
          <w:iCs/>
          <w:sz w:val="24"/>
          <w:szCs w:val="24"/>
        </w:rPr>
        <w:t>压力测试结果说明：</w:t>
      </w:r>
    </w:p>
    <w:p w:rsidR="00BF634F" w:rsidRDefault="00DA448E">
      <w:pPr>
        <w:spacing w:line="360" w:lineRule="auto"/>
        <w:rPr>
          <w:iCs/>
          <w:sz w:val="24"/>
          <w:szCs w:val="24"/>
        </w:rPr>
      </w:pPr>
      <w:r>
        <w:rPr>
          <w:rFonts w:hint="eastAsia"/>
          <w:iCs/>
          <w:sz w:val="24"/>
          <w:szCs w:val="24"/>
        </w:rPr>
        <w:tab/>
      </w:r>
      <w:r>
        <w:rPr>
          <w:rFonts w:hint="eastAsia"/>
          <w:iCs/>
          <w:sz w:val="24"/>
          <w:szCs w:val="24"/>
        </w:rPr>
        <w:t>本次测试每秒启动</w:t>
      </w:r>
      <w:r>
        <w:rPr>
          <w:iCs/>
          <w:sz w:val="24"/>
          <w:szCs w:val="24"/>
        </w:rPr>
        <w:t>1193</w:t>
      </w:r>
      <w:r>
        <w:rPr>
          <w:rFonts w:hint="eastAsia"/>
          <w:iCs/>
          <w:sz w:val="24"/>
          <w:szCs w:val="24"/>
        </w:rPr>
        <w:t>个用户线程访问，相当于每秒的访问量。在此环境下所有线程错误率</w:t>
      </w:r>
      <w:r>
        <w:rPr>
          <w:rFonts w:hint="eastAsia"/>
          <w:iCs/>
          <w:sz w:val="24"/>
          <w:szCs w:val="24"/>
        </w:rPr>
        <w:t>0.0</w:t>
      </w:r>
      <w:r>
        <w:rPr>
          <w:iCs/>
          <w:sz w:val="24"/>
          <w:szCs w:val="24"/>
        </w:rPr>
        <w:t>3%</w:t>
      </w:r>
      <w:r>
        <w:rPr>
          <w:rFonts w:hint="eastAsia"/>
          <w:iCs/>
          <w:sz w:val="24"/>
          <w:szCs w:val="24"/>
        </w:rPr>
        <w:t>，</w:t>
      </w:r>
      <w:r>
        <w:rPr>
          <w:rFonts w:hint="eastAsia"/>
          <w:iCs/>
          <w:sz w:val="24"/>
          <w:szCs w:val="24"/>
        </w:rPr>
        <w:t>90%</w:t>
      </w:r>
      <w:r>
        <w:rPr>
          <w:rFonts w:hint="eastAsia"/>
          <w:iCs/>
          <w:sz w:val="24"/>
          <w:szCs w:val="24"/>
        </w:rPr>
        <w:t>的线程在</w:t>
      </w:r>
      <w:r>
        <w:rPr>
          <w:rFonts w:hint="eastAsia"/>
          <w:iCs/>
          <w:sz w:val="24"/>
          <w:szCs w:val="24"/>
        </w:rPr>
        <w:t>2</w:t>
      </w:r>
      <w:r>
        <w:rPr>
          <w:rFonts w:hint="eastAsia"/>
          <w:iCs/>
          <w:sz w:val="24"/>
          <w:szCs w:val="24"/>
        </w:rPr>
        <w:t>秒内完成，</w:t>
      </w:r>
      <w:r>
        <w:rPr>
          <w:rFonts w:hint="eastAsia"/>
          <w:iCs/>
          <w:sz w:val="24"/>
          <w:szCs w:val="24"/>
        </w:rPr>
        <w:t>95%</w:t>
      </w:r>
      <w:r>
        <w:rPr>
          <w:rFonts w:hint="eastAsia"/>
          <w:iCs/>
          <w:sz w:val="24"/>
          <w:szCs w:val="24"/>
        </w:rPr>
        <w:t>在</w:t>
      </w:r>
      <w:r>
        <w:rPr>
          <w:rFonts w:hint="eastAsia"/>
          <w:iCs/>
          <w:sz w:val="24"/>
          <w:szCs w:val="24"/>
        </w:rPr>
        <w:t>5</w:t>
      </w:r>
      <w:r>
        <w:rPr>
          <w:rFonts w:hint="eastAsia"/>
          <w:iCs/>
          <w:sz w:val="24"/>
          <w:szCs w:val="24"/>
        </w:rPr>
        <w:t>秒内完成，平均在</w:t>
      </w:r>
      <w:r>
        <w:rPr>
          <w:rFonts w:hint="eastAsia"/>
          <w:iCs/>
          <w:sz w:val="24"/>
          <w:szCs w:val="24"/>
        </w:rPr>
        <w:t>1</w:t>
      </w:r>
      <w:r>
        <w:rPr>
          <w:rFonts w:hint="eastAsia"/>
          <w:iCs/>
          <w:sz w:val="24"/>
          <w:szCs w:val="24"/>
        </w:rPr>
        <w:t>秒内完成，平均每秒内</w:t>
      </w:r>
      <w:r>
        <w:rPr>
          <w:rFonts w:hint="eastAsia"/>
          <w:iCs/>
          <w:sz w:val="24"/>
          <w:szCs w:val="24"/>
        </w:rPr>
        <w:t>8221</w:t>
      </w:r>
      <w:r>
        <w:rPr>
          <w:iCs/>
          <w:sz w:val="24"/>
          <w:szCs w:val="24"/>
        </w:rPr>
        <w:t>.5</w:t>
      </w:r>
      <w:r>
        <w:rPr>
          <w:iCs/>
          <w:sz w:val="24"/>
          <w:szCs w:val="24"/>
        </w:rPr>
        <w:t>次点击</w:t>
      </w:r>
      <w:r>
        <w:rPr>
          <w:rFonts w:hint="eastAsia"/>
          <w:iCs/>
          <w:sz w:val="24"/>
          <w:szCs w:val="24"/>
        </w:rPr>
        <w:t>。测试结果通过，本尾矿库安全管理系统完全可以满足一般企业正常业务使用。</w:t>
      </w:r>
    </w:p>
    <w:p w:rsidR="00BF634F" w:rsidRDefault="00DA448E">
      <w:pPr>
        <w:pStyle w:val="1"/>
      </w:pPr>
      <w:bookmarkStart w:id="376" w:name="_Toc485497956"/>
      <w:bookmarkStart w:id="377" w:name="_Toc511632140"/>
      <w:bookmarkStart w:id="378" w:name="_Toc18931"/>
      <w:bookmarkStart w:id="379" w:name="_Toc511632199"/>
      <w:bookmarkStart w:id="380" w:name="_Toc10450218"/>
      <w:bookmarkStart w:id="381" w:name="_Toc13908"/>
      <w:bookmarkStart w:id="382" w:name="_Toc482633799"/>
      <w:bookmarkStart w:id="383" w:name="_Toc28842_WPSOffice_Level1"/>
      <w:bookmarkStart w:id="384" w:name="_Toc11005763"/>
      <w:bookmarkStart w:id="385" w:name="_Toc11006461"/>
      <w:bookmarkStart w:id="386" w:name="_Toc11010864"/>
      <w:r>
        <w:rPr>
          <w:rFonts w:hint="eastAsia"/>
        </w:rPr>
        <w:t>7</w:t>
      </w:r>
      <w:r>
        <w:rPr>
          <w:rFonts w:hint="eastAsia"/>
        </w:rPr>
        <w:t>总结和展望</w:t>
      </w:r>
      <w:bookmarkEnd w:id="376"/>
      <w:bookmarkEnd w:id="377"/>
      <w:bookmarkEnd w:id="378"/>
      <w:bookmarkEnd w:id="379"/>
      <w:bookmarkEnd w:id="380"/>
      <w:bookmarkEnd w:id="381"/>
      <w:bookmarkEnd w:id="382"/>
      <w:bookmarkEnd w:id="383"/>
      <w:bookmarkEnd w:id="384"/>
      <w:bookmarkEnd w:id="385"/>
      <w:bookmarkEnd w:id="386"/>
    </w:p>
    <w:p w:rsidR="00BF634F" w:rsidRDefault="00DA448E">
      <w:pPr>
        <w:spacing w:line="360" w:lineRule="auto"/>
        <w:ind w:firstLineChars="200" w:firstLine="480"/>
        <w:rPr>
          <w:sz w:val="24"/>
          <w:szCs w:val="24"/>
        </w:rPr>
      </w:pPr>
      <w:r>
        <w:rPr>
          <w:rFonts w:hint="eastAsia"/>
          <w:sz w:val="24"/>
          <w:szCs w:val="24"/>
        </w:rPr>
        <w:t>本文遵守程序设计的原则和规范，运用了当前互联网建站的主流技术和资源，最终完成了基于</w:t>
      </w:r>
      <w:r>
        <w:rPr>
          <w:rFonts w:hint="eastAsia"/>
          <w:sz w:val="24"/>
          <w:szCs w:val="24"/>
        </w:rPr>
        <w:t>J2EE</w:t>
      </w:r>
      <w:r>
        <w:rPr>
          <w:rFonts w:hint="eastAsia"/>
          <w:sz w:val="24"/>
          <w:szCs w:val="24"/>
        </w:rPr>
        <w:t>的尾矿库</w:t>
      </w:r>
      <w:proofErr w:type="gramStart"/>
      <w:r>
        <w:rPr>
          <w:rFonts w:hint="eastAsia"/>
          <w:sz w:val="24"/>
          <w:szCs w:val="24"/>
        </w:rPr>
        <w:t>安全云</w:t>
      </w:r>
      <w:proofErr w:type="gramEnd"/>
      <w:r>
        <w:rPr>
          <w:rFonts w:hint="eastAsia"/>
          <w:sz w:val="24"/>
          <w:szCs w:val="24"/>
        </w:rPr>
        <w:t>管理系统。</w:t>
      </w:r>
    </w:p>
    <w:p w:rsidR="00BF634F" w:rsidRDefault="00DA448E">
      <w:pPr>
        <w:spacing w:line="360" w:lineRule="auto"/>
        <w:ind w:firstLineChars="200" w:firstLine="480"/>
        <w:rPr>
          <w:sz w:val="24"/>
          <w:szCs w:val="24"/>
        </w:rPr>
      </w:pPr>
      <w:r>
        <w:rPr>
          <w:rFonts w:hint="eastAsia"/>
          <w:sz w:val="24"/>
          <w:szCs w:val="24"/>
        </w:rPr>
        <w:t>尾矿库</w:t>
      </w:r>
      <w:proofErr w:type="gramStart"/>
      <w:r>
        <w:rPr>
          <w:rFonts w:hint="eastAsia"/>
          <w:sz w:val="24"/>
          <w:szCs w:val="24"/>
        </w:rPr>
        <w:t>安全云</w:t>
      </w:r>
      <w:proofErr w:type="gramEnd"/>
      <w:r>
        <w:rPr>
          <w:rFonts w:hint="eastAsia"/>
          <w:sz w:val="24"/>
          <w:szCs w:val="24"/>
        </w:rPr>
        <w:t>管理系统每一个尾矿企业相关企业都应该配备，每一个网站设计都要有自身的特色，本项目中也体现出来自己的特色，本项目在如下的两个方面有新颖的地方。</w:t>
      </w:r>
    </w:p>
    <w:p w:rsidR="00BF634F" w:rsidRDefault="00DA448E" w:rsidP="00777B02">
      <w:pPr>
        <w:numPr>
          <w:ilvl w:val="0"/>
          <w:numId w:val="7"/>
        </w:numPr>
        <w:spacing w:line="360" w:lineRule="auto"/>
        <w:ind w:left="0" w:firstLineChars="200" w:firstLine="480"/>
        <w:rPr>
          <w:sz w:val="24"/>
          <w:szCs w:val="24"/>
        </w:rPr>
      </w:pPr>
      <w:r>
        <w:rPr>
          <w:rFonts w:hint="eastAsia"/>
          <w:sz w:val="24"/>
          <w:szCs w:val="24"/>
        </w:rPr>
        <w:t>采用数据可视化展示，管理人员不用面对大量的数据，只需要关注可视化变化和系统自动预警即可完成日常的管理工作。</w:t>
      </w:r>
    </w:p>
    <w:p w:rsidR="00BF634F" w:rsidRDefault="00DA448E" w:rsidP="00777B02">
      <w:pPr>
        <w:numPr>
          <w:ilvl w:val="0"/>
          <w:numId w:val="7"/>
        </w:numPr>
        <w:spacing w:line="360" w:lineRule="auto"/>
        <w:ind w:left="0" w:firstLineChars="200" w:firstLine="480"/>
        <w:rPr>
          <w:sz w:val="24"/>
          <w:szCs w:val="24"/>
        </w:rPr>
      </w:pPr>
      <w:r>
        <w:rPr>
          <w:rFonts w:hint="eastAsia"/>
          <w:sz w:val="24"/>
          <w:szCs w:val="24"/>
        </w:rPr>
        <w:t>本系统与传统的管理网站不一样，传统的网站只拥有</w:t>
      </w:r>
      <w:r>
        <w:rPr>
          <w:rFonts w:hint="eastAsia"/>
          <w:sz w:val="24"/>
          <w:szCs w:val="24"/>
        </w:rPr>
        <w:t>web</w:t>
      </w:r>
      <w:r>
        <w:rPr>
          <w:rFonts w:hint="eastAsia"/>
          <w:sz w:val="24"/>
          <w:szCs w:val="24"/>
        </w:rPr>
        <w:t>系统，但是本项目中添加连接硬件设备的接口，可以从任何可以采集数据的硬件端导入相应数据。</w:t>
      </w:r>
    </w:p>
    <w:p w:rsidR="00BF634F" w:rsidRDefault="00DA448E">
      <w:pPr>
        <w:spacing w:line="360" w:lineRule="auto"/>
        <w:ind w:firstLineChars="200" w:firstLine="480"/>
        <w:rPr>
          <w:sz w:val="24"/>
          <w:szCs w:val="24"/>
        </w:rPr>
      </w:pPr>
      <w:r>
        <w:rPr>
          <w:rFonts w:hint="eastAsia"/>
          <w:sz w:val="24"/>
          <w:szCs w:val="24"/>
        </w:rPr>
        <w:t>当然，在上面两个之外，本项目还有许多创新之处，由于文章有限，这里就不一</w:t>
      </w:r>
      <w:proofErr w:type="gramStart"/>
      <w:r>
        <w:rPr>
          <w:rFonts w:hint="eastAsia"/>
          <w:sz w:val="24"/>
          <w:szCs w:val="24"/>
        </w:rPr>
        <w:t>一</w:t>
      </w:r>
      <w:proofErr w:type="gramEnd"/>
      <w:r>
        <w:rPr>
          <w:rFonts w:hint="eastAsia"/>
          <w:sz w:val="24"/>
          <w:szCs w:val="24"/>
        </w:rPr>
        <w:t>举例说明了。</w:t>
      </w:r>
    </w:p>
    <w:p w:rsidR="00BF634F" w:rsidRDefault="00DA448E">
      <w:pPr>
        <w:spacing w:line="360" w:lineRule="auto"/>
        <w:ind w:firstLineChars="200" w:firstLine="480"/>
        <w:rPr>
          <w:sz w:val="24"/>
          <w:szCs w:val="24"/>
        </w:rPr>
      </w:pPr>
      <w:r>
        <w:rPr>
          <w:rFonts w:hint="eastAsia"/>
          <w:sz w:val="24"/>
          <w:szCs w:val="24"/>
        </w:rPr>
        <w:t>通过一个多月的编码实现功能，最终完成了这个管理项目，自己从需求分析、</w:t>
      </w:r>
      <w:r>
        <w:rPr>
          <w:rFonts w:hint="eastAsia"/>
          <w:sz w:val="24"/>
          <w:szCs w:val="24"/>
        </w:rPr>
        <w:lastRenderedPageBreak/>
        <w:t>系统设计、代码实现到测试运行最到达上线部署，自己了解了一整套软件项目开发流程。但是每一件事情都肯定不是完美的，在这一个多月中我也发现了很多不足的地方，比如：</w:t>
      </w:r>
    </w:p>
    <w:p w:rsidR="00BF634F" w:rsidRDefault="00DA448E" w:rsidP="006056FE">
      <w:pPr>
        <w:numPr>
          <w:ilvl w:val="0"/>
          <w:numId w:val="7"/>
        </w:numPr>
        <w:spacing w:line="360" w:lineRule="auto"/>
        <w:ind w:left="0" w:firstLineChars="200" w:firstLine="480"/>
        <w:rPr>
          <w:sz w:val="24"/>
          <w:szCs w:val="24"/>
        </w:rPr>
      </w:pPr>
      <w:r>
        <w:rPr>
          <w:rFonts w:hint="eastAsia"/>
          <w:sz w:val="24"/>
          <w:szCs w:val="24"/>
        </w:rPr>
        <w:t>网站的某些页面交互不够好看，自己前端技术不够完善。</w:t>
      </w:r>
    </w:p>
    <w:p w:rsidR="00BF634F" w:rsidRDefault="00DA448E" w:rsidP="006056FE">
      <w:pPr>
        <w:numPr>
          <w:ilvl w:val="0"/>
          <w:numId w:val="7"/>
        </w:numPr>
        <w:spacing w:line="360" w:lineRule="auto"/>
        <w:ind w:left="0" w:firstLineChars="200" w:firstLine="480"/>
        <w:rPr>
          <w:sz w:val="24"/>
          <w:szCs w:val="24"/>
        </w:rPr>
      </w:pPr>
      <w:r>
        <w:rPr>
          <w:rFonts w:hint="eastAsia"/>
          <w:sz w:val="24"/>
          <w:szCs w:val="24"/>
        </w:rPr>
        <w:t>由于时间的问题，里面很多安全性的问题没有十分完善，比如数据传输中的加密问题等。</w:t>
      </w:r>
    </w:p>
    <w:p w:rsidR="00BF634F" w:rsidRDefault="00DA448E" w:rsidP="006056FE">
      <w:pPr>
        <w:numPr>
          <w:ilvl w:val="0"/>
          <w:numId w:val="7"/>
        </w:numPr>
        <w:spacing w:line="360" w:lineRule="auto"/>
        <w:ind w:left="0" w:firstLineChars="200" w:firstLine="480"/>
        <w:rPr>
          <w:sz w:val="24"/>
          <w:szCs w:val="24"/>
        </w:rPr>
      </w:pPr>
      <w:r>
        <w:rPr>
          <w:rFonts w:hint="eastAsia"/>
          <w:sz w:val="24"/>
          <w:szCs w:val="24"/>
        </w:rPr>
        <w:t>测试工作太少，只进行了单元测试和</w:t>
      </w:r>
      <w:proofErr w:type="spellStart"/>
      <w:r>
        <w:rPr>
          <w:rFonts w:hint="eastAsia"/>
          <w:sz w:val="24"/>
          <w:szCs w:val="24"/>
        </w:rPr>
        <w:t>OneAPM</w:t>
      </w:r>
      <w:proofErr w:type="spellEnd"/>
      <w:r>
        <w:rPr>
          <w:rFonts w:hint="eastAsia"/>
          <w:sz w:val="24"/>
          <w:szCs w:val="24"/>
        </w:rPr>
        <w:t xml:space="preserve"> CPT</w:t>
      </w:r>
      <w:r>
        <w:rPr>
          <w:rFonts w:hint="eastAsia"/>
          <w:sz w:val="24"/>
          <w:szCs w:val="24"/>
        </w:rPr>
        <w:t>云压测，没有进行完整测试。</w:t>
      </w:r>
    </w:p>
    <w:p w:rsidR="00BF634F" w:rsidRDefault="00DA448E">
      <w:pPr>
        <w:spacing w:line="360" w:lineRule="auto"/>
        <w:ind w:firstLineChars="200" w:firstLine="480"/>
        <w:rPr>
          <w:sz w:val="24"/>
          <w:szCs w:val="24"/>
        </w:rPr>
      </w:pPr>
      <w:r>
        <w:rPr>
          <w:rFonts w:hint="eastAsia"/>
          <w:sz w:val="24"/>
          <w:szCs w:val="24"/>
        </w:rPr>
        <w:t>总结完本次项目，有收获也有不足的地方，对今后的工作有了明确的目标，就是完善自己提出的项目中还存在问题，完善自己的学习体系，争取将本项目能够完成的更好。</w:t>
      </w:r>
    </w:p>
    <w:p w:rsidR="00BF634F" w:rsidRDefault="00BF634F">
      <w:pPr>
        <w:spacing w:line="360" w:lineRule="auto"/>
        <w:ind w:firstLineChars="200" w:firstLine="480"/>
        <w:rPr>
          <w:sz w:val="24"/>
          <w:szCs w:val="24"/>
        </w:rPr>
      </w:pPr>
    </w:p>
    <w:p w:rsidR="00BF634F" w:rsidRDefault="00BF634F">
      <w:pPr>
        <w:spacing w:line="360" w:lineRule="auto"/>
        <w:ind w:firstLineChars="200" w:firstLine="480"/>
        <w:rPr>
          <w:sz w:val="24"/>
          <w:szCs w:val="24"/>
        </w:rPr>
        <w:sectPr w:rsidR="00BF634F">
          <w:headerReference w:type="even" r:id="rId65"/>
          <w:headerReference w:type="default" r:id="rId66"/>
          <w:footerReference w:type="even" r:id="rId67"/>
          <w:footerReference w:type="default" r:id="rId68"/>
          <w:headerReference w:type="first" r:id="rId69"/>
          <w:pgSz w:w="11906" w:h="16838"/>
          <w:pgMar w:top="1440" w:right="1800" w:bottom="1440" w:left="1800" w:header="851" w:footer="992" w:gutter="0"/>
          <w:pgNumType w:start="1"/>
          <w:cols w:space="425"/>
          <w:docGrid w:type="lines" w:linePitch="312"/>
        </w:sectPr>
      </w:pPr>
    </w:p>
    <w:p w:rsidR="00BF634F" w:rsidRDefault="00DA448E">
      <w:pPr>
        <w:pStyle w:val="1"/>
        <w:ind w:firstLineChars="200" w:firstLine="600"/>
        <w:jc w:val="center"/>
      </w:pPr>
      <w:bookmarkStart w:id="387" w:name="_Toc482633801"/>
      <w:bookmarkStart w:id="388" w:name="_Toc4484"/>
      <w:bookmarkStart w:id="389" w:name="_Toc485497957"/>
      <w:bookmarkStart w:id="390" w:name="_Toc2695"/>
      <w:bookmarkStart w:id="391" w:name="_Toc511632141"/>
      <w:bookmarkStart w:id="392" w:name="_Toc19032"/>
      <w:bookmarkStart w:id="393" w:name="_Toc15317"/>
      <w:bookmarkStart w:id="394" w:name="_Toc32219"/>
      <w:bookmarkStart w:id="395" w:name="_Toc10450219"/>
      <w:bookmarkStart w:id="396" w:name="_Toc511632200"/>
      <w:bookmarkStart w:id="397" w:name="_Toc10895_WPSOffice_Level1"/>
      <w:bookmarkStart w:id="398" w:name="_Toc26284"/>
      <w:bookmarkStart w:id="399" w:name="_Toc25679"/>
      <w:bookmarkStart w:id="400" w:name="_Toc25887"/>
      <w:bookmarkStart w:id="401" w:name="_Toc511632142"/>
      <w:bookmarkStart w:id="402" w:name="_Toc25943"/>
      <w:bookmarkStart w:id="403" w:name="_Toc2265"/>
      <w:bookmarkStart w:id="404" w:name="_Toc485497958"/>
      <w:bookmarkStart w:id="405" w:name="_Toc511632201"/>
      <w:bookmarkStart w:id="406" w:name="_Toc482633800"/>
      <w:bookmarkStart w:id="407" w:name="_Toc11005764"/>
      <w:bookmarkStart w:id="408" w:name="_Toc11006462"/>
      <w:bookmarkStart w:id="409" w:name="_Toc11010865"/>
      <w:r>
        <w:rPr>
          <w:bCs/>
        </w:rPr>
        <w:lastRenderedPageBreak/>
        <w:t>参考文献</w:t>
      </w:r>
      <w:bookmarkEnd w:id="387"/>
      <w:bookmarkEnd w:id="388"/>
      <w:bookmarkEnd w:id="389"/>
      <w:bookmarkEnd w:id="390"/>
      <w:bookmarkEnd w:id="391"/>
      <w:bookmarkEnd w:id="392"/>
      <w:bookmarkEnd w:id="393"/>
      <w:bookmarkEnd w:id="394"/>
      <w:bookmarkEnd w:id="395"/>
      <w:bookmarkEnd w:id="396"/>
      <w:bookmarkEnd w:id="397"/>
      <w:bookmarkEnd w:id="407"/>
      <w:bookmarkEnd w:id="408"/>
      <w:bookmarkEnd w:id="409"/>
    </w:p>
    <w:p w:rsidR="00BF634F" w:rsidRPr="002C1268" w:rsidRDefault="00DA448E">
      <w:pPr>
        <w:pStyle w:val="11"/>
        <w:numPr>
          <w:ilvl w:val="0"/>
          <w:numId w:val="8"/>
        </w:numPr>
        <w:spacing w:line="360" w:lineRule="auto"/>
        <w:ind w:firstLineChars="0"/>
        <w:rPr>
          <w:sz w:val="21"/>
          <w:szCs w:val="21"/>
        </w:rPr>
      </w:pPr>
      <w:r w:rsidRPr="002C1268">
        <w:rPr>
          <w:rFonts w:hint="eastAsia"/>
          <w:sz w:val="21"/>
          <w:szCs w:val="21"/>
        </w:rPr>
        <w:t>于广明</w:t>
      </w:r>
      <w:r w:rsidRPr="002C1268">
        <w:rPr>
          <w:rFonts w:hint="eastAsia"/>
          <w:sz w:val="21"/>
          <w:szCs w:val="21"/>
        </w:rPr>
        <w:t>,</w:t>
      </w:r>
      <w:r w:rsidRPr="002C1268">
        <w:rPr>
          <w:rFonts w:hint="eastAsia"/>
          <w:sz w:val="21"/>
          <w:szCs w:val="21"/>
        </w:rPr>
        <w:t>宋传旺</w:t>
      </w:r>
      <w:r w:rsidRPr="002C1268">
        <w:rPr>
          <w:rFonts w:hint="eastAsia"/>
          <w:sz w:val="21"/>
          <w:szCs w:val="21"/>
        </w:rPr>
        <w:t>,</w:t>
      </w:r>
      <w:r w:rsidRPr="002C1268">
        <w:rPr>
          <w:rFonts w:hint="eastAsia"/>
          <w:sz w:val="21"/>
          <w:szCs w:val="21"/>
        </w:rPr>
        <w:t>潘永战</w:t>
      </w:r>
      <w:r w:rsidRPr="002C1268">
        <w:rPr>
          <w:rFonts w:hint="eastAsia"/>
          <w:sz w:val="21"/>
          <w:szCs w:val="21"/>
        </w:rPr>
        <w:t>,</w:t>
      </w:r>
      <w:r w:rsidRPr="002C1268">
        <w:rPr>
          <w:rFonts w:hint="eastAsia"/>
          <w:sz w:val="21"/>
          <w:szCs w:val="21"/>
        </w:rPr>
        <w:t>李亮</w:t>
      </w:r>
      <w:r w:rsidRPr="002C1268">
        <w:rPr>
          <w:rFonts w:hint="eastAsia"/>
          <w:sz w:val="21"/>
          <w:szCs w:val="21"/>
        </w:rPr>
        <w:t>,</w:t>
      </w:r>
      <w:r w:rsidRPr="002C1268">
        <w:rPr>
          <w:rFonts w:hint="eastAsia"/>
          <w:sz w:val="21"/>
          <w:szCs w:val="21"/>
        </w:rPr>
        <w:t>李冉</w:t>
      </w:r>
      <w:r w:rsidRPr="002C1268">
        <w:rPr>
          <w:rFonts w:hint="eastAsia"/>
          <w:sz w:val="21"/>
          <w:szCs w:val="21"/>
        </w:rPr>
        <w:t>,</w:t>
      </w:r>
      <w:r w:rsidRPr="002C1268">
        <w:rPr>
          <w:rFonts w:hint="eastAsia"/>
          <w:sz w:val="21"/>
          <w:szCs w:val="21"/>
        </w:rPr>
        <w:t>路</w:t>
      </w:r>
      <w:proofErr w:type="gramStart"/>
      <w:r w:rsidRPr="002C1268">
        <w:rPr>
          <w:rFonts w:hint="eastAsia"/>
          <w:sz w:val="21"/>
          <w:szCs w:val="21"/>
        </w:rPr>
        <w:t>世</w:t>
      </w:r>
      <w:proofErr w:type="gramEnd"/>
      <w:r w:rsidRPr="002C1268">
        <w:rPr>
          <w:rFonts w:hint="eastAsia"/>
          <w:sz w:val="21"/>
          <w:szCs w:val="21"/>
        </w:rPr>
        <w:t>豹</w:t>
      </w:r>
      <w:r w:rsidRPr="002C1268">
        <w:rPr>
          <w:rFonts w:hint="eastAsia"/>
          <w:sz w:val="21"/>
          <w:szCs w:val="21"/>
        </w:rPr>
        <w:t>.</w:t>
      </w:r>
      <w:r w:rsidRPr="002C1268">
        <w:rPr>
          <w:rFonts w:hint="eastAsia"/>
          <w:sz w:val="21"/>
          <w:szCs w:val="21"/>
        </w:rPr>
        <w:t>尾矿坝安全研究的国外新进展及我国的现状和发展态势</w:t>
      </w:r>
      <w:r w:rsidRPr="002C1268">
        <w:rPr>
          <w:rFonts w:hint="eastAsia"/>
          <w:sz w:val="21"/>
          <w:szCs w:val="21"/>
        </w:rPr>
        <w:t>[J].</w:t>
      </w:r>
      <w:r w:rsidRPr="002C1268">
        <w:rPr>
          <w:rFonts w:hint="eastAsia"/>
          <w:sz w:val="21"/>
          <w:szCs w:val="21"/>
        </w:rPr>
        <w:t>岩石力学与工程学报</w:t>
      </w:r>
      <w:r w:rsidRPr="002C1268">
        <w:rPr>
          <w:rFonts w:hint="eastAsia"/>
          <w:sz w:val="21"/>
          <w:szCs w:val="21"/>
        </w:rPr>
        <w:t>,2014,33(S1):3238-3248.</w:t>
      </w:r>
    </w:p>
    <w:p w:rsidR="00BF634F" w:rsidRPr="002C1268" w:rsidRDefault="00DA448E">
      <w:pPr>
        <w:pStyle w:val="11"/>
        <w:numPr>
          <w:ilvl w:val="0"/>
          <w:numId w:val="8"/>
        </w:numPr>
        <w:spacing w:line="360" w:lineRule="auto"/>
        <w:ind w:firstLineChars="0"/>
        <w:rPr>
          <w:sz w:val="21"/>
          <w:szCs w:val="21"/>
        </w:rPr>
      </w:pPr>
      <w:proofErr w:type="gramStart"/>
      <w:r w:rsidRPr="002C1268">
        <w:rPr>
          <w:rFonts w:hint="eastAsia"/>
          <w:sz w:val="21"/>
          <w:szCs w:val="21"/>
        </w:rPr>
        <w:t>唐利红</w:t>
      </w:r>
      <w:proofErr w:type="gramEnd"/>
      <w:r w:rsidRPr="002C1268">
        <w:rPr>
          <w:rFonts w:hint="eastAsia"/>
          <w:sz w:val="21"/>
          <w:szCs w:val="21"/>
        </w:rPr>
        <w:t>.</w:t>
      </w:r>
      <w:r w:rsidRPr="002C1268">
        <w:rPr>
          <w:rFonts w:hint="eastAsia"/>
          <w:sz w:val="21"/>
          <w:szCs w:val="21"/>
        </w:rPr>
        <w:t>基于</w:t>
      </w:r>
      <w:r w:rsidRPr="002C1268">
        <w:rPr>
          <w:rFonts w:hint="eastAsia"/>
          <w:sz w:val="21"/>
          <w:szCs w:val="21"/>
        </w:rPr>
        <w:t>Spring MVC</w:t>
      </w:r>
      <w:r w:rsidRPr="002C1268">
        <w:rPr>
          <w:rFonts w:hint="eastAsia"/>
          <w:sz w:val="21"/>
          <w:szCs w:val="21"/>
        </w:rPr>
        <w:t>及</w:t>
      </w:r>
      <w:proofErr w:type="spellStart"/>
      <w:r w:rsidRPr="002C1268">
        <w:rPr>
          <w:rFonts w:hint="eastAsia"/>
          <w:sz w:val="21"/>
          <w:szCs w:val="21"/>
        </w:rPr>
        <w:t>MyBatis</w:t>
      </w:r>
      <w:proofErr w:type="spellEnd"/>
      <w:r w:rsidRPr="002C1268">
        <w:rPr>
          <w:rFonts w:hint="eastAsia"/>
          <w:sz w:val="21"/>
          <w:szCs w:val="21"/>
        </w:rPr>
        <w:t>的</w:t>
      </w:r>
      <w:r w:rsidRPr="002C1268">
        <w:rPr>
          <w:rFonts w:hint="eastAsia"/>
          <w:sz w:val="21"/>
          <w:szCs w:val="21"/>
        </w:rPr>
        <w:t>Web</w:t>
      </w:r>
      <w:r w:rsidRPr="002C1268">
        <w:rPr>
          <w:rFonts w:hint="eastAsia"/>
          <w:sz w:val="21"/>
          <w:szCs w:val="21"/>
        </w:rPr>
        <w:t>应用框架解析</w:t>
      </w:r>
      <w:r w:rsidRPr="002C1268">
        <w:rPr>
          <w:rFonts w:hint="eastAsia"/>
          <w:sz w:val="21"/>
          <w:szCs w:val="21"/>
        </w:rPr>
        <w:t>[J].</w:t>
      </w:r>
      <w:r w:rsidRPr="002C1268">
        <w:rPr>
          <w:rFonts w:hint="eastAsia"/>
          <w:sz w:val="21"/>
          <w:szCs w:val="21"/>
        </w:rPr>
        <w:t>课程教育研究</w:t>
      </w:r>
      <w:r w:rsidRPr="002C1268">
        <w:rPr>
          <w:rFonts w:hint="eastAsia"/>
          <w:sz w:val="21"/>
          <w:szCs w:val="21"/>
        </w:rPr>
        <w:t>,2017(48):230.</w:t>
      </w:r>
    </w:p>
    <w:p w:rsidR="00BF634F" w:rsidRPr="002C1268" w:rsidRDefault="00DA448E">
      <w:pPr>
        <w:pStyle w:val="11"/>
        <w:numPr>
          <w:ilvl w:val="0"/>
          <w:numId w:val="8"/>
        </w:numPr>
        <w:spacing w:line="360" w:lineRule="auto"/>
        <w:ind w:firstLineChars="0"/>
        <w:rPr>
          <w:sz w:val="21"/>
          <w:szCs w:val="21"/>
        </w:rPr>
      </w:pPr>
      <w:hyperlink r:id="rId70" w:tgtFrame="http://kns.cnki.net/kcms/detail/frame/kcmstarget" w:history="1">
        <w:r w:rsidRPr="002C1268">
          <w:rPr>
            <w:sz w:val="21"/>
            <w:szCs w:val="21"/>
          </w:rPr>
          <w:t>基于</w:t>
        </w:r>
        <w:r w:rsidRPr="002C1268">
          <w:rPr>
            <w:sz w:val="21"/>
            <w:szCs w:val="21"/>
          </w:rPr>
          <w:t>J2EE</w:t>
        </w:r>
        <w:r w:rsidRPr="002C1268">
          <w:rPr>
            <w:sz w:val="21"/>
            <w:szCs w:val="21"/>
          </w:rPr>
          <w:t>的</w:t>
        </w:r>
        <w:r w:rsidRPr="002C1268">
          <w:rPr>
            <w:sz w:val="21"/>
            <w:szCs w:val="21"/>
          </w:rPr>
          <w:t>WEB</w:t>
        </w:r>
        <w:r w:rsidRPr="002C1268">
          <w:rPr>
            <w:sz w:val="21"/>
            <w:szCs w:val="21"/>
          </w:rPr>
          <w:t>框架的研究和实现</w:t>
        </w:r>
      </w:hyperlink>
      <w:r w:rsidRPr="002C1268">
        <w:rPr>
          <w:sz w:val="21"/>
          <w:szCs w:val="21"/>
        </w:rPr>
        <w:t xml:space="preserve">[D]. </w:t>
      </w:r>
      <w:r w:rsidRPr="002C1268">
        <w:rPr>
          <w:sz w:val="21"/>
          <w:szCs w:val="21"/>
        </w:rPr>
        <w:t>邹盼霞</w:t>
      </w:r>
      <w:r w:rsidRPr="002C1268">
        <w:rPr>
          <w:sz w:val="21"/>
          <w:szCs w:val="21"/>
        </w:rPr>
        <w:t>.</w:t>
      </w:r>
      <w:r w:rsidRPr="002C1268">
        <w:rPr>
          <w:sz w:val="21"/>
          <w:szCs w:val="21"/>
        </w:rPr>
        <w:t>东华大学</w:t>
      </w:r>
      <w:r w:rsidRPr="002C1268">
        <w:rPr>
          <w:sz w:val="21"/>
          <w:szCs w:val="21"/>
        </w:rPr>
        <w:t> 2006</w:t>
      </w:r>
    </w:p>
    <w:p w:rsidR="00BF634F" w:rsidRPr="002C1268" w:rsidRDefault="00DA448E">
      <w:pPr>
        <w:pStyle w:val="11"/>
        <w:numPr>
          <w:ilvl w:val="0"/>
          <w:numId w:val="8"/>
        </w:numPr>
        <w:spacing w:line="360" w:lineRule="auto"/>
        <w:ind w:firstLineChars="0"/>
        <w:rPr>
          <w:sz w:val="21"/>
          <w:szCs w:val="21"/>
        </w:rPr>
      </w:pPr>
      <w:r w:rsidRPr="002C1268">
        <w:rPr>
          <w:rFonts w:hint="eastAsia"/>
          <w:sz w:val="21"/>
          <w:szCs w:val="21"/>
        </w:rPr>
        <w:t>秦飞</w:t>
      </w:r>
      <w:r w:rsidRPr="002C1268">
        <w:rPr>
          <w:rFonts w:hint="eastAsia"/>
          <w:sz w:val="21"/>
          <w:szCs w:val="21"/>
        </w:rPr>
        <w:t>.</w:t>
      </w:r>
      <w:r w:rsidRPr="002C1268">
        <w:rPr>
          <w:rFonts w:hint="eastAsia"/>
          <w:sz w:val="21"/>
          <w:szCs w:val="21"/>
        </w:rPr>
        <w:t>基于</w:t>
      </w:r>
      <w:r w:rsidRPr="002C1268">
        <w:rPr>
          <w:rFonts w:hint="eastAsia"/>
          <w:sz w:val="21"/>
          <w:szCs w:val="21"/>
        </w:rPr>
        <w:t>MVC</w:t>
      </w:r>
      <w:r w:rsidRPr="002C1268">
        <w:rPr>
          <w:rFonts w:hint="eastAsia"/>
          <w:sz w:val="21"/>
          <w:szCs w:val="21"/>
        </w:rPr>
        <w:t>模式的尾矿库信息化监控系统的分析与设计</w:t>
      </w:r>
      <w:r w:rsidRPr="002C1268">
        <w:rPr>
          <w:rFonts w:hint="eastAsia"/>
          <w:sz w:val="21"/>
          <w:szCs w:val="21"/>
        </w:rPr>
        <w:t>[J].</w:t>
      </w:r>
      <w:r w:rsidRPr="002C1268">
        <w:rPr>
          <w:rFonts w:hint="eastAsia"/>
          <w:sz w:val="21"/>
          <w:szCs w:val="21"/>
        </w:rPr>
        <w:t>山东工业技术</w:t>
      </w:r>
      <w:r w:rsidRPr="002C1268">
        <w:rPr>
          <w:rFonts w:hint="eastAsia"/>
          <w:sz w:val="21"/>
          <w:szCs w:val="21"/>
        </w:rPr>
        <w:t>,2017(24):114.</w:t>
      </w:r>
    </w:p>
    <w:p w:rsidR="00BF634F" w:rsidRPr="002C1268" w:rsidRDefault="00DA448E">
      <w:pPr>
        <w:pStyle w:val="11"/>
        <w:numPr>
          <w:ilvl w:val="0"/>
          <w:numId w:val="8"/>
        </w:numPr>
        <w:spacing w:line="360" w:lineRule="auto"/>
        <w:ind w:firstLineChars="0"/>
        <w:rPr>
          <w:sz w:val="21"/>
          <w:szCs w:val="21"/>
        </w:rPr>
      </w:pPr>
      <w:r w:rsidRPr="002C1268">
        <w:rPr>
          <w:rFonts w:hint="eastAsia"/>
          <w:sz w:val="21"/>
          <w:szCs w:val="21"/>
        </w:rPr>
        <w:t>康文杰</w:t>
      </w:r>
      <w:r w:rsidRPr="002C1268">
        <w:rPr>
          <w:rFonts w:hint="eastAsia"/>
          <w:sz w:val="21"/>
          <w:szCs w:val="21"/>
        </w:rPr>
        <w:t>,</w:t>
      </w:r>
      <w:r w:rsidRPr="002C1268">
        <w:rPr>
          <w:rFonts w:hint="eastAsia"/>
          <w:sz w:val="21"/>
          <w:szCs w:val="21"/>
        </w:rPr>
        <w:t>王勇</w:t>
      </w:r>
      <w:r w:rsidRPr="002C1268">
        <w:rPr>
          <w:rFonts w:hint="eastAsia"/>
          <w:sz w:val="21"/>
          <w:szCs w:val="21"/>
        </w:rPr>
        <w:t>,</w:t>
      </w:r>
      <w:proofErr w:type="gramStart"/>
      <w:r w:rsidRPr="002C1268">
        <w:rPr>
          <w:rFonts w:hint="eastAsia"/>
          <w:sz w:val="21"/>
          <w:szCs w:val="21"/>
        </w:rPr>
        <w:t>俸皓</w:t>
      </w:r>
      <w:proofErr w:type="gramEnd"/>
      <w:r w:rsidRPr="002C1268">
        <w:rPr>
          <w:rFonts w:hint="eastAsia"/>
          <w:sz w:val="21"/>
          <w:szCs w:val="21"/>
        </w:rPr>
        <w:t>.</w:t>
      </w:r>
      <w:r w:rsidRPr="002C1268">
        <w:rPr>
          <w:rFonts w:hint="eastAsia"/>
          <w:sz w:val="21"/>
          <w:szCs w:val="21"/>
        </w:rPr>
        <w:t>云平台中</w:t>
      </w:r>
      <w:r w:rsidRPr="002C1268">
        <w:rPr>
          <w:rFonts w:hint="eastAsia"/>
          <w:sz w:val="21"/>
          <w:szCs w:val="21"/>
        </w:rPr>
        <w:t>MySQL</w:t>
      </w:r>
      <w:r w:rsidRPr="002C1268">
        <w:rPr>
          <w:rFonts w:hint="eastAsia"/>
          <w:sz w:val="21"/>
          <w:szCs w:val="21"/>
        </w:rPr>
        <w:t>数据库高可用性的设计与实现</w:t>
      </w:r>
      <w:r w:rsidRPr="002C1268">
        <w:rPr>
          <w:rFonts w:hint="eastAsia"/>
          <w:sz w:val="21"/>
          <w:szCs w:val="21"/>
        </w:rPr>
        <w:t>[J].</w:t>
      </w:r>
      <w:r w:rsidRPr="002C1268">
        <w:rPr>
          <w:rFonts w:hint="eastAsia"/>
          <w:sz w:val="21"/>
          <w:szCs w:val="21"/>
        </w:rPr>
        <w:t>计算机工程与设计</w:t>
      </w:r>
      <w:r w:rsidRPr="002C1268">
        <w:rPr>
          <w:rFonts w:hint="eastAsia"/>
          <w:sz w:val="21"/>
          <w:szCs w:val="21"/>
        </w:rPr>
        <w:t>,2018,39(01):296-301</w:t>
      </w:r>
    </w:p>
    <w:p w:rsidR="00BF634F" w:rsidRPr="002C1268" w:rsidRDefault="00DA448E">
      <w:pPr>
        <w:pStyle w:val="11"/>
        <w:numPr>
          <w:ilvl w:val="0"/>
          <w:numId w:val="8"/>
        </w:numPr>
        <w:spacing w:line="360" w:lineRule="auto"/>
        <w:ind w:firstLineChars="0"/>
        <w:rPr>
          <w:sz w:val="21"/>
          <w:szCs w:val="21"/>
        </w:rPr>
      </w:pPr>
      <w:proofErr w:type="gramStart"/>
      <w:r w:rsidRPr="002C1268">
        <w:rPr>
          <w:rFonts w:hint="eastAsia"/>
          <w:sz w:val="21"/>
          <w:szCs w:val="21"/>
        </w:rPr>
        <w:t>梁晓弘</w:t>
      </w:r>
      <w:proofErr w:type="gramEnd"/>
      <w:r w:rsidRPr="002C1268">
        <w:rPr>
          <w:rFonts w:hint="eastAsia"/>
          <w:sz w:val="21"/>
          <w:szCs w:val="21"/>
        </w:rPr>
        <w:t>,</w:t>
      </w:r>
      <w:r w:rsidRPr="002C1268">
        <w:rPr>
          <w:rFonts w:hint="eastAsia"/>
          <w:sz w:val="21"/>
          <w:szCs w:val="21"/>
        </w:rPr>
        <w:t>黄兴荣</w:t>
      </w:r>
      <w:r w:rsidRPr="002C1268">
        <w:rPr>
          <w:rFonts w:hint="eastAsia"/>
          <w:sz w:val="21"/>
          <w:szCs w:val="21"/>
        </w:rPr>
        <w:t>.J2EE</w:t>
      </w:r>
      <w:r w:rsidRPr="002C1268">
        <w:rPr>
          <w:rFonts w:hint="eastAsia"/>
          <w:sz w:val="21"/>
          <w:szCs w:val="21"/>
        </w:rPr>
        <w:t>架构下基于</w:t>
      </w:r>
      <w:r w:rsidRPr="002C1268">
        <w:rPr>
          <w:rFonts w:hint="eastAsia"/>
          <w:sz w:val="21"/>
          <w:szCs w:val="21"/>
        </w:rPr>
        <w:t>Web</w:t>
      </w:r>
      <w:r w:rsidRPr="002C1268">
        <w:rPr>
          <w:rFonts w:hint="eastAsia"/>
          <w:sz w:val="21"/>
          <w:szCs w:val="21"/>
        </w:rPr>
        <w:t>的信息管理系统框架研究</w:t>
      </w:r>
      <w:r w:rsidRPr="002C1268">
        <w:rPr>
          <w:rFonts w:hint="eastAsia"/>
          <w:sz w:val="21"/>
          <w:szCs w:val="21"/>
        </w:rPr>
        <w:t>[J].</w:t>
      </w:r>
      <w:r w:rsidRPr="002C1268">
        <w:rPr>
          <w:rFonts w:hint="eastAsia"/>
          <w:sz w:val="21"/>
          <w:szCs w:val="21"/>
        </w:rPr>
        <w:t>数字技术与应用</w:t>
      </w:r>
      <w:r w:rsidRPr="002C1268">
        <w:rPr>
          <w:rFonts w:hint="eastAsia"/>
          <w:sz w:val="21"/>
          <w:szCs w:val="21"/>
        </w:rPr>
        <w:t>,2017(12):86-88.</w:t>
      </w:r>
    </w:p>
    <w:p w:rsidR="00BF634F" w:rsidRPr="002C1268" w:rsidRDefault="00DA448E">
      <w:pPr>
        <w:pStyle w:val="11"/>
        <w:numPr>
          <w:ilvl w:val="0"/>
          <w:numId w:val="8"/>
        </w:numPr>
        <w:spacing w:line="360" w:lineRule="auto"/>
        <w:ind w:firstLineChars="0"/>
        <w:rPr>
          <w:sz w:val="21"/>
          <w:szCs w:val="21"/>
        </w:rPr>
      </w:pPr>
      <w:proofErr w:type="gramStart"/>
      <w:r w:rsidRPr="002C1268">
        <w:rPr>
          <w:rFonts w:hint="eastAsia"/>
          <w:sz w:val="21"/>
          <w:szCs w:val="21"/>
        </w:rPr>
        <w:t>李万锋</w:t>
      </w:r>
      <w:proofErr w:type="gramEnd"/>
      <w:r w:rsidRPr="002C1268">
        <w:rPr>
          <w:rFonts w:hint="eastAsia"/>
          <w:sz w:val="21"/>
          <w:szCs w:val="21"/>
        </w:rPr>
        <w:t xml:space="preserve">. </w:t>
      </w:r>
      <w:r w:rsidRPr="002C1268">
        <w:rPr>
          <w:rFonts w:hint="eastAsia"/>
          <w:sz w:val="21"/>
          <w:szCs w:val="21"/>
        </w:rPr>
        <w:t>基于</w:t>
      </w:r>
      <w:r w:rsidRPr="002C1268">
        <w:rPr>
          <w:rFonts w:hint="eastAsia"/>
          <w:sz w:val="21"/>
          <w:szCs w:val="21"/>
        </w:rPr>
        <w:t>Java EE</w:t>
      </w:r>
      <w:r w:rsidRPr="002C1268">
        <w:rPr>
          <w:rFonts w:hint="eastAsia"/>
          <w:sz w:val="21"/>
          <w:szCs w:val="21"/>
        </w:rPr>
        <w:t>的数据可视化平台设计及主要功能实现</w:t>
      </w:r>
      <w:r w:rsidRPr="002C1268">
        <w:rPr>
          <w:rFonts w:hint="eastAsia"/>
          <w:sz w:val="21"/>
          <w:szCs w:val="21"/>
        </w:rPr>
        <w:t>[D].</w:t>
      </w:r>
      <w:r w:rsidRPr="002C1268">
        <w:rPr>
          <w:rFonts w:hint="eastAsia"/>
          <w:sz w:val="21"/>
          <w:szCs w:val="21"/>
        </w:rPr>
        <w:t>中国科学院大学</w:t>
      </w:r>
      <w:r w:rsidRPr="002C1268">
        <w:rPr>
          <w:rFonts w:hint="eastAsia"/>
          <w:sz w:val="21"/>
          <w:szCs w:val="21"/>
        </w:rPr>
        <w:t>(</w:t>
      </w:r>
      <w:r w:rsidRPr="002C1268">
        <w:rPr>
          <w:rFonts w:hint="eastAsia"/>
          <w:sz w:val="21"/>
          <w:szCs w:val="21"/>
        </w:rPr>
        <w:t>中国科学院工程管理与信息技术学院</w:t>
      </w:r>
      <w:r w:rsidRPr="002C1268">
        <w:rPr>
          <w:rFonts w:hint="eastAsia"/>
          <w:sz w:val="21"/>
          <w:szCs w:val="21"/>
        </w:rPr>
        <w:t>),2017.</w:t>
      </w:r>
    </w:p>
    <w:p w:rsidR="00BF634F" w:rsidRPr="002C1268" w:rsidRDefault="00DA448E">
      <w:pPr>
        <w:pStyle w:val="11"/>
        <w:numPr>
          <w:ilvl w:val="0"/>
          <w:numId w:val="8"/>
        </w:numPr>
        <w:spacing w:line="360" w:lineRule="auto"/>
        <w:ind w:firstLineChars="0"/>
        <w:rPr>
          <w:sz w:val="21"/>
          <w:szCs w:val="21"/>
        </w:rPr>
      </w:pPr>
      <w:proofErr w:type="gramStart"/>
      <w:r w:rsidRPr="002C1268">
        <w:rPr>
          <w:rFonts w:hint="eastAsia"/>
          <w:sz w:val="21"/>
          <w:szCs w:val="21"/>
        </w:rPr>
        <w:t>荣艳冬</w:t>
      </w:r>
      <w:proofErr w:type="gramEnd"/>
      <w:r w:rsidRPr="002C1268">
        <w:rPr>
          <w:rFonts w:hint="eastAsia"/>
          <w:sz w:val="21"/>
          <w:szCs w:val="21"/>
        </w:rPr>
        <w:t>.</w:t>
      </w:r>
      <w:r w:rsidRPr="002C1268">
        <w:rPr>
          <w:rFonts w:hint="eastAsia"/>
          <w:sz w:val="21"/>
          <w:szCs w:val="21"/>
        </w:rPr>
        <w:t>关于</w:t>
      </w:r>
      <w:proofErr w:type="spellStart"/>
      <w:r w:rsidRPr="002C1268">
        <w:rPr>
          <w:rFonts w:hint="eastAsia"/>
          <w:sz w:val="21"/>
          <w:szCs w:val="21"/>
        </w:rPr>
        <w:t>Mybatis</w:t>
      </w:r>
      <w:proofErr w:type="spellEnd"/>
      <w:r w:rsidRPr="002C1268">
        <w:rPr>
          <w:rFonts w:hint="eastAsia"/>
          <w:sz w:val="21"/>
          <w:szCs w:val="21"/>
        </w:rPr>
        <w:t>持久层框架的应用研究</w:t>
      </w:r>
      <w:r w:rsidRPr="002C1268">
        <w:rPr>
          <w:rFonts w:hint="eastAsia"/>
          <w:sz w:val="21"/>
          <w:szCs w:val="21"/>
        </w:rPr>
        <w:t>[J].</w:t>
      </w:r>
      <w:r w:rsidRPr="002C1268">
        <w:rPr>
          <w:rFonts w:hint="eastAsia"/>
          <w:sz w:val="21"/>
          <w:szCs w:val="21"/>
        </w:rPr>
        <w:t>信息安全与技术</w:t>
      </w:r>
      <w:r w:rsidRPr="002C1268">
        <w:rPr>
          <w:rFonts w:hint="eastAsia"/>
          <w:sz w:val="21"/>
          <w:szCs w:val="21"/>
        </w:rPr>
        <w:t>,2015,6(12):86-88.</w:t>
      </w:r>
    </w:p>
    <w:p w:rsidR="00BF634F" w:rsidRPr="002C1268" w:rsidRDefault="00DA448E">
      <w:pPr>
        <w:pStyle w:val="11"/>
        <w:numPr>
          <w:ilvl w:val="0"/>
          <w:numId w:val="8"/>
        </w:numPr>
        <w:spacing w:line="360" w:lineRule="auto"/>
        <w:ind w:firstLineChars="0"/>
        <w:rPr>
          <w:sz w:val="21"/>
          <w:szCs w:val="21"/>
        </w:rPr>
      </w:pPr>
      <w:r w:rsidRPr="002C1268">
        <w:rPr>
          <w:rFonts w:hint="eastAsia"/>
          <w:sz w:val="21"/>
          <w:szCs w:val="21"/>
        </w:rPr>
        <w:t>张宝玉</w:t>
      </w:r>
      <w:r w:rsidRPr="002C1268">
        <w:rPr>
          <w:rFonts w:hint="eastAsia"/>
          <w:sz w:val="21"/>
          <w:szCs w:val="21"/>
        </w:rPr>
        <w:t>.</w:t>
      </w:r>
      <w:r w:rsidRPr="002C1268">
        <w:rPr>
          <w:rFonts w:hint="eastAsia"/>
          <w:sz w:val="21"/>
          <w:szCs w:val="21"/>
        </w:rPr>
        <w:t>浅析</w:t>
      </w:r>
      <w:r w:rsidRPr="002C1268">
        <w:rPr>
          <w:rFonts w:hint="eastAsia"/>
          <w:sz w:val="21"/>
          <w:szCs w:val="21"/>
        </w:rPr>
        <w:t>HTTPS</w:t>
      </w:r>
      <w:r w:rsidRPr="002C1268">
        <w:rPr>
          <w:rFonts w:hint="eastAsia"/>
          <w:sz w:val="21"/>
          <w:szCs w:val="21"/>
        </w:rPr>
        <w:t>协议的原理及应用</w:t>
      </w:r>
      <w:r w:rsidRPr="002C1268">
        <w:rPr>
          <w:rFonts w:hint="eastAsia"/>
          <w:sz w:val="21"/>
          <w:szCs w:val="21"/>
        </w:rPr>
        <w:t>[J].</w:t>
      </w:r>
      <w:r w:rsidRPr="002C1268">
        <w:rPr>
          <w:rFonts w:hint="eastAsia"/>
          <w:sz w:val="21"/>
          <w:szCs w:val="21"/>
        </w:rPr>
        <w:t>网络安全技术与应用</w:t>
      </w:r>
      <w:r w:rsidRPr="002C1268">
        <w:rPr>
          <w:rFonts w:hint="eastAsia"/>
          <w:sz w:val="21"/>
          <w:szCs w:val="21"/>
        </w:rPr>
        <w:t>,2016(07):36-37+39.</w:t>
      </w:r>
    </w:p>
    <w:p w:rsidR="00BF634F" w:rsidRPr="002C1268" w:rsidRDefault="00DA448E">
      <w:pPr>
        <w:pStyle w:val="11"/>
        <w:numPr>
          <w:ilvl w:val="0"/>
          <w:numId w:val="8"/>
        </w:numPr>
        <w:spacing w:line="360" w:lineRule="auto"/>
        <w:ind w:firstLineChars="0"/>
        <w:rPr>
          <w:sz w:val="21"/>
          <w:szCs w:val="21"/>
        </w:rPr>
      </w:pPr>
      <w:r w:rsidRPr="002C1268">
        <w:rPr>
          <w:rFonts w:hint="eastAsia"/>
          <w:sz w:val="21"/>
          <w:szCs w:val="21"/>
        </w:rPr>
        <w:t xml:space="preserve"> James Goodwill. Pure Java Server Pages .Indianapolis Ind: </w:t>
      </w:r>
      <w:proofErr w:type="spellStart"/>
      <w:r w:rsidRPr="002C1268">
        <w:rPr>
          <w:rFonts w:hint="eastAsia"/>
          <w:sz w:val="21"/>
          <w:szCs w:val="21"/>
        </w:rPr>
        <w:t>Sams</w:t>
      </w:r>
      <w:proofErr w:type="spellEnd"/>
      <w:r w:rsidRPr="002C1268">
        <w:rPr>
          <w:rFonts w:hint="eastAsia"/>
          <w:sz w:val="21"/>
          <w:szCs w:val="21"/>
        </w:rPr>
        <w:t>, 2015, 54(3)</w:t>
      </w:r>
      <w:r w:rsidRPr="002C1268">
        <w:rPr>
          <w:rFonts w:hint="eastAsia"/>
          <w:sz w:val="21"/>
          <w:szCs w:val="21"/>
        </w:rPr>
        <w:t>，</w:t>
      </w:r>
      <w:r w:rsidRPr="002C1268">
        <w:rPr>
          <w:rFonts w:hint="eastAsia"/>
          <w:sz w:val="21"/>
          <w:szCs w:val="21"/>
        </w:rPr>
        <w:t>61-63</w:t>
      </w:r>
    </w:p>
    <w:p w:rsidR="00BF634F" w:rsidRPr="002C1268" w:rsidRDefault="00DA448E">
      <w:pPr>
        <w:pStyle w:val="11"/>
        <w:numPr>
          <w:ilvl w:val="0"/>
          <w:numId w:val="8"/>
        </w:numPr>
        <w:spacing w:line="360" w:lineRule="auto"/>
        <w:ind w:firstLineChars="0"/>
        <w:rPr>
          <w:sz w:val="21"/>
          <w:szCs w:val="21"/>
        </w:rPr>
      </w:pPr>
      <w:r w:rsidRPr="002C1268">
        <w:rPr>
          <w:rFonts w:hint="eastAsia"/>
          <w:sz w:val="21"/>
          <w:szCs w:val="21"/>
        </w:rPr>
        <w:t> Zoya Ali. Designing Object Oriented Software Applications within the Context of Software Frameworks[D]. Ohio State University,2011.</w:t>
      </w:r>
    </w:p>
    <w:p w:rsidR="00BF634F" w:rsidRPr="002C1268" w:rsidRDefault="00DA448E">
      <w:pPr>
        <w:pStyle w:val="11"/>
        <w:numPr>
          <w:ilvl w:val="0"/>
          <w:numId w:val="8"/>
        </w:numPr>
        <w:spacing w:line="360" w:lineRule="auto"/>
        <w:ind w:firstLineChars="0"/>
        <w:rPr>
          <w:sz w:val="21"/>
          <w:szCs w:val="21"/>
        </w:rPr>
      </w:pPr>
      <w:r w:rsidRPr="002C1268">
        <w:rPr>
          <w:rFonts w:hint="eastAsia"/>
          <w:sz w:val="21"/>
          <w:szCs w:val="21"/>
        </w:rPr>
        <w:t xml:space="preserve"> </w:t>
      </w:r>
      <w:hyperlink r:id="rId71" w:tgtFrame="http://kns.cnki.net/kcms/detail/frame/kcmstarget" w:history="1">
        <w:r w:rsidRPr="002C1268">
          <w:rPr>
            <w:sz w:val="21"/>
            <w:szCs w:val="21"/>
          </w:rPr>
          <w:t>基于</w:t>
        </w:r>
        <w:r w:rsidRPr="002C1268">
          <w:rPr>
            <w:sz w:val="21"/>
            <w:szCs w:val="21"/>
          </w:rPr>
          <w:t>Vue.js</w:t>
        </w:r>
        <w:r w:rsidRPr="002C1268">
          <w:rPr>
            <w:sz w:val="21"/>
            <w:szCs w:val="21"/>
          </w:rPr>
          <w:t>的</w:t>
        </w:r>
        <w:r w:rsidRPr="002C1268">
          <w:rPr>
            <w:sz w:val="21"/>
            <w:szCs w:val="21"/>
          </w:rPr>
          <w:t>Web</w:t>
        </w:r>
        <w:r w:rsidRPr="002C1268">
          <w:rPr>
            <w:sz w:val="21"/>
            <w:szCs w:val="21"/>
          </w:rPr>
          <w:t>前端应用研究</w:t>
        </w:r>
      </w:hyperlink>
      <w:r w:rsidRPr="002C1268">
        <w:rPr>
          <w:sz w:val="21"/>
          <w:szCs w:val="21"/>
        </w:rPr>
        <w:t xml:space="preserve">[J]. </w:t>
      </w:r>
      <w:r w:rsidRPr="002C1268">
        <w:rPr>
          <w:sz w:val="21"/>
          <w:szCs w:val="21"/>
        </w:rPr>
        <w:t>朱二华</w:t>
      </w:r>
      <w:r w:rsidRPr="002C1268">
        <w:rPr>
          <w:sz w:val="21"/>
          <w:szCs w:val="21"/>
        </w:rPr>
        <w:t>.  </w:t>
      </w:r>
      <w:r w:rsidRPr="002C1268">
        <w:rPr>
          <w:sz w:val="21"/>
          <w:szCs w:val="21"/>
        </w:rPr>
        <w:t>科技与创新</w:t>
      </w:r>
      <w:r w:rsidRPr="002C1268">
        <w:rPr>
          <w:sz w:val="21"/>
          <w:szCs w:val="21"/>
        </w:rPr>
        <w:t>. 2017(20)</w:t>
      </w:r>
    </w:p>
    <w:p w:rsidR="00BF634F" w:rsidRDefault="00BF634F">
      <w:pPr>
        <w:pStyle w:val="11"/>
        <w:spacing w:line="360" w:lineRule="auto"/>
        <w:ind w:left="420" w:firstLineChars="0" w:firstLine="0"/>
      </w:pPr>
    </w:p>
    <w:p w:rsidR="00BF634F" w:rsidRDefault="00BF634F">
      <w:pPr>
        <w:pStyle w:val="11"/>
        <w:spacing w:line="360" w:lineRule="auto"/>
        <w:ind w:left="420" w:firstLineChars="0" w:firstLine="0"/>
        <w:sectPr w:rsidR="00BF634F">
          <w:pgSz w:w="11906" w:h="16838"/>
          <w:pgMar w:top="1440" w:right="1800" w:bottom="1440" w:left="1800" w:header="851" w:footer="992" w:gutter="0"/>
          <w:cols w:space="425"/>
          <w:docGrid w:type="lines" w:linePitch="312"/>
        </w:sectPr>
      </w:pPr>
    </w:p>
    <w:p w:rsidR="00BF634F" w:rsidRDefault="00DA448E">
      <w:pPr>
        <w:pStyle w:val="1"/>
        <w:jc w:val="center"/>
        <w:rPr>
          <w:bCs/>
        </w:rPr>
      </w:pPr>
      <w:bookmarkStart w:id="410" w:name="_Toc10450220"/>
      <w:bookmarkStart w:id="411" w:name="_Toc10193_WPSOffice_Level1"/>
      <w:bookmarkStart w:id="412" w:name="_Toc11005765"/>
      <w:bookmarkStart w:id="413" w:name="_Toc11006463"/>
      <w:bookmarkStart w:id="414" w:name="_Toc11010866"/>
      <w:r>
        <w:rPr>
          <w:bCs/>
        </w:rPr>
        <w:lastRenderedPageBreak/>
        <w:t>致</w:t>
      </w:r>
      <w:r>
        <w:rPr>
          <w:rFonts w:hint="eastAsia"/>
          <w:bCs/>
        </w:rPr>
        <w:t xml:space="preserve"> </w:t>
      </w:r>
      <w:r>
        <w:rPr>
          <w:bCs/>
        </w:rPr>
        <w:t>谢</w:t>
      </w:r>
      <w:bookmarkEnd w:id="398"/>
      <w:bookmarkEnd w:id="399"/>
      <w:bookmarkEnd w:id="400"/>
      <w:bookmarkEnd w:id="401"/>
      <w:bookmarkEnd w:id="402"/>
      <w:bookmarkEnd w:id="403"/>
      <w:bookmarkEnd w:id="404"/>
      <w:bookmarkEnd w:id="405"/>
      <w:bookmarkEnd w:id="406"/>
      <w:bookmarkEnd w:id="410"/>
      <w:bookmarkEnd w:id="411"/>
      <w:bookmarkEnd w:id="412"/>
      <w:bookmarkEnd w:id="413"/>
      <w:bookmarkEnd w:id="414"/>
    </w:p>
    <w:p w:rsidR="00BF634F" w:rsidRPr="00E67D6D" w:rsidRDefault="00DA448E">
      <w:pPr>
        <w:snapToGrid w:val="0"/>
        <w:spacing w:line="360" w:lineRule="auto"/>
        <w:ind w:firstLineChars="200" w:firstLine="480"/>
        <w:rPr>
          <w:rFonts w:ascii="宋体" w:hAnsi="宋体"/>
          <w:sz w:val="24"/>
          <w:szCs w:val="24"/>
        </w:rPr>
      </w:pPr>
      <w:r w:rsidRPr="00E67D6D">
        <w:rPr>
          <w:rFonts w:ascii="宋体" w:hAnsi="宋体"/>
          <w:sz w:val="24"/>
          <w:szCs w:val="24"/>
        </w:rPr>
        <w:t>大学</w:t>
      </w:r>
      <w:r w:rsidRPr="00E67D6D">
        <w:rPr>
          <w:rFonts w:ascii="宋体" w:hAnsi="宋体" w:hint="eastAsia"/>
          <w:sz w:val="24"/>
          <w:szCs w:val="24"/>
        </w:rPr>
        <w:t>四</w:t>
      </w:r>
      <w:r w:rsidRPr="00E67D6D">
        <w:rPr>
          <w:rFonts w:ascii="宋体" w:hAnsi="宋体"/>
          <w:sz w:val="24"/>
          <w:szCs w:val="24"/>
        </w:rPr>
        <w:t>年学习时光已经接近尾声，在此我想对我的母校，我的父母、亲人们，我的老师和同学们表达我由衷的谢意。感谢我的家人对我大学</w:t>
      </w:r>
      <w:r w:rsidRPr="00E67D6D">
        <w:rPr>
          <w:rFonts w:ascii="宋体" w:hAnsi="宋体" w:hint="eastAsia"/>
          <w:sz w:val="24"/>
          <w:szCs w:val="24"/>
        </w:rPr>
        <w:t>四</w:t>
      </w:r>
      <w:r w:rsidRPr="00E67D6D">
        <w:rPr>
          <w:rFonts w:ascii="宋体" w:hAnsi="宋体"/>
          <w:sz w:val="24"/>
          <w:szCs w:val="24"/>
        </w:rPr>
        <w:t>年学习的默默支持;感谢我的母校</w:t>
      </w:r>
      <w:r w:rsidRPr="00E67D6D">
        <w:rPr>
          <w:rFonts w:ascii="宋体" w:hAnsi="宋体" w:hint="eastAsia"/>
          <w:sz w:val="24"/>
          <w:szCs w:val="24"/>
        </w:rPr>
        <w:t>商洛学院</w:t>
      </w:r>
      <w:r w:rsidRPr="00E67D6D">
        <w:rPr>
          <w:rFonts w:ascii="宋体" w:hAnsi="宋体"/>
          <w:sz w:val="24"/>
          <w:szCs w:val="24"/>
        </w:rPr>
        <w:t>给了我在大学</w:t>
      </w:r>
      <w:r w:rsidRPr="00E67D6D">
        <w:rPr>
          <w:rFonts w:ascii="宋体" w:hAnsi="宋体" w:hint="eastAsia"/>
          <w:sz w:val="24"/>
          <w:szCs w:val="24"/>
        </w:rPr>
        <w:t>四</w:t>
      </w:r>
      <w:r w:rsidRPr="00E67D6D">
        <w:rPr>
          <w:rFonts w:ascii="宋体" w:hAnsi="宋体"/>
          <w:sz w:val="24"/>
          <w:szCs w:val="24"/>
        </w:rPr>
        <w:t>年深造的机会，让我能继续学习和提高</w:t>
      </w:r>
      <w:r w:rsidRPr="00E67D6D">
        <w:rPr>
          <w:rFonts w:ascii="宋体" w:hAnsi="宋体" w:hint="eastAsia"/>
          <w:sz w:val="24"/>
          <w:szCs w:val="24"/>
        </w:rPr>
        <w:t>；</w:t>
      </w:r>
      <w:r w:rsidRPr="00E67D6D">
        <w:rPr>
          <w:rFonts w:ascii="宋体" w:hAnsi="宋体"/>
          <w:sz w:val="24"/>
          <w:szCs w:val="24"/>
        </w:rPr>
        <w:t>感谢</w:t>
      </w:r>
      <w:r w:rsidRPr="00E67D6D">
        <w:rPr>
          <w:rFonts w:ascii="宋体" w:hAnsi="宋体" w:hint="eastAsia"/>
          <w:sz w:val="24"/>
          <w:szCs w:val="24"/>
        </w:rPr>
        <w:t>商洛学院</w:t>
      </w:r>
      <w:r w:rsidRPr="00E67D6D">
        <w:rPr>
          <w:rFonts w:ascii="宋体" w:hAnsi="宋体"/>
          <w:sz w:val="24"/>
          <w:szCs w:val="24"/>
        </w:rPr>
        <w:t>的老师和同学们</w:t>
      </w:r>
      <w:r w:rsidRPr="00E67D6D">
        <w:rPr>
          <w:rFonts w:ascii="宋体" w:hAnsi="宋体" w:hint="eastAsia"/>
          <w:sz w:val="24"/>
          <w:szCs w:val="24"/>
        </w:rPr>
        <w:t>四</w:t>
      </w:r>
      <w:r w:rsidRPr="00E67D6D">
        <w:rPr>
          <w:rFonts w:ascii="宋体" w:hAnsi="宋体"/>
          <w:sz w:val="24"/>
          <w:szCs w:val="24"/>
        </w:rPr>
        <w:t>年来的关心和鼓励。老师们课堂上的激情洋溢，课堂下的谆谆教诲</w:t>
      </w:r>
      <w:r w:rsidRPr="00E67D6D">
        <w:rPr>
          <w:rFonts w:ascii="宋体" w:hAnsi="宋体" w:hint="eastAsia"/>
          <w:sz w:val="24"/>
          <w:szCs w:val="24"/>
        </w:rPr>
        <w:t>；</w:t>
      </w:r>
      <w:r w:rsidRPr="00E67D6D">
        <w:rPr>
          <w:rFonts w:ascii="宋体" w:hAnsi="宋体"/>
          <w:sz w:val="24"/>
          <w:szCs w:val="24"/>
        </w:rPr>
        <w:t>同学们在学习中的认真热情，生活上的热心主动，所有这些都让我的</w:t>
      </w:r>
      <w:r w:rsidRPr="00E67D6D">
        <w:rPr>
          <w:rFonts w:ascii="宋体" w:hAnsi="宋体" w:hint="eastAsia"/>
          <w:sz w:val="24"/>
          <w:szCs w:val="24"/>
        </w:rPr>
        <w:t>四</w:t>
      </w:r>
      <w:r w:rsidRPr="00E67D6D">
        <w:rPr>
          <w:rFonts w:ascii="宋体" w:hAnsi="宋体"/>
          <w:sz w:val="24"/>
          <w:szCs w:val="24"/>
        </w:rPr>
        <w:t>年充满了感动。</w:t>
      </w:r>
    </w:p>
    <w:p w:rsidR="00BF634F" w:rsidRPr="00E67D6D" w:rsidRDefault="00DA448E">
      <w:pPr>
        <w:snapToGrid w:val="0"/>
        <w:spacing w:line="360" w:lineRule="auto"/>
        <w:ind w:firstLineChars="200" w:firstLine="480"/>
        <w:rPr>
          <w:rFonts w:ascii="宋体" w:hAnsi="宋体"/>
          <w:sz w:val="24"/>
          <w:szCs w:val="24"/>
        </w:rPr>
      </w:pPr>
      <w:r w:rsidRPr="00E67D6D">
        <w:rPr>
          <w:rFonts w:ascii="宋体" w:hAnsi="宋体"/>
          <w:sz w:val="24"/>
          <w:szCs w:val="24"/>
        </w:rPr>
        <w:t>我做毕业设计的每个阶段，从选题到查阅资料，论文提纲的确定，中期论文的修改，后期论文格式调整等各个环节中</w:t>
      </w:r>
      <w:r w:rsidRPr="00E67D6D">
        <w:rPr>
          <w:rFonts w:ascii="宋体" w:hAnsi="宋体" w:hint="eastAsia"/>
          <w:sz w:val="24"/>
          <w:szCs w:val="24"/>
        </w:rPr>
        <w:t>王博老师</w:t>
      </w:r>
      <w:r w:rsidRPr="00E67D6D">
        <w:rPr>
          <w:rFonts w:ascii="宋体" w:hAnsi="宋体"/>
          <w:sz w:val="24"/>
          <w:szCs w:val="24"/>
        </w:rPr>
        <w:t>都给予了我悉心的指导。在此谨向</w:t>
      </w:r>
      <w:r w:rsidRPr="00E67D6D">
        <w:rPr>
          <w:rFonts w:ascii="宋体" w:hAnsi="宋体" w:hint="eastAsia"/>
          <w:sz w:val="24"/>
          <w:szCs w:val="24"/>
        </w:rPr>
        <w:t>王博</w:t>
      </w:r>
      <w:r w:rsidRPr="00E67D6D">
        <w:rPr>
          <w:rFonts w:ascii="宋体" w:hAnsi="宋体"/>
          <w:sz w:val="24"/>
          <w:szCs w:val="24"/>
        </w:rPr>
        <w:t>老师致以诚挚的谢意和崇高的敬意。</w:t>
      </w:r>
    </w:p>
    <w:p w:rsidR="00BF634F" w:rsidRPr="00E67D6D" w:rsidRDefault="00DA448E">
      <w:pPr>
        <w:snapToGrid w:val="0"/>
        <w:spacing w:line="360" w:lineRule="auto"/>
        <w:ind w:firstLineChars="200" w:firstLine="480"/>
        <w:rPr>
          <w:rFonts w:ascii="宋体" w:hAnsi="宋体"/>
          <w:iCs/>
          <w:sz w:val="24"/>
          <w:szCs w:val="24"/>
        </w:rPr>
      </w:pPr>
      <w:r w:rsidRPr="00E67D6D">
        <w:rPr>
          <w:rFonts w:ascii="宋体" w:hAnsi="宋体" w:hint="eastAsia"/>
          <w:sz w:val="24"/>
          <w:szCs w:val="24"/>
        </w:rPr>
        <w:t>四年的大学时光匆匆走过，在此，我再次感谢包括此次论文指导老师王博在内的所有商洛学院的教师，感谢你们四年孜孜不倦的教诲。</w:t>
      </w:r>
    </w:p>
    <w:sectPr w:rsidR="00BF634F" w:rsidRPr="00E67D6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D59ED" w:rsidRDefault="00AD59ED">
      <w:r>
        <w:separator/>
      </w:r>
    </w:p>
  </w:endnote>
  <w:endnote w:type="continuationSeparator" w:id="0">
    <w:p w:rsidR="00AD59ED" w:rsidRDefault="00AD59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Helvetica Neue">
    <w:altName w:val="Corbel"/>
    <w:charset w:val="00"/>
    <w:family w:val="auto"/>
    <w:pitch w:val="default"/>
    <w:sig w:usb0="00000000" w:usb1="00000000" w:usb2="00000010" w:usb3="00000000" w:csb0="00000001" w:csb1="00000000"/>
  </w:font>
  <w:font w:name="等线 Light">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楷体_GB2312">
    <w:altName w:val="楷体"/>
    <w:charset w:val="86"/>
    <w:family w:val="decorative"/>
    <w:pitch w:val="default"/>
    <w:sig w:usb0="00000000" w:usb1="00000000" w:usb2="00000010" w:usb3="00000000" w:csb0="00040000" w:csb1="00000000"/>
  </w:font>
  <w:font w:name="仿宋_GB2312">
    <w:altName w:val="仿宋"/>
    <w:charset w:val="86"/>
    <w:family w:val="decorative"/>
    <w:pitch w:val="default"/>
    <w:sig w:usb0="00000000" w:usb1="0000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681734"/>
    </w:sdtPr>
    <w:sdtContent>
      <w:p w:rsidR="007E5F2B" w:rsidRDefault="007E5F2B">
        <w:pPr>
          <w:pStyle w:val="a9"/>
          <w:jc w:val="center"/>
        </w:pPr>
        <w:r>
          <w:fldChar w:fldCharType="begin"/>
        </w:r>
        <w:r>
          <w:instrText>PAGE   \* MERGEFORMAT</w:instrText>
        </w:r>
        <w:r>
          <w:fldChar w:fldCharType="separate"/>
        </w:r>
        <w:r>
          <w:rPr>
            <w:lang w:val="zh-CN"/>
          </w:rPr>
          <w:t>2</w:t>
        </w:r>
        <w:r>
          <w:fldChar w:fldCharType="end"/>
        </w:r>
      </w:p>
    </w:sdtContent>
  </w:sdt>
  <w:p w:rsidR="007E5F2B" w:rsidRDefault="007E5F2B">
    <w:pPr>
      <w:pStyle w:val="a9"/>
      <w:jc w:val="both"/>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5F2B" w:rsidRDefault="007E5F2B" w:rsidP="00856B59">
    <w:pPr>
      <w:pStyle w:val="a9"/>
      <w:rPr>
        <w:rFonts w:hint="eastAsia"/>
      </w:rPr>
    </w:pPr>
    <w:r>
      <w:rPr>
        <w:noProof/>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7E5F2B" w:rsidRDefault="007E5F2B">
                          <w:pPr>
                            <w:pStyle w:val="a9"/>
                            <w:jc w:val="center"/>
                          </w:pPr>
                          <w:r>
                            <w:fldChar w:fldCharType="begin"/>
                          </w:r>
                          <w:r>
                            <w:instrText>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4" o:spid="_x0000_s1029" type="#_x0000_t202" style="position:absolute;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" filled="f" stroked="f" strokeweight=".5pt">
              <v:textbox style="mso-fit-shape-to-text:t" inset="0,0,0,0">
                <w:txbxContent>
                  <w:p w:rsidR="007E5F2B" w:rsidRDefault="007E5F2B">
                    <w:pPr>
                      <w:pStyle w:val="a9"/>
                      <w:jc w:val="center"/>
                    </w:pPr>
                    <w:r>
                      <w:fldChar w:fldCharType="begin"/>
                    </w:r>
                    <w:r>
                      <w:instrText>PAGE   \* MERGEFORMAT</w:instrText>
                    </w:r>
                    <w:r>
                      <w:fldChar w:fldCharType="separate"/>
                    </w:r>
                    <w:r>
                      <w:rPr>
                        <w:lang w:val="zh-CN"/>
                      </w:rPr>
                      <w:t>1</w:t>
                    </w:r>
                    <w:r>
                      <w:fldChar w:fldCharType="end"/>
                    </w:r>
                  </w:p>
                </w:txbxContent>
              </v:textbox>
              <w10:wrap anchorx="margin"/>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5F2B" w:rsidRDefault="007E5F2B">
    <w:pPr>
      <w:pStyle w:val="a9"/>
      <w:jc w:val="center"/>
    </w:pP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7E5F2B" w:rsidRDefault="007E5F2B">
                          <w:pPr>
                            <w:pStyle w:val="a9"/>
                            <w:jc w:val="center"/>
                          </w:pPr>
                          <w:r>
                            <w:fldChar w:fldCharType="begin"/>
                          </w:r>
                          <w:r>
                            <w:instrText>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3" o:spid="_x0000_s1030"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" filled="f" stroked="f" strokeweight=".5pt">
              <v:textbox style="mso-fit-shape-to-text:t" inset="0,0,0,0">
                <w:txbxContent>
                  <w:p w:rsidR="007E5F2B" w:rsidRDefault="007E5F2B">
                    <w:pPr>
                      <w:pStyle w:val="a9"/>
                      <w:jc w:val="center"/>
                    </w:pPr>
                    <w:r>
                      <w:fldChar w:fldCharType="begin"/>
                    </w:r>
                    <w:r>
                      <w:instrText>PAGE   \* MERGEFORMAT</w:instrText>
                    </w:r>
                    <w:r>
                      <w:fldChar w:fldCharType="separate"/>
                    </w:r>
                    <w:r>
                      <w:rPr>
                        <w:lang w:val="zh-CN"/>
                      </w:rPr>
                      <w:t>1</w:t>
                    </w:r>
                    <w:r>
                      <w:fldChar w:fldCharType="end"/>
                    </w:r>
                  </w:p>
                </w:txbxContent>
              </v:textbox>
              <w10:wrap anchorx="margin"/>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5F2B" w:rsidRDefault="007E5F2B">
    <w:pPr>
      <w:pStyle w:val="a9"/>
    </w:pPr>
    <w:r>
      <w:rPr>
        <w:noProof/>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7E5F2B" w:rsidRDefault="007E5F2B">
                          <w:pPr>
                            <w:pStyle w:val="a9"/>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5" o:spid="_x0000_s1031" type="#_x0000_t202" style="position:absolute;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CjkeSpkAgAAEwUAAA4AAAAAAAAAAAAAAAAALgIAAGRycy9lMm9Eb2Mu&#10;eG1sUEsBAi0AFAAGAAgAAAAhAHGq0bnXAAAABQEAAA8AAAAAAAAAAAAAAAAAvgQAAGRycy9kb3du&#10;cmV2LnhtbFBLBQYAAAAABAAEAPMAAADCBQAAAAA=&#10;" filled="f" stroked="f" strokeweight=".5pt">
              <v:textbox style="mso-fit-shape-to-text:t" inset="0,0,0,0">
                <w:txbxContent>
                  <w:p w:rsidR="007E5F2B" w:rsidRDefault="007E5F2B">
                    <w:pPr>
                      <w:pStyle w:val="a9"/>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v:textbox>
              <w10:wrap anchorx="margin"/>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5F2B" w:rsidRDefault="007E5F2B">
    <w:pPr>
      <w:pStyle w:val="a9"/>
      <w:jc w:val="center"/>
    </w:pPr>
    <w:r>
      <w:fldChar w:fldCharType="begin"/>
    </w:r>
    <w:r>
      <w:instrText>PAGE   \* MERGEFORMAT</w:instrText>
    </w:r>
    <w:r>
      <w:fldChar w:fldCharType="separate"/>
    </w:r>
    <w:r>
      <w:rPr>
        <w:lang w:val="zh-CN"/>
      </w:rPr>
      <w:t>1</w:t>
    </w:r>
    <w: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5F2B" w:rsidRDefault="007E5F2B">
    <w:pPr>
      <w:pStyle w:val="a9"/>
      <w:jc w:val="center"/>
    </w:pPr>
    <w:r>
      <w:fldChar w:fldCharType="begin"/>
    </w:r>
    <w:r>
      <w:instrText>PAGE   \* MERGEFORMAT</w:instrText>
    </w:r>
    <w:r>
      <w:fldChar w:fldCharType="separate"/>
    </w:r>
    <w:r>
      <w:rPr>
        <w:lang w:val="zh-CN"/>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50654045"/>
    </w:sdtPr>
    <w:sdtContent>
      <w:p w:rsidR="007E5F2B" w:rsidRDefault="007E5F2B">
        <w:pPr>
          <w:pStyle w:val="a9"/>
          <w:jc w:val="center"/>
        </w:pPr>
        <w:r>
          <w:fldChar w:fldCharType="begin"/>
        </w:r>
        <w:r>
          <w:instrText>PAGE   \* MERGEFORMAT</w:instrText>
        </w:r>
        <w:r>
          <w:fldChar w:fldCharType="separate"/>
        </w:r>
        <w:r>
          <w:rPr>
            <w:lang w:val="zh-CN"/>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5F2B" w:rsidRDefault="007E5F2B">
    <w:pPr>
      <w:pStyle w:val="a9"/>
      <w:jc w:val="both"/>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5F2B" w:rsidRDefault="007E5F2B">
    <w:pPr>
      <w:pStyle w:val="a9"/>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5F2B" w:rsidRDefault="007E5F2B">
    <w:pPr>
      <w:pStyle w:val="a9"/>
      <w:jc w:val="center"/>
    </w:pPr>
    <w:r>
      <w:fldChar w:fldCharType="begin"/>
    </w:r>
    <w:r>
      <w:instrText>PAGE   \* MERGEFORMAT</w:instrText>
    </w:r>
    <w:r>
      <w:fldChar w:fldCharType="separate"/>
    </w:r>
    <w:r>
      <w:rPr>
        <w:lang w:val="zh-CN"/>
      </w:rPr>
      <w:t>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5F2B" w:rsidRDefault="007E5F2B">
    <w:pPr>
      <w:pStyle w:val="a9"/>
      <w:jc w:val="center"/>
    </w:pPr>
    <w:r>
      <w:fldChar w:fldCharType="begin"/>
    </w:r>
    <w:r>
      <w:instrText>PAGE   \* MERGEFORMAT</w:instrText>
    </w:r>
    <w:r>
      <w:fldChar w:fldCharType="separate"/>
    </w:r>
    <w:r>
      <w:rPr>
        <w:lang w:val="zh-CN"/>
      </w:rPr>
      <w:t>1</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5F2B" w:rsidRDefault="007E5F2B">
    <w:pPr>
      <w:pStyle w:val="a9"/>
      <w:jc w:val="center"/>
    </w:pPr>
    <w:r>
      <w:rPr>
        <w:noProof/>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7E5F2B" w:rsidRDefault="007E5F2B">
                          <w:pPr>
                            <w:pStyle w:val="a9"/>
                            <w:jc w:val="center"/>
                          </w:pPr>
                          <w:r>
                            <w:fldChar w:fldCharType="begin"/>
                          </w:r>
                          <w:r>
                            <w:instrText>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7" o:spid="_x0000_s1026" type="#_x0000_t202" style="position:absolute;left:0;text-align:left;margin-left:0;margin-top:0;width:2in;height:2in;z-index:25166643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DMG+Y8YgIAAAwFAAAOAAAAAAAAAAAAAAAAAC4CAABkcnMvZTJvRG9jLnht&#10;bFBLAQItABQABgAIAAAAIQBxqtG51wAAAAUBAAAPAAAAAAAAAAAAAAAAALwEAABkcnMvZG93bnJl&#10;di54bWxQSwUGAAAAAAQABADzAAAAwAUAAAAA&#10;" filled="f" stroked="f" strokeweight=".5pt">
              <v:textbox style="mso-fit-shape-to-text:t" inset="0,0,0,0">
                <w:txbxContent>
                  <w:p w:rsidR="007E5F2B" w:rsidRDefault="007E5F2B">
                    <w:pPr>
                      <w:pStyle w:val="a9"/>
                      <w:jc w:val="center"/>
                    </w:pPr>
                    <w:r>
                      <w:fldChar w:fldCharType="begin"/>
                    </w:r>
                    <w:r>
                      <w:instrText>PAGE   \* MERGEFORMAT</w:instrText>
                    </w:r>
                    <w:r>
                      <w:fldChar w:fldCharType="separate"/>
                    </w:r>
                    <w:r>
                      <w:rPr>
                        <w:lang w:val="zh-CN"/>
                      </w:rPr>
                      <w:t>1</w:t>
                    </w:r>
                    <w:r>
                      <w:fldChar w:fldCharType="end"/>
                    </w:r>
                  </w:p>
                </w:txbxContent>
              </v:textbox>
              <w10:wrap anchorx="margin"/>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5F2B" w:rsidRDefault="007E5F2B">
    <w:pPr>
      <w:pStyle w:val="a9"/>
      <w:jc w:val="center"/>
    </w:pPr>
    <w:r>
      <w:rPr>
        <w:noProof/>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7E5F2B" w:rsidRDefault="007E5F2B">
                          <w:pPr>
                            <w:pStyle w:val="a9"/>
                            <w:jc w:val="center"/>
                          </w:pPr>
                          <w:r>
                            <w:fldChar w:fldCharType="begin"/>
                          </w:r>
                          <w:r>
                            <w:instrText>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6" o:spid="_x0000_s1027" type="#_x0000_t202" style="position:absolute;left:0;text-align:left;margin-left:0;margin-top:0;width:2in;height:2in;z-index:2516643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C6UhFsZQIAABMFAAAOAAAAAAAAAAAAAAAAAC4CAABkcnMvZTJvRG9j&#10;LnhtbFBLAQItABQABgAIAAAAIQBxqtG51wAAAAUBAAAPAAAAAAAAAAAAAAAAAL8EAABkcnMvZG93&#10;bnJldi54bWxQSwUGAAAAAAQABADzAAAAwwUAAAAA&#10;" filled="f" stroked="f" strokeweight=".5pt">
              <v:textbox style="mso-fit-shape-to-text:t" inset="0,0,0,0">
                <w:txbxContent>
                  <w:p w:rsidR="007E5F2B" w:rsidRDefault="007E5F2B">
                    <w:pPr>
                      <w:pStyle w:val="a9"/>
                      <w:jc w:val="center"/>
                    </w:pPr>
                    <w:r>
                      <w:fldChar w:fldCharType="begin"/>
                    </w:r>
                    <w:r>
                      <w:instrText>PAGE   \* MERGEFORMAT</w:instrText>
                    </w:r>
                    <w:r>
                      <w:fldChar w:fldCharType="separate"/>
                    </w:r>
                    <w:r>
                      <w:rPr>
                        <w:lang w:val="zh-CN"/>
                      </w:rPr>
                      <w:t>1</w:t>
                    </w:r>
                    <w:r>
                      <w:fldChar w:fldCharType="end"/>
                    </w:r>
                  </w:p>
                </w:txbxContent>
              </v:textbox>
              <w10:wrap anchorx="margin"/>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5F2B" w:rsidRDefault="007E5F2B">
    <w:pPr>
      <w:pStyle w:val="a9"/>
    </w:pPr>
    <w:r>
      <w:rPr>
        <w:noProof/>
      </w:rP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7E5F2B" w:rsidRDefault="007E5F2B">
                          <w:pPr>
                            <w:pStyle w:val="a9"/>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8" o:spid="_x0000_s1028" type="#_x0000_t202" style="position:absolute;margin-left:0;margin-top:0;width:2in;height:2in;z-index:25166950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JuEYtBkAgAAEwUAAA4AAAAAAAAAAAAAAAAALgIAAGRycy9lMm9Eb2Mu&#10;eG1sUEsBAi0AFAAGAAgAAAAhAHGq0bnXAAAABQEAAA8AAAAAAAAAAAAAAAAAvgQAAGRycy9kb3du&#10;cmV2LnhtbFBLBQYAAAAABAAEAPMAAADCBQAAAAA=&#10;" filled="f" stroked="f" strokeweight=".5pt">
              <v:textbox style="mso-fit-shape-to-text:t" inset="0,0,0,0">
                <w:txbxContent>
                  <w:p w:rsidR="007E5F2B" w:rsidRDefault="007E5F2B">
                    <w:pPr>
                      <w:pStyle w:val="a9"/>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D59ED" w:rsidRDefault="00AD59ED">
      <w:r>
        <w:separator/>
      </w:r>
    </w:p>
  </w:footnote>
  <w:footnote w:type="continuationSeparator" w:id="0">
    <w:p w:rsidR="00AD59ED" w:rsidRDefault="00AD59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5986614"/>
    </w:sdtPr>
    <w:sdtContent>
      <w:p w:rsidR="007E5F2B" w:rsidRDefault="007E5F2B">
        <w:pPr>
          <w:pStyle w:val="ab"/>
        </w:pPr>
        <w:r>
          <w:fldChar w:fldCharType="begin"/>
        </w:r>
        <w:r>
          <w:instrText>PAGE   \* MERGEFORMAT</w:instrText>
        </w:r>
        <w:r>
          <w:fldChar w:fldCharType="separate"/>
        </w:r>
        <w:r>
          <w:rPr>
            <w:lang w:val="zh-CN"/>
          </w:rPr>
          <w:t>2</w:t>
        </w:r>
        <w:r>
          <w:fldChar w:fldCharType="end"/>
        </w:r>
      </w:p>
    </w:sdtContent>
  </w:sdt>
  <w:p w:rsidR="007E5F2B" w:rsidRDefault="007E5F2B">
    <w:pPr>
      <w:pStyle w:val="ab"/>
      <w:pBdr>
        <w:bottom w:val="single" w:sz="4"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5F2B" w:rsidRDefault="007E5F2B">
    <w:pPr>
      <w:pStyle w:val="ab"/>
      <w:pBdr>
        <w:bottom w:val="none" w:sz="0" w:space="0" w:color="auto"/>
      </w:pBdr>
      <w:tabs>
        <w:tab w:val="center" w:pos="4320"/>
        <w:tab w:val="right" w:pos="8640"/>
      </w:tabs>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5F2B" w:rsidRPr="00856B59" w:rsidRDefault="007E5F2B" w:rsidP="00856B59"/>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5F2B" w:rsidRDefault="007E5F2B">
    <w:pPr>
      <w:pStyle w:val="ab"/>
      <w:pBdr>
        <w:bottom w:val="single" w:sz="4" w:space="0" w:color="auto"/>
      </w:pBdr>
    </w:pPr>
    <w:r>
      <w:rPr>
        <w:rFonts w:hint="eastAsia"/>
      </w:rPr>
      <w:t>商洛学院</w:t>
    </w:r>
    <w:r>
      <w:rPr>
        <w:rFonts w:hint="eastAsia"/>
      </w:rPr>
      <w:t>2</w:t>
    </w:r>
    <w:r>
      <w:t>019</w:t>
    </w:r>
    <w:r>
      <w:rPr>
        <w:rFonts w:hint="eastAsia"/>
      </w:rPr>
      <w:t>届本科毕业生论文（设计）</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5F2B" w:rsidRDefault="007E5F2B">
    <w:pPr>
      <w:pStyle w:val="ab"/>
      <w:pBdr>
        <w:bottom w:val="single" w:sz="4" w:space="0" w:color="auto"/>
      </w:pBdr>
    </w:pPr>
    <w:r>
      <w:rPr>
        <w:rFonts w:hint="eastAsia"/>
      </w:rPr>
      <w:t>基于</w:t>
    </w:r>
    <w:r>
      <w:rPr>
        <w:rFonts w:hint="eastAsia"/>
      </w:rPr>
      <w:t>J2EE</w:t>
    </w:r>
    <w:r>
      <w:rPr>
        <w:rFonts w:hint="eastAsia"/>
      </w:rPr>
      <w:t>的尾矿库坝体安全性能检测系统</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5F2B" w:rsidRDefault="007E5F2B">
    <w:pPr>
      <w:pStyle w:val="ab"/>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D5AE021"/>
    <w:multiLevelType w:val="singleLevel"/>
    <w:tmpl w:val="8D5AE021"/>
    <w:lvl w:ilvl="0">
      <w:start w:val="1"/>
      <w:numFmt w:val="decimal"/>
      <w:suff w:val="nothing"/>
      <w:lvlText w:val="（%1）"/>
      <w:lvlJc w:val="left"/>
    </w:lvl>
  </w:abstractNum>
  <w:abstractNum w:abstractNumId="1" w15:restartNumberingAfterBreak="0">
    <w:nsid w:val="02A439C7"/>
    <w:multiLevelType w:val="singleLevel"/>
    <w:tmpl w:val="02A439C7"/>
    <w:lvl w:ilvl="0">
      <w:start w:val="1"/>
      <w:numFmt w:val="decimal"/>
      <w:suff w:val="nothing"/>
      <w:lvlText w:val="%1．"/>
      <w:lvlJc w:val="left"/>
      <w:pPr>
        <w:ind w:left="0" w:firstLine="400"/>
      </w:pPr>
      <w:rPr>
        <w:rFonts w:hint="default"/>
      </w:rPr>
    </w:lvl>
  </w:abstractNum>
  <w:abstractNum w:abstractNumId="2" w15:restartNumberingAfterBreak="0">
    <w:nsid w:val="0ABC07C8"/>
    <w:multiLevelType w:val="hybridMultilevel"/>
    <w:tmpl w:val="893A101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6FE3B3C"/>
    <w:multiLevelType w:val="multilevel"/>
    <w:tmpl w:val="16FE3B3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53534FB7"/>
    <w:multiLevelType w:val="multilevel"/>
    <w:tmpl w:val="53534FB7"/>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597113D4"/>
    <w:multiLevelType w:val="hybridMultilevel"/>
    <w:tmpl w:val="E4288A8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5B2DCB78"/>
    <w:multiLevelType w:val="singleLevel"/>
    <w:tmpl w:val="5B2DCB78"/>
    <w:lvl w:ilvl="0">
      <w:start w:val="1"/>
      <w:numFmt w:val="decimal"/>
      <w:suff w:val="nothing"/>
      <w:lvlText w:val="%1．"/>
      <w:lvlJc w:val="left"/>
      <w:pPr>
        <w:ind w:left="0" w:firstLine="400"/>
      </w:pPr>
      <w:rPr>
        <w:rFonts w:hint="default"/>
      </w:rPr>
    </w:lvl>
  </w:abstractNum>
  <w:abstractNum w:abstractNumId="7" w15:restartNumberingAfterBreak="0">
    <w:nsid w:val="5B2DD8DB"/>
    <w:multiLevelType w:val="multilevel"/>
    <w:tmpl w:val="5B2DD8DB"/>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5B2DD919"/>
    <w:multiLevelType w:val="multilevel"/>
    <w:tmpl w:val="5B2DD919"/>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6FA74601"/>
    <w:multiLevelType w:val="singleLevel"/>
    <w:tmpl w:val="6FA74601"/>
    <w:lvl w:ilvl="0">
      <w:start w:val="1"/>
      <w:numFmt w:val="decimal"/>
      <w:lvlText w:val="%1."/>
      <w:lvlJc w:val="left"/>
      <w:pPr>
        <w:ind w:left="425" w:hanging="425"/>
      </w:pPr>
      <w:rPr>
        <w:rFonts w:hint="default"/>
      </w:rPr>
    </w:lvl>
  </w:abstractNum>
  <w:num w:numId="1">
    <w:abstractNumId w:val="6"/>
  </w:num>
  <w:num w:numId="2">
    <w:abstractNumId w:val="9"/>
  </w:num>
  <w:num w:numId="3">
    <w:abstractNumId w:val="3"/>
  </w:num>
  <w:num w:numId="4">
    <w:abstractNumId w:val="1"/>
  </w:num>
  <w:num w:numId="5">
    <w:abstractNumId w:val="0"/>
  </w:num>
  <w:num w:numId="6">
    <w:abstractNumId w:val="7"/>
  </w:num>
  <w:num w:numId="7">
    <w:abstractNumId w:val="8"/>
  </w:num>
  <w:num w:numId="8">
    <w:abstractNumId w:val="4"/>
  </w:num>
  <w:num w:numId="9">
    <w:abstractNumId w:val="5"/>
  </w:num>
  <w:num w:numId="10">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久而旧之i。。。">
    <w15:presenceInfo w15:providerId="None" w15:userId="久而旧之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evenAndOddHeaders/>
  <w:drawingGridHorizontalSpacing w:val="105"/>
  <w:drawingGridVerticalSpacing w:val="156"/>
  <w:displayHorizontalDrawingGridEvery w:val="2"/>
  <w:displayVerticalDrawingGridEvery w:val="2"/>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64CE"/>
    <w:rsid w:val="0002048D"/>
    <w:rsid w:val="0002068A"/>
    <w:rsid w:val="000235B8"/>
    <w:rsid w:val="0003090F"/>
    <w:rsid w:val="00035A42"/>
    <w:rsid w:val="0004362B"/>
    <w:rsid w:val="0005259C"/>
    <w:rsid w:val="000564EF"/>
    <w:rsid w:val="000572B8"/>
    <w:rsid w:val="00077FB6"/>
    <w:rsid w:val="000869A0"/>
    <w:rsid w:val="000C6D65"/>
    <w:rsid w:val="000D40F4"/>
    <w:rsid w:val="000D61AD"/>
    <w:rsid w:val="000D6A9D"/>
    <w:rsid w:val="000E3C31"/>
    <w:rsid w:val="000F4805"/>
    <w:rsid w:val="00101342"/>
    <w:rsid w:val="00105E8E"/>
    <w:rsid w:val="00110347"/>
    <w:rsid w:val="00136BA8"/>
    <w:rsid w:val="00142703"/>
    <w:rsid w:val="0014462E"/>
    <w:rsid w:val="00144ECA"/>
    <w:rsid w:val="0015131C"/>
    <w:rsid w:val="00194BEE"/>
    <w:rsid w:val="001A0680"/>
    <w:rsid w:val="001B1E88"/>
    <w:rsid w:val="001C7F98"/>
    <w:rsid w:val="001D323E"/>
    <w:rsid w:val="001D6229"/>
    <w:rsid w:val="001D712A"/>
    <w:rsid w:val="001D732E"/>
    <w:rsid w:val="0020220D"/>
    <w:rsid w:val="00207B4F"/>
    <w:rsid w:val="00222F26"/>
    <w:rsid w:val="002231FB"/>
    <w:rsid w:val="002247B2"/>
    <w:rsid w:val="002331A3"/>
    <w:rsid w:val="00235C7A"/>
    <w:rsid w:val="00240B5B"/>
    <w:rsid w:val="00254AA5"/>
    <w:rsid w:val="002730F9"/>
    <w:rsid w:val="00273F92"/>
    <w:rsid w:val="00277758"/>
    <w:rsid w:val="00277BE3"/>
    <w:rsid w:val="002806FE"/>
    <w:rsid w:val="002863CC"/>
    <w:rsid w:val="00296E8F"/>
    <w:rsid w:val="002A41D5"/>
    <w:rsid w:val="002B6BE5"/>
    <w:rsid w:val="002B7244"/>
    <w:rsid w:val="002C0CF3"/>
    <w:rsid w:val="002C1268"/>
    <w:rsid w:val="002E290B"/>
    <w:rsid w:val="002E4B39"/>
    <w:rsid w:val="002E50D5"/>
    <w:rsid w:val="00301A5D"/>
    <w:rsid w:val="00307C89"/>
    <w:rsid w:val="00312339"/>
    <w:rsid w:val="00322509"/>
    <w:rsid w:val="003351DC"/>
    <w:rsid w:val="00337FF8"/>
    <w:rsid w:val="00340B55"/>
    <w:rsid w:val="00377B2A"/>
    <w:rsid w:val="003809BA"/>
    <w:rsid w:val="0038593E"/>
    <w:rsid w:val="003867F9"/>
    <w:rsid w:val="00386EC0"/>
    <w:rsid w:val="0039614A"/>
    <w:rsid w:val="003A55C5"/>
    <w:rsid w:val="003B78DC"/>
    <w:rsid w:val="003C704D"/>
    <w:rsid w:val="003D5861"/>
    <w:rsid w:val="003F5373"/>
    <w:rsid w:val="003F585B"/>
    <w:rsid w:val="00422526"/>
    <w:rsid w:val="00434D5A"/>
    <w:rsid w:val="00441451"/>
    <w:rsid w:val="004416D7"/>
    <w:rsid w:val="00447DA8"/>
    <w:rsid w:val="00451105"/>
    <w:rsid w:val="0045639F"/>
    <w:rsid w:val="00460268"/>
    <w:rsid w:val="004617DC"/>
    <w:rsid w:val="00463C68"/>
    <w:rsid w:val="00466E3A"/>
    <w:rsid w:val="00467732"/>
    <w:rsid w:val="004A37D0"/>
    <w:rsid w:val="004B3262"/>
    <w:rsid w:val="004C72AE"/>
    <w:rsid w:val="004D322A"/>
    <w:rsid w:val="004D4FB9"/>
    <w:rsid w:val="004D54D3"/>
    <w:rsid w:val="004D605A"/>
    <w:rsid w:val="004E4455"/>
    <w:rsid w:val="004F1FB1"/>
    <w:rsid w:val="00502998"/>
    <w:rsid w:val="005218F9"/>
    <w:rsid w:val="00521A13"/>
    <w:rsid w:val="005339C1"/>
    <w:rsid w:val="0053590A"/>
    <w:rsid w:val="00554F28"/>
    <w:rsid w:val="0056557F"/>
    <w:rsid w:val="00576C01"/>
    <w:rsid w:val="005813DB"/>
    <w:rsid w:val="005A25F2"/>
    <w:rsid w:val="005B5199"/>
    <w:rsid w:val="005D08B8"/>
    <w:rsid w:val="005D1388"/>
    <w:rsid w:val="005F17E6"/>
    <w:rsid w:val="006056FE"/>
    <w:rsid w:val="00624BCC"/>
    <w:rsid w:val="00636690"/>
    <w:rsid w:val="00636DE3"/>
    <w:rsid w:val="00643F27"/>
    <w:rsid w:val="00655B53"/>
    <w:rsid w:val="00660755"/>
    <w:rsid w:val="00677E34"/>
    <w:rsid w:val="006860CF"/>
    <w:rsid w:val="00696CF3"/>
    <w:rsid w:val="006A1BB9"/>
    <w:rsid w:val="006B2207"/>
    <w:rsid w:val="006B3831"/>
    <w:rsid w:val="006B5103"/>
    <w:rsid w:val="006C19F5"/>
    <w:rsid w:val="006C4C24"/>
    <w:rsid w:val="006E12A6"/>
    <w:rsid w:val="006E234B"/>
    <w:rsid w:val="00700590"/>
    <w:rsid w:val="00713B0D"/>
    <w:rsid w:val="0073073E"/>
    <w:rsid w:val="0073358F"/>
    <w:rsid w:val="007364CE"/>
    <w:rsid w:val="00737547"/>
    <w:rsid w:val="007656F7"/>
    <w:rsid w:val="00777B02"/>
    <w:rsid w:val="00786823"/>
    <w:rsid w:val="00791E47"/>
    <w:rsid w:val="0079639A"/>
    <w:rsid w:val="007973B4"/>
    <w:rsid w:val="007A3E82"/>
    <w:rsid w:val="007D2EA0"/>
    <w:rsid w:val="007E0792"/>
    <w:rsid w:val="007E4F4F"/>
    <w:rsid w:val="007E51A4"/>
    <w:rsid w:val="007E5F2B"/>
    <w:rsid w:val="007F30B9"/>
    <w:rsid w:val="00802C75"/>
    <w:rsid w:val="0080559C"/>
    <w:rsid w:val="008073F4"/>
    <w:rsid w:val="00810EC5"/>
    <w:rsid w:val="008207BA"/>
    <w:rsid w:val="00827B6D"/>
    <w:rsid w:val="00841442"/>
    <w:rsid w:val="00845168"/>
    <w:rsid w:val="0085277C"/>
    <w:rsid w:val="00856B42"/>
    <w:rsid w:val="00856B59"/>
    <w:rsid w:val="008578AC"/>
    <w:rsid w:val="008666B1"/>
    <w:rsid w:val="008670F0"/>
    <w:rsid w:val="00870050"/>
    <w:rsid w:val="00872FE3"/>
    <w:rsid w:val="00875461"/>
    <w:rsid w:val="00877495"/>
    <w:rsid w:val="00880187"/>
    <w:rsid w:val="00897B15"/>
    <w:rsid w:val="00897CF0"/>
    <w:rsid w:val="008A3893"/>
    <w:rsid w:val="008B7572"/>
    <w:rsid w:val="008D3295"/>
    <w:rsid w:val="008D492B"/>
    <w:rsid w:val="008E3DD7"/>
    <w:rsid w:val="008E7B1C"/>
    <w:rsid w:val="009053F0"/>
    <w:rsid w:val="009274D4"/>
    <w:rsid w:val="00932A14"/>
    <w:rsid w:val="00932CCE"/>
    <w:rsid w:val="00947AE2"/>
    <w:rsid w:val="00954DCD"/>
    <w:rsid w:val="00965773"/>
    <w:rsid w:val="00967C5A"/>
    <w:rsid w:val="00970A0B"/>
    <w:rsid w:val="00973BA6"/>
    <w:rsid w:val="00995AD2"/>
    <w:rsid w:val="00996190"/>
    <w:rsid w:val="0099661E"/>
    <w:rsid w:val="009A3A14"/>
    <w:rsid w:val="009A4AEA"/>
    <w:rsid w:val="009A5661"/>
    <w:rsid w:val="009B42A1"/>
    <w:rsid w:val="009B6B53"/>
    <w:rsid w:val="009C4E05"/>
    <w:rsid w:val="009E1596"/>
    <w:rsid w:val="009E4308"/>
    <w:rsid w:val="009F00FF"/>
    <w:rsid w:val="009F53E7"/>
    <w:rsid w:val="009F7109"/>
    <w:rsid w:val="00A14036"/>
    <w:rsid w:val="00A16B07"/>
    <w:rsid w:val="00A2612D"/>
    <w:rsid w:val="00A37D1E"/>
    <w:rsid w:val="00A4290D"/>
    <w:rsid w:val="00A45849"/>
    <w:rsid w:val="00A50BF3"/>
    <w:rsid w:val="00A567CB"/>
    <w:rsid w:val="00A60827"/>
    <w:rsid w:val="00A902C5"/>
    <w:rsid w:val="00A944F6"/>
    <w:rsid w:val="00AA1584"/>
    <w:rsid w:val="00AA1834"/>
    <w:rsid w:val="00AD2C12"/>
    <w:rsid w:val="00AD3A96"/>
    <w:rsid w:val="00AD59ED"/>
    <w:rsid w:val="00AD75D9"/>
    <w:rsid w:val="00AE50FF"/>
    <w:rsid w:val="00B06DC6"/>
    <w:rsid w:val="00B24516"/>
    <w:rsid w:val="00B33118"/>
    <w:rsid w:val="00B426A4"/>
    <w:rsid w:val="00B42E0D"/>
    <w:rsid w:val="00B53528"/>
    <w:rsid w:val="00B6279D"/>
    <w:rsid w:val="00B6609A"/>
    <w:rsid w:val="00B74337"/>
    <w:rsid w:val="00B87162"/>
    <w:rsid w:val="00B960C3"/>
    <w:rsid w:val="00B97B53"/>
    <w:rsid w:val="00BA7DD6"/>
    <w:rsid w:val="00BB27F3"/>
    <w:rsid w:val="00BB6340"/>
    <w:rsid w:val="00BC1E2D"/>
    <w:rsid w:val="00BC6564"/>
    <w:rsid w:val="00BD215D"/>
    <w:rsid w:val="00BF281D"/>
    <w:rsid w:val="00BF4351"/>
    <w:rsid w:val="00BF634F"/>
    <w:rsid w:val="00C00776"/>
    <w:rsid w:val="00C257A0"/>
    <w:rsid w:val="00C33720"/>
    <w:rsid w:val="00C40234"/>
    <w:rsid w:val="00C52177"/>
    <w:rsid w:val="00C573ED"/>
    <w:rsid w:val="00C61E79"/>
    <w:rsid w:val="00C676B2"/>
    <w:rsid w:val="00C74313"/>
    <w:rsid w:val="00C74D67"/>
    <w:rsid w:val="00C80E63"/>
    <w:rsid w:val="00C87D6F"/>
    <w:rsid w:val="00C915F2"/>
    <w:rsid w:val="00CA18A5"/>
    <w:rsid w:val="00CB68FE"/>
    <w:rsid w:val="00CD4AEF"/>
    <w:rsid w:val="00CE09E2"/>
    <w:rsid w:val="00CE36C6"/>
    <w:rsid w:val="00CE6BD0"/>
    <w:rsid w:val="00CE6D22"/>
    <w:rsid w:val="00CE7CE6"/>
    <w:rsid w:val="00CF1D24"/>
    <w:rsid w:val="00CF1F06"/>
    <w:rsid w:val="00D02CD6"/>
    <w:rsid w:val="00D21BEB"/>
    <w:rsid w:val="00D36BD1"/>
    <w:rsid w:val="00D6755F"/>
    <w:rsid w:val="00D824A3"/>
    <w:rsid w:val="00D8697E"/>
    <w:rsid w:val="00D9083D"/>
    <w:rsid w:val="00D94090"/>
    <w:rsid w:val="00D95AE0"/>
    <w:rsid w:val="00D97137"/>
    <w:rsid w:val="00DA32DE"/>
    <w:rsid w:val="00DA4092"/>
    <w:rsid w:val="00DA448E"/>
    <w:rsid w:val="00DA7700"/>
    <w:rsid w:val="00DB2540"/>
    <w:rsid w:val="00DB26C6"/>
    <w:rsid w:val="00DC1873"/>
    <w:rsid w:val="00DD6B39"/>
    <w:rsid w:val="00DD781D"/>
    <w:rsid w:val="00DE6A23"/>
    <w:rsid w:val="00DE78FD"/>
    <w:rsid w:val="00DF2145"/>
    <w:rsid w:val="00E01317"/>
    <w:rsid w:val="00E14A05"/>
    <w:rsid w:val="00E40CB2"/>
    <w:rsid w:val="00E47849"/>
    <w:rsid w:val="00E63A8D"/>
    <w:rsid w:val="00E67D6D"/>
    <w:rsid w:val="00E73FA2"/>
    <w:rsid w:val="00E87DA8"/>
    <w:rsid w:val="00E91851"/>
    <w:rsid w:val="00E939DF"/>
    <w:rsid w:val="00EA7020"/>
    <w:rsid w:val="00EB0248"/>
    <w:rsid w:val="00EB5555"/>
    <w:rsid w:val="00EC200A"/>
    <w:rsid w:val="00ED19CE"/>
    <w:rsid w:val="00EE4596"/>
    <w:rsid w:val="00EE6266"/>
    <w:rsid w:val="00EE760A"/>
    <w:rsid w:val="00EF05BC"/>
    <w:rsid w:val="00EF39BA"/>
    <w:rsid w:val="00EF624A"/>
    <w:rsid w:val="00F00468"/>
    <w:rsid w:val="00F12F99"/>
    <w:rsid w:val="00F16E69"/>
    <w:rsid w:val="00F22241"/>
    <w:rsid w:val="00F24BC0"/>
    <w:rsid w:val="00F31B13"/>
    <w:rsid w:val="00F333BD"/>
    <w:rsid w:val="00F540AB"/>
    <w:rsid w:val="00F672C4"/>
    <w:rsid w:val="00F92332"/>
    <w:rsid w:val="00FB7588"/>
    <w:rsid w:val="00FC0A0C"/>
    <w:rsid w:val="00FF04CD"/>
    <w:rsid w:val="00FF1F8C"/>
    <w:rsid w:val="00FF78BC"/>
    <w:rsid w:val="014B19EB"/>
    <w:rsid w:val="014C48E9"/>
    <w:rsid w:val="015F61EE"/>
    <w:rsid w:val="01691048"/>
    <w:rsid w:val="01910577"/>
    <w:rsid w:val="019C54F7"/>
    <w:rsid w:val="019E188D"/>
    <w:rsid w:val="01F474AB"/>
    <w:rsid w:val="026B5B60"/>
    <w:rsid w:val="027C3F7E"/>
    <w:rsid w:val="02C21338"/>
    <w:rsid w:val="02C23714"/>
    <w:rsid w:val="02F4388C"/>
    <w:rsid w:val="03124D14"/>
    <w:rsid w:val="031440A5"/>
    <w:rsid w:val="031A11C2"/>
    <w:rsid w:val="03293614"/>
    <w:rsid w:val="033D7CE5"/>
    <w:rsid w:val="036A33A4"/>
    <w:rsid w:val="038D703A"/>
    <w:rsid w:val="03D43AB2"/>
    <w:rsid w:val="03D52CA9"/>
    <w:rsid w:val="03DF5A6F"/>
    <w:rsid w:val="03F619E6"/>
    <w:rsid w:val="04035F56"/>
    <w:rsid w:val="04421C40"/>
    <w:rsid w:val="04570053"/>
    <w:rsid w:val="04736C32"/>
    <w:rsid w:val="048B2943"/>
    <w:rsid w:val="049A4B78"/>
    <w:rsid w:val="049C1CAA"/>
    <w:rsid w:val="04A11033"/>
    <w:rsid w:val="04A72475"/>
    <w:rsid w:val="04B72CB4"/>
    <w:rsid w:val="04D161C2"/>
    <w:rsid w:val="05042A92"/>
    <w:rsid w:val="056B084A"/>
    <w:rsid w:val="059F2BD6"/>
    <w:rsid w:val="05BE6FB4"/>
    <w:rsid w:val="05D22D96"/>
    <w:rsid w:val="05F942A4"/>
    <w:rsid w:val="0604477D"/>
    <w:rsid w:val="06227A80"/>
    <w:rsid w:val="06245BFC"/>
    <w:rsid w:val="064F59D4"/>
    <w:rsid w:val="06795AF3"/>
    <w:rsid w:val="06817B7B"/>
    <w:rsid w:val="06872452"/>
    <w:rsid w:val="06B47F95"/>
    <w:rsid w:val="06D3756A"/>
    <w:rsid w:val="06F40FC2"/>
    <w:rsid w:val="07823D1E"/>
    <w:rsid w:val="078C1590"/>
    <w:rsid w:val="07902EB9"/>
    <w:rsid w:val="07974C0D"/>
    <w:rsid w:val="07C73839"/>
    <w:rsid w:val="07CB33E7"/>
    <w:rsid w:val="07D63E86"/>
    <w:rsid w:val="07EE0CA1"/>
    <w:rsid w:val="07F5121A"/>
    <w:rsid w:val="080201B0"/>
    <w:rsid w:val="0805129A"/>
    <w:rsid w:val="08055533"/>
    <w:rsid w:val="081A72B9"/>
    <w:rsid w:val="08380732"/>
    <w:rsid w:val="08516959"/>
    <w:rsid w:val="08616088"/>
    <w:rsid w:val="08690D5C"/>
    <w:rsid w:val="08847048"/>
    <w:rsid w:val="088622B9"/>
    <w:rsid w:val="088D1546"/>
    <w:rsid w:val="08947499"/>
    <w:rsid w:val="08BC276B"/>
    <w:rsid w:val="08BF1C8A"/>
    <w:rsid w:val="08FB671E"/>
    <w:rsid w:val="094E0710"/>
    <w:rsid w:val="0960194B"/>
    <w:rsid w:val="09775A1E"/>
    <w:rsid w:val="09800FEC"/>
    <w:rsid w:val="099A7DAB"/>
    <w:rsid w:val="09C4525F"/>
    <w:rsid w:val="09CA5A02"/>
    <w:rsid w:val="09CC714C"/>
    <w:rsid w:val="09D645DC"/>
    <w:rsid w:val="09E825C8"/>
    <w:rsid w:val="09EE240E"/>
    <w:rsid w:val="0A0A6855"/>
    <w:rsid w:val="0A14519B"/>
    <w:rsid w:val="0A1767C2"/>
    <w:rsid w:val="0A250A01"/>
    <w:rsid w:val="0A2A76B9"/>
    <w:rsid w:val="0A6C23BF"/>
    <w:rsid w:val="0A7265C4"/>
    <w:rsid w:val="0A7423D3"/>
    <w:rsid w:val="0A7F5CF4"/>
    <w:rsid w:val="0A8C7591"/>
    <w:rsid w:val="0A98030A"/>
    <w:rsid w:val="0AC1142A"/>
    <w:rsid w:val="0AC7271F"/>
    <w:rsid w:val="0ACA352D"/>
    <w:rsid w:val="0ACE65C1"/>
    <w:rsid w:val="0ADA6CF4"/>
    <w:rsid w:val="0AE95775"/>
    <w:rsid w:val="0B092824"/>
    <w:rsid w:val="0B1E0D7E"/>
    <w:rsid w:val="0B2338FA"/>
    <w:rsid w:val="0B3604BC"/>
    <w:rsid w:val="0B6952AA"/>
    <w:rsid w:val="0B721E68"/>
    <w:rsid w:val="0B7221F4"/>
    <w:rsid w:val="0B900925"/>
    <w:rsid w:val="0B963FE1"/>
    <w:rsid w:val="0BA437AF"/>
    <w:rsid w:val="0BAC2FBF"/>
    <w:rsid w:val="0BED5A35"/>
    <w:rsid w:val="0BF368F5"/>
    <w:rsid w:val="0C706D1F"/>
    <w:rsid w:val="0C72713D"/>
    <w:rsid w:val="0C870BE1"/>
    <w:rsid w:val="0C880D46"/>
    <w:rsid w:val="0C896E0E"/>
    <w:rsid w:val="0C981459"/>
    <w:rsid w:val="0C9E3FC7"/>
    <w:rsid w:val="0CC54BED"/>
    <w:rsid w:val="0CD800AF"/>
    <w:rsid w:val="0CE75E6D"/>
    <w:rsid w:val="0D0212D5"/>
    <w:rsid w:val="0D340871"/>
    <w:rsid w:val="0D447B81"/>
    <w:rsid w:val="0D6066EA"/>
    <w:rsid w:val="0D7E1607"/>
    <w:rsid w:val="0D8B56DE"/>
    <w:rsid w:val="0DB307B9"/>
    <w:rsid w:val="0DC4330A"/>
    <w:rsid w:val="0DC50FA3"/>
    <w:rsid w:val="0DF107DC"/>
    <w:rsid w:val="0E082C03"/>
    <w:rsid w:val="0E335C7A"/>
    <w:rsid w:val="0E4F0EF8"/>
    <w:rsid w:val="0E9B64C8"/>
    <w:rsid w:val="0EB7537C"/>
    <w:rsid w:val="0EDF40E2"/>
    <w:rsid w:val="0F141672"/>
    <w:rsid w:val="0F3529A8"/>
    <w:rsid w:val="0F403B3F"/>
    <w:rsid w:val="0F5408A5"/>
    <w:rsid w:val="0F5F69D3"/>
    <w:rsid w:val="0F604B87"/>
    <w:rsid w:val="0F6B6620"/>
    <w:rsid w:val="0F8D6225"/>
    <w:rsid w:val="0FAC28A5"/>
    <w:rsid w:val="0FD006C1"/>
    <w:rsid w:val="0FD32ABB"/>
    <w:rsid w:val="0FE32AD0"/>
    <w:rsid w:val="0FE540BC"/>
    <w:rsid w:val="1032201D"/>
    <w:rsid w:val="103517FD"/>
    <w:rsid w:val="10373A67"/>
    <w:rsid w:val="10374DC8"/>
    <w:rsid w:val="10464800"/>
    <w:rsid w:val="10704217"/>
    <w:rsid w:val="10C8449F"/>
    <w:rsid w:val="1103111E"/>
    <w:rsid w:val="11073FB1"/>
    <w:rsid w:val="113762BB"/>
    <w:rsid w:val="116C64B7"/>
    <w:rsid w:val="119F7AC2"/>
    <w:rsid w:val="11A3145B"/>
    <w:rsid w:val="11A643EC"/>
    <w:rsid w:val="11B157A7"/>
    <w:rsid w:val="11FF2FF2"/>
    <w:rsid w:val="11FF49AE"/>
    <w:rsid w:val="121C0704"/>
    <w:rsid w:val="123A7F84"/>
    <w:rsid w:val="124339C4"/>
    <w:rsid w:val="12471F48"/>
    <w:rsid w:val="128C5842"/>
    <w:rsid w:val="12930BA4"/>
    <w:rsid w:val="12AF1BC6"/>
    <w:rsid w:val="12B5393E"/>
    <w:rsid w:val="12C05370"/>
    <w:rsid w:val="12C27BF4"/>
    <w:rsid w:val="12D44443"/>
    <w:rsid w:val="12D50B48"/>
    <w:rsid w:val="12D90BCD"/>
    <w:rsid w:val="13094F20"/>
    <w:rsid w:val="135A4CD7"/>
    <w:rsid w:val="13961183"/>
    <w:rsid w:val="13A22D3A"/>
    <w:rsid w:val="13AA0D77"/>
    <w:rsid w:val="13CC5240"/>
    <w:rsid w:val="13E002D7"/>
    <w:rsid w:val="14021CB2"/>
    <w:rsid w:val="1418649D"/>
    <w:rsid w:val="149913A2"/>
    <w:rsid w:val="14CF629E"/>
    <w:rsid w:val="14EF0AD9"/>
    <w:rsid w:val="14F779AA"/>
    <w:rsid w:val="14FE5982"/>
    <w:rsid w:val="1505021F"/>
    <w:rsid w:val="1507753C"/>
    <w:rsid w:val="151551BA"/>
    <w:rsid w:val="15390CEC"/>
    <w:rsid w:val="15474764"/>
    <w:rsid w:val="1550349B"/>
    <w:rsid w:val="15576A52"/>
    <w:rsid w:val="15877B55"/>
    <w:rsid w:val="15936EF5"/>
    <w:rsid w:val="1596514C"/>
    <w:rsid w:val="15DE35ED"/>
    <w:rsid w:val="16157B8B"/>
    <w:rsid w:val="161765AF"/>
    <w:rsid w:val="16262AA3"/>
    <w:rsid w:val="16372C41"/>
    <w:rsid w:val="164F2E9D"/>
    <w:rsid w:val="16597697"/>
    <w:rsid w:val="16647D33"/>
    <w:rsid w:val="166D4976"/>
    <w:rsid w:val="166F77D4"/>
    <w:rsid w:val="169C586E"/>
    <w:rsid w:val="16D04A4B"/>
    <w:rsid w:val="170E249F"/>
    <w:rsid w:val="17285E30"/>
    <w:rsid w:val="172E5F97"/>
    <w:rsid w:val="17351730"/>
    <w:rsid w:val="177C3B03"/>
    <w:rsid w:val="17A56222"/>
    <w:rsid w:val="17BB4543"/>
    <w:rsid w:val="17CB5BAC"/>
    <w:rsid w:val="1813751A"/>
    <w:rsid w:val="18411931"/>
    <w:rsid w:val="18505130"/>
    <w:rsid w:val="1865759F"/>
    <w:rsid w:val="187579F4"/>
    <w:rsid w:val="18966102"/>
    <w:rsid w:val="18C3523C"/>
    <w:rsid w:val="18C41709"/>
    <w:rsid w:val="18F35155"/>
    <w:rsid w:val="192E3620"/>
    <w:rsid w:val="194A241D"/>
    <w:rsid w:val="19544ACD"/>
    <w:rsid w:val="19580A54"/>
    <w:rsid w:val="19936215"/>
    <w:rsid w:val="19975F1D"/>
    <w:rsid w:val="19C3724C"/>
    <w:rsid w:val="1A0E6C35"/>
    <w:rsid w:val="1A160BD2"/>
    <w:rsid w:val="1A285893"/>
    <w:rsid w:val="1A467FDE"/>
    <w:rsid w:val="1A591565"/>
    <w:rsid w:val="1A701EE9"/>
    <w:rsid w:val="1A765BD2"/>
    <w:rsid w:val="1A7B1139"/>
    <w:rsid w:val="1A825C0C"/>
    <w:rsid w:val="1A907767"/>
    <w:rsid w:val="1AA7546D"/>
    <w:rsid w:val="1AA80B8B"/>
    <w:rsid w:val="1AC66C63"/>
    <w:rsid w:val="1B1D5202"/>
    <w:rsid w:val="1B403B71"/>
    <w:rsid w:val="1B45010A"/>
    <w:rsid w:val="1BC43F41"/>
    <w:rsid w:val="1BCB082D"/>
    <w:rsid w:val="1BEA4CB8"/>
    <w:rsid w:val="1C084DBC"/>
    <w:rsid w:val="1C164240"/>
    <w:rsid w:val="1C4408EF"/>
    <w:rsid w:val="1C443401"/>
    <w:rsid w:val="1C57300A"/>
    <w:rsid w:val="1C630002"/>
    <w:rsid w:val="1C870171"/>
    <w:rsid w:val="1CC36463"/>
    <w:rsid w:val="1CD04079"/>
    <w:rsid w:val="1CD909BF"/>
    <w:rsid w:val="1D2E17B6"/>
    <w:rsid w:val="1D2E59CF"/>
    <w:rsid w:val="1D303838"/>
    <w:rsid w:val="1D506EF0"/>
    <w:rsid w:val="1D796E4A"/>
    <w:rsid w:val="1D9528C7"/>
    <w:rsid w:val="1DA85819"/>
    <w:rsid w:val="1DAD45C7"/>
    <w:rsid w:val="1DCA0D5B"/>
    <w:rsid w:val="1DF348E0"/>
    <w:rsid w:val="1DF87680"/>
    <w:rsid w:val="1E106230"/>
    <w:rsid w:val="1E196061"/>
    <w:rsid w:val="1E2F7434"/>
    <w:rsid w:val="1E543DDD"/>
    <w:rsid w:val="1E663CB1"/>
    <w:rsid w:val="1E7B5887"/>
    <w:rsid w:val="1E800D9F"/>
    <w:rsid w:val="1E817EEA"/>
    <w:rsid w:val="1EA259CE"/>
    <w:rsid w:val="1EA32A0D"/>
    <w:rsid w:val="1EDC3266"/>
    <w:rsid w:val="1EDD65DB"/>
    <w:rsid w:val="1EF54FB0"/>
    <w:rsid w:val="1F056617"/>
    <w:rsid w:val="1F127613"/>
    <w:rsid w:val="1F1D5800"/>
    <w:rsid w:val="1F204281"/>
    <w:rsid w:val="1F231D97"/>
    <w:rsid w:val="1F5F70BF"/>
    <w:rsid w:val="1F6B4274"/>
    <w:rsid w:val="1F6B53AB"/>
    <w:rsid w:val="1F7E456E"/>
    <w:rsid w:val="1F923B60"/>
    <w:rsid w:val="1FD66117"/>
    <w:rsid w:val="20316A4D"/>
    <w:rsid w:val="20347AEB"/>
    <w:rsid w:val="204E5EA4"/>
    <w:rsid w:val="20614294"/>
    <w:rsid w:val="207A18BA"/>
    <w:rsid w:val="208A3312"/>
    <w:rsid w:val="20A67027"/>
    <w:rsid w:val="20CC56B4"/>
    <w:rsid w:val="20CD3BF2"/>
    <w:rsid w:val="20D83DC3"/>
    <w:rsid w:val="20E26697"/>
    <w:rsid w:val="20F214A7"/>
    <w:rsid w:val="21024E01"/>
    <w:rsid w:val="210F0B35"/>
    <w:rsid w:val="21183A86"/>
    <w:rsid w:val="21267F1E"/>
    <w:rsid w:val="213E45ED"/>
    <w:rsid w:val="214970C1"/>
    <w:rsid w:val="217C7737"/>
    <w:rsid w:val="2185370A"/>
    <w:rsid w:val="21867135"/>
    <w:rsid w:val="218922A5"/>
    <w:rsid w:val="21C1720D"/>
    <w:rsid w:val="21DB3A5E"/>
    <w:rsid w:val="221557E2"/>
    <w:rsid w:val="22314934"/>
    <w:rsid w:val="2238134A"/>
    <w:rsid w:val="225205C2"/>
    <w:rsid w:val="226471C1"/>
    <w:rsid w:val="22A34F3F"/>
    <w:rsid w:val="22B9507E"/>
    <w:rsid w:val="22C82FB0"/>
    <w:rsid w:val="22D80B85"/>
    <w:rsid w:val="22FF3276"/>
    <w:rsid w:val="230D0D29"/>
    <w:rsid w:val="231173CF"/>
    <w:rsid w:val="233A4709"/>
    <w:rsid w:val="235032F4"/>
    <w:rsid w:val="235D4BE1"/>
    <w:rsid w:val="236A5F0F"/>
    <w:rsid w:val="236C5533"/>
    <w:rsid w:val="236F7BE5"/>
    <w:rsid w:val="23B22989"/>
    <w:rsid w:val="23BF4564"/>
    <w:rsid w:val="23C72C13"/>
    <w:rsid w:val="23CA1627"/>
    <w:rsid w:val="23F15FB4"/>
    <w:rsid w:val="240446E8"/>
    <w:rsid w:val="243527B5"/>
    <w:rsid w:val="245752CF"/>
    <w:rsid w:val="247C5302"/>
    <w:rsid w:val="248932D9"/>
    <w:rsid w:val="24C27381"/>
    <w:rsid w:val="24C740E3"/>
    <w:rsid w:val="24CD4DD0"/>
    <w:rsid w:val="24F74EE2"/>
    <w:rsid w:val="2508447B"/>
    <w:rsid w:val="250D45A5"/>
    <w:rsid w:val="25116E9C"/>
    <w:rsid w:val="25215254"/>
    <w:rsid w:val="25483097"/>
    <w:rsid w:val="255421C9"/>
    <w:rsid w:val="255E539D"/>
    <w:rsid w:val="2560668C"/>
    <w:rsid w:val="257E4EE8"/>
    <w:rsid w:val="25873AC6"/>
    <w:rsid w:val="258C0FE9"/>
    <w:rsid w:val="25A83CED"/>
    <w:rsid w:val="25B43F09"/>
    <w:rsid w:val="25C23627"/>
    <w:rsid w:val="25CB79DF"/>
    <w:rsid w:val="25CE6091"/>
    <w:rsid w:val="25D2692F"/>
    <w:rsid w:val="25E82AA4"/>
    <w:rsid w:val="25F50F1E"/>
    <w:rsid w:val="26060231"/>
    <w:rsid w:val="26156FB8"/>
    <w:rsid w:val="26255BA5"/>
    <w:rsid w:val="26584AD0"/>
    <w:rsid w:val="265D3B55"/>
    <w:rsid w:val="266A1107"/>
    <w:rsid w:val="26C54BD8"/>
    <w:rsid w:val="26D140A2"/>
    <w:rsid w:val="26D80699"/>
    <w:rsid w:val="26E17AE0"/>
    <w:rsid w:val="272C6D36"/>
    <w:rsid w:val="27312719"/>
    <w:rsid w:val="276B37A3"/>
    <w:rsid w:val="277E6517"/>
    <w:rsid w:val="27BA08B6"/>
    <w:rsid w:val="27C635AA"/>
    <w:rsid w:val="27CF20B0"/>
    <w:rsid w:val="27ED47DC"/>
    <w:rsid w:val="27F2111C"/>
    <w:rsid w:val="280A6853"/>
    <w:rsid w:val="28397687"/>
    <w:rsid w:val="283B6310"/>
    <w:rsid w:val="284F01B9"/>
    <w:rsid w:val="285520F2"/>
    <w:rsid w:val="28886C26"/>
    <w:rsid w:val="28A9128E"/>
    <w:rsid w:val="28CF7E6A"/>
    <w:rsid w:val="28DB7A24"/>
    <w:rsid w:val="28E63160"/>
    <w:rsid w:val="28FA00AF"/>
    <w:rsid w:val="2909630B"/>
    <w:rsid w:val="2916669B"/>
    <w:rsid w:val="291E47B4"/>
    <w:rsid w:val="292A0A31"/>
    <w:rsid w:val="292C50F8"/>
    <w:rsid w:val="29892EEA"/>
    <w:rsid w:val="299B51D6"/>
    <w:rsid w:val="299E5CAC"/>
    <w:rsid w:val="29A237E0"/>
    <w:rsid w:val="29DC1364"/>
    <w:rsid w:val="29E66638"/>
    <w:rsid w:val="2A0848CC"/>
    <w:rsid w:val="2A1A3868"/>
    <w:rsid w:val="2A290E14"/>
    <w:rsid w:val="2A4854C1"/>
    <w:rsid w:val="2A5457DF"/>
    <w:rsid w:val="2A5F3868"/>
    <w:rsid w:val="2A7C209B"/>
    <w:rsid w:val="2A8A14BE"/>
    <w:rsid w:val="2A94726B"/>
    <w:rsid w:val="2AFA476C"/>
    <w:rsid w:val="2AFE78EB"/>
    <w:rsid w:val="2B070F74"/>
    <w:rsid w:val="2B1C2D0B"/>
    <w:rsid w:val="2B2016C3"/>
    <w:rsid w:val="2B3C7485"/>
    <w:rsid w:val="2B455900"/>
    <w:rsid w:val="2B55779B"/>
    <w:rsid w:val="2B612398"/>
    <w:rsid w:val="2B6E6BB4"/>
    <w:rsid w:val="2BDD70CB"/>
    <w:rsid w:val="2BEF353B"/>
    <w:rsid w:val="2C06231E"/>
    <w:rsid w:val="2C075C98"/>
    <w:rsid w:val="2C0C7C50"/>
    <w:rsid w:val="2C2B0E50"/>
    <w:rsid w:val="2C2B7F32"/>
    <w:rsid w:val="2C6E0125"/>
    <w:rsid w:val="2C9E3317"/>
    <w:rsid w:val="2CA73FB9"/>
    <w:rsid w:val="2CE03C39"/>
    <w:rsid w:val="2CE7455A"/>
    <w:rsid w:val="2D257534"/>
    <w:rsid w:val="2D272ADC"/>
    <w:rsid w:val="2D715559"/>
    <w:rsid w:val="2D8E33F8"/>
    <w:rsid w:val="2D9A1FE9"/>
    <w:rsid w:val="2DBB2BA2"/>
    <w:rsid w:val="2DC72929"/>
    <w:rsid w:val="2DD67620"/>
    <w:rsid w:val="2DE339F3"/>
    <w:rsid w:val="2E002B7F"/>
    <w:rsid w:val="2E2D27DC"/>
    <w:rsid w:val="2E2D5ACB"/>
    <w:rsid w:val="2E503368"/>
    <w:rsid w:val="2E5713DC"/>
    <w:rsid w:val="2E676002"/>
    <w:rsid w:val="2E7B5436"/>
    <w:rsid w:val="2E7B5E46"/>
    <w:rsid w:val="2E8F3E00"/>
    <w:rsid w:val="2EF107E3"/>
    <w:rsid w:val="2F0207CA"/>
    <w:rsid w:val="2F0D09D6"/>
    <w:rsid w:val="2F117245"/>
    <w:rsid w:val="2F225297"/>
    <w:rsid w:val="2F44100C"/>
    <w:rsid w:val="2F4543DB"/>
    <w:rsid w:val="2F61381A"/>
    <w:rsid w:val="2F9207C2"/>
    <w:rsid w:val="2F946BC0"/>
    <w:rsid w:val="2FA310C5"/>
    <w:rsid w:val="2FB86C7C"/>
    <w:rsid w:val="2FC27B8C"/>
    <w:rsid w:val="2FC30A9C"/>
    <w:rsid w:val="2FC913D9"/>
    <w:rsid w:val="2FD80952"/>
    <w:rsid w:val="2FDF5146"/>
    <w:rsid w:val="301D09A5"/>
    <w:rsid w:val="3034517C"/>
    <w:rsid w:val="30441DEE"/>
    <w:rsid w:val="305F29B5"/>
    <w:rsid w:val="30604C20"/>
    <w:rsid w:val="306F2C04"/>
    <w:rsid w:val="30780A76"/>
    <w:rsid w:val="30D62678"/>
    <w:rsid w:val="30D6721E"/>
    <w:rsid w:val="31015D39"/>
    <w:rsid w:val="31030C58"/>
    <w:rsid w:val="312D64FC"/>
    <w:rsid w:val="313F007D"/>
    <w:rsid w:val="31627DCE"/>
    <w:rsid w:val="31790F2F"/>
    <w:rsid w:val="31900EBD"/>
    <w:rsid w:val="319856B1"/>
    <w:rsid w:val="31A35D09"/>
    <w:rsid w:val="31D84025"/>
    <w:rsid w:val="31E1443F"/>
    <w:rsid w:val="32092656"/>
    <w:rsid w:val="320E5BDA"/>
    <w:rsid w:val="320F34F7"/>
    <w:rsid w:val="322532D1"/>
    <w:rsid w:val="32531F87"/>
    <w:rsid w:val="325C273A"/>
    <w:rsid w:val="326845BA"/>
    <w:rsid w:val="32CB048E"/>
    <w:rsid w:val="32F23A41"/>
    <w:rsid w:val="330F598F"/>
    <w:rsid w:val="3324332E"/>
    <w:rsid w:val="33305949"/>
    <w:rsid w:val="333E1097"/>
    <w:rsid w:val="334F50EB"/>
    <w:rsid w:val="335A4A27"/>
    <w:rsid w:val="336F6B1D"/>
    <w:rsid w:val="3397452D"/>
    <w:rsid w:val="33D5262C"/>
    <w:rsid w:val="33E25EA4"/>
    <w:rsid w:val="34103495"/>
    <w:rsid w:val="34151B63"/>
    <w:rsid w:val="34151CEC"/>
    <w:rsid w:val="34181471"/>
    <w:rsid w:val="34255816"/>
    <w:rsid w:val="342E2B45"/>
    <w:rsid w:val="34682BA5"/>
    <w:rsid w:val="346C004A"/>
    <w:rsid w:val="34881833"/>
    <w:rsid w:val="348A7C24"/>
    <w:rsid w:val="34AC291C"/>
    <w:rsid w:val="34AE1EAC"/>
    <w:rsid w:val="34B25519"/>
    <w:rsid w:val="34BF22A4"/>
    <w:rsid w:val="34CE0540"/>
    <w:rsid w:val="34E7755D"/>
    <w:rsid w:val="35271346"/>
    <w:rsid w:val="35297E55"/>
    <w:rsid w:val="35345A98"/>
    <w:rsid w:val="359C0304"/>
    <w:rsid w:val="35B547D4"/>
    <w:rsid w:val="35C05408"/>
    <w:rsid w:val="35C92D0E"/>
    <w:rsid w:val="35F130C9"/>
    <w:rsid w:val="360A3DEE"/>
    <w:rsid w:val="360C1674"/>
    <w:rsid w:val="362B110B"/>
    <w:rsid w:val="3645275D"/>
    <w:rsid w:val="36754389"/>
    <w:rsid w:val="368B5FBF"/>
    <w:rsid w:val="369525A1"/>
    <w:rsid w:val="36BC11E0"/>
    <w:rsid w:val="36E7677E"/>
    <w:rsid w:val="371B09C4"/>
    <w:rsid w:val="373A527B"/>
    <w:rsid w:val="3746108C"/>
    <w:rsid w:val="375626E4"/>
    <w:rsid w:val="375E6E3B"/>
    <w:rsid w:val="37676F22"/>
    <w:rsid w:val="376875F2"/>
    <w:rsid w:val="37716F15"/>
    <w:rsid w:val="379C3FFE"/>
    <w:rsid w:val="37A66E3D"/>
    <w:rsid w:val="37D045D5"/>
    <w:rsid w:val="37EA518E"/>
    <w:rsid w:val="37FE1EE8"/>
    <w:rsid w:val="37FF36C2"/>
    <w:rsid w:val="381E5D20"/>
    <w:rsid w:val="38462B4D"/>
    <w:rsid w:val="384C3613"/>
    <w:rsid w:val="384F40CD"/>
    <w:rsid w:val="385E3BFF"/>
    <w:rsid w:val="38883724"/>
    <w:rsid w:val="38913832"/>
    <w:rsid w:val="38B80953"/>
    <w:rsid w:val="38E07224"/>
    <w:rsid w:val="38EB4100"/>
    <w:rsid w:val="39035654"/>
    <w:rsid w:val="39323226"/>
    <w:rsid w:val="393D683D"/>
    <w:rsid w:val="3942254E"/>
    <w:rsid w:val="39443CF5"/>
    <w:rsid w:val="395D50C9"/>
    <w:rsid w:val="397A47BE"/>
    <w:rsid w:val="399B7374"/>
    <w:rsid w:val="399E504A"/>
    <w:rsid w:val="39A0672C"/>
    <w:rsid w:val="39A631CA"/>
    <w:rsid w:val="39B218FF"/>
    <w:rsid w:val="39B81FEF"/>
    <w:rsid w:val="39DD789E"/>
    <w:rsid w:val="39DE452D"/>
    <w:rsid w:val="39E95614"/>
    <w:rsid w:val="39EC293F"/>
    <w:rsid w:val="3A0A75AF"/>
    <w:rsid w:val="3A185523"/>
    <w:rsid w:val="3A281864"/>
    <w:rsid w:val="3A5B7EA4"/>
    <w:rsid w:val="3A6B568F"/>
    <w:rsid w:val="3A713278"/>
    <w:rsid w:val="3A8B2973"/>
    <w:rsid w:val="3A9265FA"/>
    <w:rsid w:val="3AA95D41"/>
    <w:rsid w:val="3AC80D2F"/>
    <w:rsid w:val="3AE66936"/>
    <w:rsid w:val="3B135CF1"/>
    <w:rsid w:val="3B136C32"/>
    <w:rsid w:val="3B142983"/>
    <w:rsid w:val="3B5669C4"/>
    <w:rsid w:val="3B6578E6"/>
    <w:rsid w:val="3B955788"/>
    <w:rsid w:val="3BB61761"/>
    <w:rsid w:val="3BB64DC9"/>
    <w:rsid w:val="3BFD4D3A"/>
    <w:rsid w:val="3C1350AF"/>
    <w:rsid w:val="3C180A96"/>
    <w:rsid w:val="3C2D4105"/>
    <w:rsid w:val="3C4934A7"/>
    <w:rsid w:val="3C530966"/>
    <w:rsid w:val="3C5931F5"/>
    <w:rsid w:val="3C6215D7"/>
    <w:rsid w:val="3C7979B8"/>
    <w:rsid w:val="3C9C21C6"/>
    <w:rsid w:val="3CD57031"/>
    <w:rsid w:val="3D1B57C3"/>
    <w:rsid w:val="3D1C335C"/>
    <w:rsid w:val="3D217E4F"/>
    <w:rsid w:val="3D3F7241"/>
    <w:rsid w:val="3D646C2D"/>
    <w:rsid w:val="3D7C6195"/>
    <w:rsid w:val="3D827B26"/>
    <w:rsid w:val="3DB12E99"/>
    <w:rsid w:val="3DB81DDF"/>
    <w:rsid w:val="3DC322D6"/>
    <w:rsid w:val="3DD92CF4"/>
    <w:rsid w:val="3DE53D63"/>
    <w:rsid w:val="3DF8190D"/>
    <w:rsid w:val="3E025796"/>
    <w:rsid w:val="3E253B29"/>
    <w:rsid w:val="3E2F1C87"/>
    <w:rsid w:val="3E32390A"/>
    <w:rsid w:val="3E3453B5"/>
    <w:rsid w:val="3E763C2A"/>
    <w:rsid w:val="3EB03482"/>
    <w:rsid w:val="3ECD7EB1"/>
    <w:rsid w:val="3ECE5B3B"/>
    <w:rsid w:val="3EEB069D"/>
    <w:rsid w:val="3EEF0037"/>
    <w:rsid w:val="3EF4271F"/>
    <w:rsid w:val="3F3D260D"/>
    <w:rsid w:val="3F4A0461"/>
    <w:rsid w:val="3F7074E9"/>
    <w:rsid w:val="3F876CED"/>
    <w:rsid w:val="3FAC175D"/>
    <w:rsid w:val="3FAD7BEA"/>
    <w:rsid w:val="3FE1223B"/>
    <w:rsid w:val="3FEA7BB9"/>
    <w:rsid w:val="3FF05EBA"/>
    <w:rsid w:val="3FFB5930"/>
    <w:rsid w:val="400352D5"/>
    <w:rsid w:val="40357085"/>
    <w:rsid w:val="40616EC4"/>
    <w:rsid w:val="40632D9C"/>
    <w:rsid w:val="4071188A"/>
    <w:rsid w:val="408B4A60"/>
    <w:rsid w:val="40A2787E"/>
    <w:rsid w:val="40AF59F1"/>
    <w:rsid w:val="40C75613"/>
    <w:rsid w:val="40DD0192"/>
    <w:rsid w:val="4103195D"/>
    <w:rsid w:val="411E3B59"/>
    <w:rsid w:val="41325C94"/>
    <w:rsid w:val="41345FB0"/>
    <w:rsid w:val="4174107C"/>
    <w:rsid w:val="41914A1A"/>
    <w:rsid w:val="41B43FE4"/>
    <w:rsid w:val="41D73D4D"/>
    <w:rsid w:val="41E20EB5"/>
    <w:rsid w:val="41E30808"/>
    <w:rsid w:val="41E748B8"/>
    <w:rsid w:val="420413AB"/>
    <w:rsid w:val="42054C12"/>
    <w:rsid w:val="421C1E5A"/>
    <w:rsid w:val="423B0157"/>
    <w:rsid w:val="42590E92"/>
    <w:rsid w:val="425A2511"/>
    <w:rsid w:val="4271753F"/>
    <w:rsid w:val="42917D2D"/>
    <w:rsid w:val="42A7572E"/>
    <w:rsid w:val="42BE3614"/>
    <w:rsid w:val="42D47CB2"/>
    <w:rsid w:val="42D656DA"/>
    <w:rsid w:val="42DF0626"/>
    <w:rsid w:val="4307427C"/>
    <w:rsid w:val="433E491E"/>
    <w:rsid w:val="43444F9A"/>
    <w:rsid w:val="434D5832"/>
    <w:rsid w:val="43573614"/>
    <w:rsid w:val="4360741B"/>
    <w:rsid w:val="43687D1C"/>
    <w:rsid w:val="4385538A"/>
    <w:rsid w:val="438B5466"/>
    <w:rsid w:val="438E576C"/>
    <w:rsid w:val="439C0707"/>
    <w:rsid w:val="43E97997"/>
    <w:rsid w:val="43F07A94"/>
    <w:rsid w:val="44017FE5"/>
    <w:rsid w:val="441A0533"/>
    <w:rsid w:val="442071D8"/>
    <w:rsid w:val="442D627D"/>
    <w:rsid w:val="4438360A"/>
    <w:rsid w:val="444276C2"/>
    <w:rsid w:val="446906E3"/>
    <w:rsid w:val="44741451"/>
    <w:rsid w:val="447D1B80"/>
    <w:rsid w:val="44811861"/>
    <w:rsid w:val="44B01E00"/>
    <w:rsid w:val="452B76CE"/>
    <w:rsid w:val="453220DA"/>
    <w:rsid w:val="45407A7F"/>
    <w:rsid w:val="45771049"/>
    <w:rsid w:val="45A409BC"/>
    <w:rsid w:val="45B72A4E"/>
    <w:rsid w:val="45BC13BB"/>
    <w:rsid w:val="45CF13E5"/>
    <w:rsid w:val="45CF1A40"/>
    <w:rsid w:val="45D81A74"/>
    <w:rsid w:val="45DD1330"/>
    <w:rsid w:val="45E905B8"/>
    <w:rsid w:val="460F2BCA"/>
    <w:rsid w:val="462704F0"/>
    <w:rsid w:val="462946DB"/>
    <w:rsid w:val="46295F40"/>
    <w:rsid w:val="46671A01"/>
    <w:rsid w:val="46682FF2"/>
    <w:rsid w:val="46782738"/>
    <w:rsid w:val="46A376AB"/>
    <w:rsid w:val="46A8694D"/>
    <w:rsid w:val="46C51869"/>
    <w:rsid w:val="46E13349"/>
    <w:rsid w:val="46F53F6A"/>
    <w:rsid w:val="47130091"/>
    <w:rsid w:val="474C54A2"/>
    <w:rsid w:val="474D7C0C"/>
    <w:rsid w:val="47620A2A"/>
    <w:rsid w:val="478D2C55"/>
    <w:rsid w:val="479077D9"/>
    <w:rsid w:val="47B45F9E"/>
    <w:rsid w:val="47BE3FA2"/>
    <w:rsid w:val="47D8725E"/>
    <w:rsid w:val="47DB20EC"/>
    <w:rsid w:val="47E04A7C"/>
    <w:rsid w:val="47FF48E3"/>
    <w:rsid w:val="48024C1D"/>
    <w:rsid w:val="48323026"/>
    <w:rsid w:val="48350F84"/>
    <w:rsid w:val="483F0EE5"/>
    <w:rsid w:val="485E00DD"/>
    <w:rsid w:val="487C3074"/>
    <w:rsid w:val="487D4C1A"/>
    <w:rsid w:val="488506C0"/>
    <w:rsid w:val="488A519B"/>
    <w:rsid w:val="48933D1A"/>
    <w:rsid w:val="48CD4C76"/>
    <w:rsid w:val="48E0496E"/>
    <w:rsid w:val="49371E18"/>
    <w:rsid w:val="49394FFD"/>
    <w:rsid w:val="49464DB9"/>
    <w:rsid w:val="49473080"/>
    <w:rsid w:val="494E188B"/>
    <w:rsid w:val="496A06F7"/>
    <w:rsid w:val="49A24626"/>
    <w:rsid w:val="4A00559B"/>
    <w:rsid w:val="4A056E03"/>
    <w:rsid w:val="4A34610A"/>
    <w:rsid w:val="4A525C34"/>
    <w:rsid w:val="4A95208C"/>
    <w:rsid w:val="4ABA1BA3"/>
    <w:rsid w:val="4AC36136"/>
    <w:rsid w:val="4AD343D4"/>
    <w:rsid w:val="4AD633E9"/>
    <w:rsid w:val="4AE81DDF"/>
    <w:rsid w:val="4B133B75"/>
    <w:rsid w:val="4B2B225A"/>
    <w:rsid w:val="4B363178"/>
    <w:rsid w:val="4B3D0E94"/>
    <w:rsid w:val="4B487488"/>
    <w:rsid w:val="4B5B6330"/>
    <w:rsid w:val="4B6C1726"/>
    <w:rsid w:val="4BCF4A17"/>
    <w:rsid w:val="4BDC2839"/>
    <w:rsid w:val="4BF536B3"/>
    <w:rsid w:val="4BFA7A00"/>
    <w:rsid w:val="4C0E53E9"/>
    <w:rsid w:val="4C1C6C93"/>
    <w:rsid w:val="4C2132B9"/>
    <w:rsid w:val="4C2508CE"/>
    <w:rsid w:val="4C463794"/>
    <w:rsid w:val="4C7E133A"/>
    <w:rsid w:val="4CAB08EE"/>
    <w:rsid w:val="4CC425AC"/>
    <w:rsid w:val="4CCC4535"/>
    <w:rsid w:val="4CDE3A02"/>
    <w:rsid w:val="4D03425D"/>
    <w:rsid w:val="4D8E3BB5"/>
    <w:rsid w:val="4D9B51CA"/>
    <w:rsid w:val="4DC075C6"/>
    <w:rsid w:val="4DD602AA"/>
    <w:rsid w:val="4DDE1181"/>
    <w:rsid w:val="4DE1519F"/>
    <w:rsid w:val="4DE761D8"/>
    <w:rsid w:val="4DE949EC"/>
    <w:rsid w:val="4E08397A"/>
    <w:rsid w:val="4E2E46E0"/>
    <w:rsid w:val="4E323874"/>
    <w:rsid w:val="4E3F6EF3"/>
    <w:rsid w:val="4E493AB5"/>
    <w:rsid w:val="4E605327"/>
    <w:rsid w:val="4E794401"/>
    <w:rsid w:val="4EAC6697"/>
    <w:rsid w:val="4EFA12BC"/>
    <w:rsid w:val="4F651B28"/>
    <w:rsid w:val="4F6F4731"/>
    <w:rsid w:val="4F76008A"/>
    <w:rsid w:val="4F995F42"/>
    <w:rsid w:val="4FA303D4"/>
    <w:rsid w:val="4FEE370A"/>
    <w:rsid w:val="4FEF1310"/>
    <w:rsid w:val="50026635"/>
    <w:rsid w:val="50046632"/>
    <w:rsid w:val="50121A90"/>
    <w:rsid w:val="501767D2"/>
    <w:rsid w:val="50307B74"/>
    <w:rsid w:val="503C26FE"/>
    <w:rsid w:val="504276D4"/>
    <w:rsid w:val="504C0996"/>
    <w:rsid w:val="506C4D6E"/>
    <w:rsid w:val="509B0108"/>
    <w:rsid w:val="50A70F74"/>
    <w:rsid w:val="50AA4327"/>
    <w:rsid w:val="50B67086"/>
    <w:rsid w:val="50EE3F25"/>
    <w:rsid w:val="50FA5B13"/>
    <w:rsid w:val="50FE0516"/>
    <w:rsid w:val="512A00B9"/>
    <w:rsid w:val="51316ACE"/>
    <w:rsid w:val="516512C2"/>
    <w:rsid w:val="519C5852"/>
    <w:rsid w:val="51A76E1F"/>
    <w:rsid w:val="51B97C43"/>
    <w:rsid w:val="51DF2C2F"/>
    <w:rsid w:val="52187E01"/>
    <w:rsid w:val="526623D4"/>
    <w:rsid w:val="528A106D"/>
    <w:rsid w:val="53141372"/>
    <w:rsid w:val="53365763"/>
    <w:rsid w:val="533D76FD"/>
    <w:rsid w:val="537464D4"/>
    <w:rsid w:val="537D46F6"/>
    <w:rsid w:val="538E101D"/>
    <w:rsid w:val="53964A59"/>
    <w:rsid w:val="53C034D5"/>
    <w:rsid w:val="53DB22A5"/>
    <w:rsid w:val="53EC6875"/>
    <w:rsid w:val="540C1576"/>
    <w:rsid w:val="541424B4"/>
    <w:rsid w:val="5457462D"/>
    <w:rsid w:val="546379FE"/>
    <w:rsid w:val="54732DB3"/>
    <w:rsid w:val="54886A2C"/>
    <w:rsid w:val="54974E30"/>
    <w:rsid w:val="54986582"/>
    <w:rsid w:val="54BC7F79"/>
    <w:rsid w:val="550149D9"/>
    <w:rsid w:val="550B5E83"/>
    <w:rsid w:val="552D1D14"/>
    <w:rsid w:val="55356720"/>
    <w:rsid w:val="55632AB1"/>
    <w:rsid w:val="55782831"/>
    <w:rsid w:val="55887375"/>
    <w:rsid w:val="558A4D8D"/>
    <w:rsid w:val="558B2FB3"/>
    <w:rsid w:val="558F144A"/>
    <w:rsid w:val="55935E98"/>
    <w:rsid w:val="55A90E44"/>
    <w:rsid w:val="55AA0F15"/>
    <w:rsid w:val="55F30A9D"/>
    <w:rsid w:val="56105D43"/>
    <w:rsid w:val="5682717A"/>
    <w:rsid w:val="5688413C"/>
    <w:rsid w:val="56B150A7"/>
    <w:rsid w:val="5700457B"/>
    <w:rsid w:val="570A48BE"/>
    <w:rsid w:val="571B366B"/>
    <w:rsid w:val="573C76E2"/>
    <w:rsid w:val="5771684C"/>
    <w:rsid w:val="577F7708"/>
    <w:rsid w:val="57913B6E"/>
    <w:rsid w:val="57D72609"/>
    <w:rsid w:val="57F52123"/>
    <w:rsid w:val="57F87C20"/>
    <w:rsid w:val="57FC590E"/>
    <w:rsid w:val="57FE5CA7"/>
    <w:rsid w:val="5811237C"/>
    <w:rsid w:val="58291300"/>
    <w:rsid w:val="58362043"/>
    <w:rsid w:val="58733F2D"/>
    <w:rsid w:val="58A55361"/>
    <w:rsid w:val="58A83B21"/>
    <w:rsid w:val="58B421CB"/>
    <w:rsid w:val="58D31621"/>
    <w:rsid w:val="58EF0C8D"/>
    <w:rsid w:val="58FE2275"/>
    <w:rsid w:val="591533DF"/>
    <w:rsid w:val="591D2991"/>
    <w:rsid w:val="592F029C"/>
    <w:rsid w:val="593340F8"/>
    <w:rsid w:val="593C7CA2"/>
    <w:rsid w:val="59614F1F"/>
    <w:rsid w:val="596569D2"/>
    <w:rsid w:val="597B3EBD"/>
    <w:rsid w:val="59BA396D"/>
    <w:rsid w:val="59C64C46"/>
    <w:rsid w:val="59E23CBD"/>
    <w:rsid w:val="59E44C04"/>
    <w:rsid w:val="5A462106"/>
    <w:rsid w:val="5A825863"/>
    <w:rsid w:val="5AD60785"/>
    <w:rsid w:val="5AE16C86"/>
    <w:rsid w:val="5AE83023"/>
    <w:rsid w:val="5AF45B0F"/>
    <w:rsid w:val="5B053558"/>
    <w:rsid w:val="5B217393"/>
    <w:rsid w:val="5B36658D"/>
    <w:rsid w:val="5B3754D7"/>
    <w:rsid w:val="5B3B06AB"/>
    <w:rsid w:val="5B3B147D"/>
    <w:rsid w:val="5B441C5D"/>
    <w:rsid w:val="5B5B61BC"/>
    <w:rsid w:val="5B5E328B"/>
    <w:rsid w:val="5B8C7CA0"/>
    <w:rsid w:val="5B9A59AE"/>
    <w:rsid w:val="5B9C307A"/>
    <w:rsid w:val="5BA70AD8"/>
    <w:rsid w:val="5BB724B8"/>
    <w:rsid w:val="5BD509AA"/>
    <w:rsid w:val="5BD67DAD"/>
    <w:rsid w:val="5BF163A2"/>
    <w:rsid w:val="5BF970F3"/>
    <w:rsid w:val="5C005FF9"/>
    <w:rsid w:val="5C2B36A4"/>
    <w:rsid w:val="5C2B4076"/>
    <w:rsid w:val="5C7A729B"/>
    <w:rsid w:val="5C856FFC"/>
    <w:rsid w:val="5CAE4721"/>
    <w:rsid w:val="5CAF3A54"/>
    <w:rsid w:val="5CE92CBC"/>
    <w:rsid w:val="5CF952C6"/>
    <w:rsid w:val="5CFE50BE"/>
    <w:rsid w:val="5D0F6F37"/>
    <w:rsid w:val="5D230D3B"/>
    <w:rsid w:val="5D25100B"/>
    <w:rsid w:val="5D3612B9"/>
    <w:rsid w:val="5D3B085E"/>
    <w:rsid w:val="5D412DD7"/>
    <w:rsid w:val="5D4E0111"/>
    <w:rsid w:val="5D4F5E1D"/>
    <w:rsid w:val="5D7F39C3"/>
    <w:rsid w:val="5DB95423"/>
    <w:rsid w:val="5DD134DD"/>
    <w:rsid w:val="5DD249D3"/>
    <w:rsid w:val="5DD85E99"/>
    <w:rsid w:val="5DF30545"/>
    <w:rsid w:val="5E1B5B5F"/>
    <w:rsid w:val="5E2218C4"/>
    <w:rsid w:val="5E246F8E"/>
    <w:rsid w:val="5E3B4249"/>
    <w:rsid w:val="5E584C00"/>
    <w:rsid w:val="5E643AFF"/>
    <w:rsid w:val="5E89479C"/>
    <w:rsid w:val="5E982DB7"/>
    <w:rsid w:val="5EBB4303"/>
    <w:rsid w:val="5ECF664E"/>
    <w:rsid w:val="5ED52EDF"/>
    <w:rsid w:val="5F043FDC"/>
    <w:rsid w:val="5F2968F7"/>
    <w:rsid w:val="5F38584B"/>
    <w:rsid w:val="5F3B295F"/>
    <w:rsid w:val="5F477316"/>
    <w:rsid w:val="5F5C018F"/>
    <w:rsid w:val="5F5F11B9"/>
    <w:rsid w:val="5F7E1BD5"/>
    <w:rsid w:val="5F910226"/>
    <w:rsid w:val="5FB5163B"/>
    <w:rsid w:val="5FBF1508"/>
    <w:rsid w:val="600169C0"/>
    <w:rsid w:val="601555A7"/>
    <w:rsid w:val="601E3A53"/>
    <w:rsid w:val="60232AEC"/>
    <w:rsid w:val="60490E58"/>
    <w:rsid w:val="60494829"/>
    <w:rsid w:val="604D4AE4"/>
    <w:rsid w:val="60636246"/>
    <w:rsid w:val="606F1012"/>
    <w:rsid w:val="60974197"/>
    <w:rsid w:val="60985418"/>
    <w:rsid w:val="60C4102F"/>
    <w:rsid w:val="60CF2402"/>
    <w:rsid w:val="60E301D6"/>
    <w:rsid w:val="60FC2558"/>
    <w:rsid w:val="6114274B"/>
    <w:rsid w:val="6134549F"/>
    <w:rsid w:val="61567CFF"/>
    <w:rsid w:val="61735D57"/>
    <w:rsid w:val="61C153C6"/>
    <w:rsid w:val="61D23F99"/>
    <w:rsid w:val="62122375"/>
    <w:rsid w:val="62263318"/>
    <w:rsid w:val="62536BF5"/>
    <w:rsid w:val="625B6578"/>
    <w:rsid w:val="62666F3C"/>
    <w:rsid w:val="626E02B1"/>
    <w:rsid w:val="62924DAF"/>
    <w:rsid w:val="62967C3E"/>
    <w:rsid w:val="62A01B1B"/>
    <w:rsid w:val="62B335D3"/>
    <w:rsid w:val="62B37E23"/>
    <w:rsid w:val="62EC7731"/>
    <w:rsid w:val="632A77E9"/>
    <w:rsid w:val="63302366"/>
    <w:rsid w:val="63540085"/>
    <w:rsid w:val="638F3436"/>
    <w:rsid w:val="63992A71"/>
    <w:rsid w:val="63AB7202"/>
    <w:rsid w:val="63C53383"/>
    <w:rsid w:val="63FA6933"/>
    <w:rsid w:val="642B5E85"/>
    <w:rsid w:val="645452DB"/>
    <w:rsid w:val="6475382E"/>
    <w:rsid w:val="64776B18"/>
    <w:rsid w:val="64C71E4D"/>
    <w:rsid w:val="64C9722C"/>
    <w:rsid w:val="64CD7E30"/>
    <w:rsid w:val="64F90D5D"/>
    <w:rsid w:val="64F95C6E"/>
    <w:rsid w:val="64FC74EE"/>
    <w:rsid w:val="65061108"/>
    <w:rsid w:val="650E162D"/>
    <w:rsid w:val="651F7A4B"/>
    <w:rsid w:val="65307681"/>
    <w:rsid w:val="65403997"/>
    <w:rsid w:val="65874094"/>
    <w:rsid w:val="659E3133"/>
    <w:rsid w:val="65E74B49"/>
    <w:rsid w:val="65E74FC5"/>
    <w:rsid w:val="6615238B"/>
    <w:rsid w:val="66186D7B"/>
    <w:rsid w:val="662372F5"/>
    <w:rsid w:val="6632085E"/>
    <w:rsid w:val="665105E3"/>
    <w:rsid w:val="665D4B3E"/>
    <w:rsid w:val="666757DA"/>
    <w:rsid w:val="6681237B"/>
    <w:rsid w:val="66814319"/>
    <w:rsid w:val="6682543D"/>
    <w:rsid w:val="6685183B"/>
    <w:rsid w:val="6693198F"/>
    <w:rsid w:val="66D15551"/>
    <w:rsid w:val="66D34995"/>
    <w:rsid w:val="66E02A61"/>
    <w:rsid w:val="66E536E8"/>
    <w:rsid w:val="67263214"/>
    <w:rsid w:val="67264828"/>
    <w:rsid w:val="674767D3"/>
    <w:rsid w:val="67571A40"/>
    <w:rsid w:val="679D3EC8"/>
    <w:rsid w:val="67D93395"/>
    <w:rsid w:val="67E36485"/>
    <w:rsid w:val="68027681"/>
    <w:rsid w:val="681A5785"/>
    <w:rsid w:val="683D0956"/>
    <w:rsid w:val="685342F5"/>
    <w:rsid w:val="685C5D50"/>
    <w:rsid w:val="68652F14"/>
    <w:rsid w:val="686811E8"/>
    <w:rsid w:val="68745F63"/>
    <w:rsid w:val="68761A8A"/>
    <w:rsid w:val="68950D9E"/>
    <w:rsid w:val="6898408D"/>
    <w:rsid w:val="68C079F4"/>
    <w:rsid w:val="68CD55AD"/>
    <w:rsid w:val="68E767DE"/>
    <w:rsid w:val="68F31206"/>
    <w:rsid w:val="68FA31AD"/>
    <w:rsid w:val="690D6FBA"/>
    <w:rsid w:val="695064A1"/>
    <w:rsid w:val="6957644C"/>
    <w:rsid w:val="69986165"/>
    <w:rsid w:val="699B2F8E"/>
    <w:rsid w:val="69B8367E"/>
    <w:rsid w:val="69D12139"/>
    <w:rsid w:val="6A24213C"/>
    <w:rsid w:val="6A2C7A7A"/>
    <w:rsid w:val="6A3457FD"/>
    <w:rsid w:val="6A42230F"/>
    <w:rsid w:val="6A867609"/>
    <w:rsid w:val="6A917D8E"/>
    <w:rsid w:val="6A940FF6"/>
    <w:rsid w:val="6AB15773"/>
    <w:rsid w:val="6B0A2AF1"/>
    <w:rsid w:val="6B492E7E"/>
    <w:rsid w:val="6B6824F2"/>
    <w:rsid w:val="6B850B6B"/>
    <w:rsid w:val="6BB12EE3"/>
    <w:rsid w:val="6BCD5704"/>
    <w:rsid w:val="6BDA52AE"/>
    <w:rsid w:val="6C2374DD"/>
    <w:rsid w:val="6C2E19D3"/>
    <w:rsid w:val="6C490E57"/>
    <w:rsid w:val="6C707E49"/>
    <w:rsid w:val="6C8A115D"/>
    <w:rsid w:val="6C9F57C8"/>
    <w:rsid w:val="6CB47AE9"/>
    <w:rsid w:val="6CDB2EC7"/>
    <w:rsid w:val="6CF56DBF"/>
    <w:rsid w:val="6D070CCC"/>
    <w:rsid w:val="6D1C09BF"/>
    <w:rsid w:val="6D23387D"/>
    <w:rsid w:val="6D2B2DD9"/>
    <w:rsid w:val="6D463EB6"/>
    <w:rsid w:val="6D5F2FB7"/>
    <w:rsid w:val="6D6300EB"/>
    <w:rsid w:val="6D76577B"/>
    <w:rsid w:val="6D7F0E37"/>
    <w:rsid w:val="6DAA164A"/>
    <w:rsid w:val="6DB96447"/>
    <w:rsid w:val="6DCA60E5"/>
    <w:rsid w:val="6DD14A16"/>
    <w:rsid w:val="6DDC7BA0"/>
    <w:rsid w:val="6E0C1490"/>
    <w:rsid w:val="6E1548A9"/>
    <w:rsid w:val="6E343E11"/>
    <w:rsid w:val="6E4F5B4F"/>
    <w:rsid w:val="6E557215"/>
    <w:rsid w:val="6E6E3DBC"/>
    <w:rsid w:val="6E7442E5"/>
    <w:rsid w:val="6E830246"/>
    <w:rsid w:val="6E8F0181"/>
    <w:rsid w:val="6EC47D0E"/>
    <w:rsid w:val="6EEE58A3"/>
    <w:rsid w:val="6F0E5B05"/>
    <w:rsid w:val="6F0F3489"/>
    <w:rsid w:val="6F1D06C5"/>
    <w:rsid w:val="6F250E26"/>
    <w:rsid w:val="6F42647B"/>
    <w:rsid w:val="6F4D54E5"/>
    <w:rsid w:val="6F984ADD"/>
    <w:rsid w:val="6FAE7B8E"/>
    <w:rsid w:val="6FCE76EC"/>
    <w:rsid w:val="701C5647"/>
    <w:rsid w:val="70BD2467"/>
    <w:rsid w:val="70DB536E"/>
    <w:rsid w:val="71193472"/>
    <w:rsid w:val="71392316"/>
    <w:rsid w:val="714E7219"/>
    <w:rsid w:val="71733ACF"/>
    <w:rsid w:val="71856019"/>
    <w:rsid w:val="71F33817"/>
    <w:rsid w:val="71FA66C3"/>
    <w:rsid w:val="71FD741F"/>
    <w:rsid w:val="72044B85"/>
    <w:rsid w:val="72204B67"/>
    <w:rsid w:val="72633870"/>
    <w:rsid w:val="729D10BD"/>
    <w:rsid w:val="729F4A2D"/>
    <w:rsid w:val="72A37BD8"/>
    <w:rsid w:val="72B55C83"/>
    <w:rsid w:val="72BC0195"/>
    <w:rsid w:val="72CC2797"/>
    <w:rsid w:val="72D2693C"/>
    <w:rsid w:val="72F70EAF"/>
    <w:rsid w:val="72F76672"/>
    <w:rsid w:val="73194601"/>
    <w:rsid w:val="7329026A"/>
    <w:rsid w:val="732C47E1"/>
    <w:rsid w:val="73AD442D"/>
    <w:rsid w:val="74073BCF"/>
    <w:rsid w:val="74107642"/>
    <w:rsid w:val="744A5B05"/>
    <w:rsid w:val="748304C8"/>
    <w:rsid w:val="74BD4906"/>
    <w:rsid w:val="74BF3B3D"/>
    <w:rsid w:val="74FC2C52"/>
    <w:rsid w:val="75213FAF"/>
    <w:rsid w:val="752E38D8"/>
    <w:rsid w:val="754C15D1"/>
    <w:rsid w:val="755D469B"/>
    <w:rsid w:val="758A1982"/>
    <w:rsid w:val="75B3267D"/>
    <w:rsid w:val="75B43F64"/>
    <w:rsid w:val="75B66B42"/>
    <w:rsid w:val="75BE13D7"/>
    <w:rsid w:val="75C943BB"/>
    <w:rsid w:val="75D508C7"/>
    <w:rsid w:val="75DE27F2"/>
    <w:rsid w:val="75F7581F"/>
    <w:rsid w:val="75FC2063"/>
    <w:rsid w:val="762B35DA"/>
    <w:rsid w:val="76780046"/>
    <w:rsid w:val="76A362BF"/>
    <w:rsid w:val="76AF46F4"/>
    <w:rsid w:val="76E41A89"/>
    <w:rsid w:val="76E7235C"/>
    <w:rsid w:val="771A205A"/>
    <w:rsid w:val="77220D79"/>
    <w:rsid w:val="774539FA"/>
    <w:rsid w:val="77562F57"/>
    <w:rsid w:val="776C4188"/>
    <w:rsid w:val="778D6E30"/>
    <w:rsid w:val="779346F9"/>
    <w:rsid w:val="77A24C59"/>
    <w:rsid w:val="77BF0EF1"/>
    <w:rsid w:val="77CF5A9A"/>
    <w:rsid w:val="77F61652"/>
    <w:rsid w:val="78030A6B"/>
    <w:rsid w:val="785416DD"/>
    <w:rsid w:val="78637948"/>
    <w:rsid w:val="78740248"/>
    <w:rsid w:val="788E18B6"/>
    <w:rsid w:val="78973E6E"/>
    <w:rsid w:val="78992FCD"/>
    <w:rsid w:val="78A30634"/>
    <w:rsid w:val="78B04142"/>
    <w:rsid w:val="78B3798A"/>
    <w:rsid w:val="78DA552C"/>
    <w:rsid w:val="78FB2488"/>
    <w:rsid w:val="78FC781A"/>
    <w:rsid w:val="791E1D9E"/>
    <w:rsid w:val="79283F9A"/>
    <w:rsid w:val="792D6E7A"/>
    <w:rsid w:val="79375E77"/>
    <w:rsid w:val="7945797D"/>
    <w:rsid w:val="79782D97"/>
    <w:rsid w:val="7996182F"/>
    <w:rsid w:val="79B65C73"/>
    <w:rsid w:val="79C811E4"/>
    <w:rsid w:val="79E73C38"/>
    <w:rsid w:val="7A0460A7"/>
    <w:rsid w:val="7A367D98"/>
    <w:rsid w:val="7A8F2717"/>
    <w:rsid w:val="7A9C7E51"/>
    <w:rsid w:val="7AB457E1"/>
    <w:rsid w:val="7AC0127A"/>
    <w:rsid w:val="7B174420"/>
    <w:rsid w:val="7B4913EA"/>
    <w:rsid w:val="7B804688"/>
    <w:rsid w:val="7B9670EC"/>
    <w:rsid w:val="7BA145F5"/>
    <w:rsid w:val="7BA5508F"/>
    <w:rsid w:val="7BB1256C"/>
    <w:rsid w:val="7BC4655A"/>
    <w:rsid w:val="7BDD3102"/>
    <w:rsid w:val="7BEE6B5C"/>
    <w:rsid w:val="7BF9020C"/>
    <w:rsid w:val="7C107D8D"/>
    <w:rsid w:val="7C3D3E7D"/>
    <w:rsid w:val="7C491508"/>
    <w:rsid w:val="7C5A307A"/>
    <w:rsid w:val="7C5E482A"/>
    <w:rsid w:val="7C6E3816"/>
    <w:rsid w:val="7C83043E"/>
    <w:rsid w:val="7C9E568E"/>
    <w:rsid w:val="7CA978C2"/>
    <w:rsid w:val="7CB07956"/>
    <w:rsid w:val="7CC77624"/>
    <w:rsid w:val="7CED0780"/>
    <w:rsid w:val="7D196492"/>
    <w:rsid w:val="7D207872"/>
    <w:rsid w:val="7D5D0A57"/>
    <w:rsid w:val="7D8871D6"/>
    <w:rsid w:val="7D975244"/>
    <w:rsid w:val="7DB25F0C"/>
    <w:rsid w:val="7DBC0FA4"/>
    <w:rsid w:val="7DD30764"/>
    <w:rsid w:val="7DF10C28"/>
    <w:rsid w:val="7DF77059"/>
    <w:rsid w:val="7E1105DC"/>
    <w:rsid w:val="7E1347EE"/>
    <w:rsid w:val="7E1750A5"/>
    <w:rsid w:val="7E19546B"/>
    <w:rsid w:val="7E1A6688"/>
    <w:rsid w:val="7E1C2BFE"/>
    <w:rsid w:val="7E1F25F6"/>
    <w:rsid w:val="7E31780A"/>
    <w:rsid w:val="7E5C2720"/>
    <w:rsid w:val="7E6610F8"/>
    <w:rsid w:val="7E6A2D49"/>
    <w:rsid w:val="7E732256"/>
    <w:rsid w:val="7E774E72"/>
    <w:rsid w:val="7E8B032D"/>
    <w:rsid w:val="7ED51D36"/>
    <w:rsid w:val="7EEE3F91"/>
    <w:rsid w:val="7F540C99"/>
    <w:rsid w:val="7F637EE5"/>
    <w:rsid w:val="7F643E92"/>
    <w:rsid w:val="7F65041A"/>
    <w:rsid w:val="7F6C0C84"/>
    <w:rsid w:val="7F827618"/>
    <w:rsid w:val="7FAD6ED8"/>
    <w:rsid w:val="7FC165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EE2D73"/>
  <w15:docId w15:val="{17466EB6-8B9C-43E8-B642-B0993E7022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qFormat="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rPr>
  </w:style>
  <w:style w:type="paragraph" w:styleId="1">
    <w:name w:val="heading 1"/>
    <w:basedOn w:val="a"/>
    <w:next w:val="a"/>
    <w:link w:val="10"/>
    <w:qFormat/>
    <w:pPr>
      <w:keepNext/>
      <w:keepLines/>
      <w:tabs>
        <w:tab w:val="left" w:pos="3260"/>
      </w:tabs>
      <w:adjustRightInd w:val="0"/>
      <w:snapToGrid w:val="0"/>
      <w:spacing w:beforeLines="50" w:before="156" w:line="360" w:lineRule="auto"/>
      <w:jc w:val="left"/>
      <w:outlineLvl w:val="0"/>
    </w:pPr>
    <w:rPr>
      <w:rFonts w:ascii="Calibri" w:eastAsia="黑体" w:hAnsi="Calibri"/>
      <w:kern w:val="44"/>
      <w:sz w:val="30"/>
      <w:szCs w:val="24"/>
    </w:rPr>
  </w:style>
  <w:style w:type="paragraph" w:styleId="2">
    <w:name w:val="heading 2"/>
    <w:basedOn w:val="a"/>
    <w:next w:val="a"/>
    <w:link w:val="20"/>
    <w:qFormat/>
    <w:pPr>
      <w:keepNext/>
      <w:keepLines/>
      <w:adjustRightInd w:val="0"/>
      <w:snapToGrid w:val="0"/>
      <w:spacing w:line="360" w:lineRule="auto"/>
      <w:outlineLvl w:val="1"/>
    </w:pPr>
    <w:rPr>
      <w:rFonts w:eastAsia="黑体"/>
      <w:bCs/>
      <w:sz w:val="28"/>
      <w:szCs w:val="32"/>
    </w:rPr>
  </w:style>
  <w:style w:type="paragraph" w:styleId="3">
    <w:name w:val="heading 3"/>
    <w:basedOn w:val="a"/>
    <w:next w:val="a"/>
    <w:link w:val="30"/>
    <w:qFormat/>
    <w:pPr>
      <w:keepNext/>
      <w:keepLines/>
      <w:spacing w:line="360" w:lineRule="auto"/>
      <w:outlineLvl w:val="2"/>
    </w:pPr>
    <w:rPr>
      <w:rFonts w:ascii="Calibri" w:eastAsia="黑体" w:hAnsi="Calibri"/>
      <w:bCs/>
      <w:sz w:val="24"/>
      <w:szCs w:val="32"/>
    </w:rPr>
  </w:style>
  <w:style w:type="paragraph" w:styleId="5">
    <w:name w:val="heading 5"/>
    <w:basedOn w:val="a"/>
    <w:next w:val="a"/>
    <w:uiPriority w:val="9"/>
    <w:semiHidden/>
    <w:unhideWhenUsed/>
    <w:qFormat/>
    <w:pPr>
      <w:spacing w:beforeAutospacing="1" w:afterAutospacing="1"/>
      <w:jc w:val="left"/>
      <w:outlineLvl w:val="4"/>
    </w:pPr>
    <w:rPr>
      <w:rFonts w:ascii="宋体" w:hAnsi="宋体" w:hint="eastAsia"/>
      <w:b/>
      <w:kern w:val="0"/>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link w:val="a4"/>
    <w:qFormat/>
    <w:pPr>
      <w:spacing w:line="360" w:lineRule="exact"/>
      <w:ind w:left="538" w:hangingChars="192" w:hanging="538"/>
    </w:pPr>
    <w:rPr>
      <w:rFonts w:ascii="Calibri" w:hAnsi="Calibri"/>
      <w:sz w:val="28"/>
      <w:szCs w:val="24"/>
    </w:rPr>
  </w:style>
  <w:style w:type="paragraph" w:styleId="TOC3">
    <w:name w:val="toc 3"/>
    <w:basedOn w:val="a"/>
    <w:next w:val="a"/>
    <w:uiPriority w:val="39"/>
    <w:unhideWhenUsed/>
    <w:qFormat/>
    <w:pPr>
      <w:ind w:leftChars="400" w:left="840"/>
    </w:pPr>
  </w:style>
  <w:style w:type="paragraph" w:styleId="a5">
    <w:name w:val="Plain Text"/>
    <w:basedOn w:val="a"/>
    <w:link w:val="a6"/>
    <w:uiPriority w:val="99"/>
    <w:qFormat/>
    <w:rPr>
      <w:rFonts w:ascii="宋体" w:hAnsi="Courier New"/>
      <w:szCs w:val="24"/>
    </w:rPr>
  </w:style>
  <w:style w:type="paragraph" w:styleId="a7">
    <w:name w:val="Balloon Text"/>
    <w:basedOn w:val="a"/>
    <w:link w:val="a8"/>
    <w:uiPriority w:val="99"/>
    <w:semiHidden/>
    <w:unhideWhenUsed/>
    <w:qFormat/>
    <w:rPr>
      <w:sz w:val="18"/>
      <w:szCs w:val="18"/>
    </w:rPr>
  </w:style>
  <w:style w:type="paragraph" w:styleId="a9">
    <w:name w:val="footer"/>
    <w:basedOn w:val="a"/>
    <w:link w:val="aa"/>
    <w:uiPriority w:val="99"/>
    <w:unhideWhenUsed/>
    <w:pPr>
      <w:tabs>
        <w:tab w:val="center" w:pos="4153"/>
        <w:tab w:val="right" w:pos="8306"/>
      </w:tabs>
      <w:snapToGrid w:val="0"/>
      <w:jc w:val="left"/>
    </w:pPr>
    <w:rPr>
      <w:sz w:val="18"/>
    </w:rPr>
  </w:style>
  <w:style w:type="paragraph" w:styleId="ab">
    <w:name w:val="header"/>
    <w:basedOn w:val="a"/>
    <w:link w:val="ac"/>
    <w:uiPriority w:val="99"/>
    <w:qFormat/>
    <w:pPr>
      <w:pBdr>
        <w:bottom w:val="single" w:sz="6" w:space="1" w:color="auto"/>
      </w:pBdr>
      <w:tabs>
        <w:tab w:val="center" w:pos="4153"/>
        <w:tab w:val="right" w:pos="8306"/>
      </w:tabs>
      <w:snapToGrid w:val="0"/>
      <w:jc w:val="center"/>
    </w:pPr>
    <w:rPr>
      <w:rFonts w:ascii="Calibri" w:hAnsi="Calibri"/>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paragraph" w:styleId="ad">
    <w:name w:val="Normal (Web)"/>
    <w:basedOn w:val="a"/>
    <w:uiPriority w:val="99"/>
    <w:unhideWhenUsed/>
    <w:qFormat/>
    <w:pPr>
      <w:widowControl/>
      <w:spacing w:before="100" w:beforeAutospacing="1" w:after="100" w:afterAutospacing="1"/>
      <w:jc w:val="left"/>
    </w:pPr>
    <w:rPr>
      <w:rFonts w:ascii="宋体" w:hAnsi="宋体" w:cs="宋体"/>
      <w:kern w:val="0"/>
      <w:sz w:val="24"/>
      <w:szCs w:val="24"/>
    </w:rPr>
  </w:style>
  <w:style w:type="table" w:styleId="ae">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Strong"/>
    <w:basedOn w:val="a0"/>
    <w:uiPriority w:val="22"/>
    <w:qFormat/>
    <w:rPr>
      <w:b/>
      <w:bCs/>
    </w:rPr>
  </w:style>
  <w:style w:type="character" w:styleId="af0">
    <w:name w:val="Emphasis"/>
    <w:basedOn w:val="a0"/>
    <w:uiPriority w:val="20"/>
    <w:qFormat/>
    <w:rPr>
      <w:i/>
      <w:iCs/>
    </w:rPr>
  </w:style>
  <w:style w:type="character" w:styleId="af1">
    <w:name w:val="Hyperlink"/>
    <w:basedOn w:val="a0"/>
    <w:uiPriority w:val="99"/>
    <w:unhideWhenUsed/>
    <w:qFormat/>
    <w:rPr>
      <w:color w:val="0000FF"/>
      <w:u w:val="single"/>
    </w:rPr>
  </w:style>
  <w:style w:type="character" w:customStyle="1" w:styleId="a6">
    <w:name w:val="纯文本 字符"/>
    <w:basedOn w:val="a0"/>
    <w:link w:val="a5"/>
    <w:uiPriority w:val="99"/>
    <w:qFormat/>
    <w:rPr>
      <w:rFonts w:ascii="宋体" w:eastAsia="宋体" w:hAnsi="Courier New" w:cs="Times New Roman"/>
      <w:szCs w:val="24"/>
    </w:rPr>
  </w:style>
  <w:style w:type="character" w:customStyle="1" w:styleId="10">
    <w:name w:val="标题 1 字符"/>
    <w:basedOn w:val="a0"/>
    <w:link w:val="1"/>
    <w:qFormat/>
    <w:rPr>
      <w:rFonts w:ascii="Calibri" w:eastAsia="黑体" w:hAnsi="Calibri" w:cs="Times New Roman"/>
      <w:kern w:val="44"/>
      <w:sz w:val="30"/>
      <w:szCs w:val="24"/>
    </w:rPr>
  </w:style>
  <w:style w:type="character" w:customStyle="1" w:styleId="20">
    <w:name w:val="标题 2 字符"/>
    <w:basedOn w:val="a0"/>
    <w:link w:val="2"/>
    <w:qFormat/>
    <w:rPr>
      <w:rFonts w:ascii="Times New Roman" w:eastAsia="黑体" w:hAnsi="Times New Roman" w:cs="Times New Roman"/>
      <w:bCs/>
      <w:sz w:val="28"/>
      <w:szCs w:val="32"/>
    </w:rPr>
  </w:style>
  <w:style w:type="character" w:customStyle="1" w:styleId="30">
    <w:name w:val="标题 3 字符"/>
    <w:basedOn w:val="a0"/>
    <w:link w:val="3"/>
    <w:qFormat/>
    <w:rPr>
      <w:rFonts w:ascii="Calibri" w:eastAsia="黑体" w:hAnsi="Calibri" w:cs="Times New Roman"/>
      <w:bCs/>
      <w:sz w:val="24"/>
      <w:szCs w:val="32"/>
    </w:rPr>
  </w:style>
  <w:style w:type="paragraph" w:customStyle="1" w:styleId="af2">
    <w:name w:val="论文正文"/>
    <w:basedOn w:val="a"/>
    <w:qFormat/>
    <w:pPr>
      <w:spacing w:line="360" w:lineRule="auto"/>
      <w:ind w:firstLineChars="200" w:firstLine="480"/>
    </w:pPr>
    <w:rPr>
      <w:rFonts w:ascii="宋体" w:hAnsi="宋体"/>
      <w:color w:val="000000"/>
      <w:sz w:val="24"/>
      <w:szCs w:val="21"/>
    </w:rPr>
  </w:style>
  <w:style w:type="paragraph" w:customStyle="1" w:styleId="p1">
    <w:name w:val="p1"/>
    <w:basedOn w:val="a"/>
    <w:qFormat/>
    <w:pPr>
      <w:widowControl/>
      <w:jc w:val="left"/>
    </w:pPr>
    <w:rPr>
      <w:rFonts w:ascii="Helvetica Neue" w:hAnsi="Helvetica Neue"/>
      <w:color w:val="000000"/>
      <w:kern w:val="0"/>
      <w:sz w:val="17"/>
      <w:szCs w:val="17"/>
    </w:rPr>
  </w:style>
  <w:style w:type="paragraph" w:customStyle="1" w:styleId="11">
    <w:name w:val="列出段落1"/>
    <w:basedOn w:val="a"/>
    <w:uiPriority w:val="99"/>
    <w:qFormat/>
    <w:pPr>
      <w:widowControl/>
      <w:ind w:firstLineChars="200" w:firstLine="420"/>
      <w:jc w:val="left"/>
    </w:pPr>
    <w:rPr>
      <w:kern w:val="0"/>
      <w:sz w:val="24"/>
      <w:szCs w:val="24"/>
    </w:rPr>
  </w:style>
  <w:style w:type="character" w:customStyle="1" w:styleId="a4">
    <w:name w:val="正文文本缩进 字符"/>
    <w:basedOn w:val="a0"/>
    <w:link w:val="a3"/>
    <w:qFormat/>
    <w:rPr>
      <w:rFonts w:ascii="Calibri" w:eastAsia="宋体" w:hAnsi="Calibri" w:cs="Times New Roman"/>
      <w:sz w:val="28"/>
      <w:szCs w:val="24"/>
    </w:rPr>
  </w:style>
  <w:style w:type="character" w:customStyle="1" w:styleId="opt">
    <w:name w:val="opt"/>
    <w:basedOn w:val="a0"/>
    <w:qFormat/>
  </w:style>
  <w:style w:type="character" w:customStyle="1" w:styleId="a8">
    <w:name w:val="批注框文本 字符"/>
    <w:basedOn w:val="a0"/>
    <w:link w:val="a7"/>
    <w:uiPriority w:val="99"/>
    <w:semiHidden/>
    <w:qFormat/>
    <w:rPr>
      <w:kern w:val="2"/>
      <w:sz w:val="18"/>
      <w:szCs w:val="18"/>
    </w:rPr>
  </w:style>
  <w:style w:type="paragraph" w:customStyle="1" w:styleId="12">
    <w:name w:val="正文文本缩进1"/>
    <w:basedOn w:val="a"/>
    <w:qFormat/>
    <w:pPr>
      <w:spacing w:line="360" w:lineRule="exact"/>
      <w:ind w:left="538" w:hangingChars="192" w:hanging="538"/>
    </w:pPr>
    <w:rPr>
      <w:sz w:val="28"/>
    </w:rPr>
  </w:style>
  <w:style w:type="character" w:customStyle="1" w:styleId="ac">
    <w:name w:val="页眉 字符"/>
    <w:basedOn w:val="a0"/>
    <w:link w:val="ab"/>
    <w:uiPriority w:val="99"/>
    <w:qFormat/>
    <w:rPr>
      <w:rFonts w:ascii="Calibri" w:hAnsi="Calibri"/>
      <w:kern w:val="2"/>
      <w:sz w:val="18"/>
      <w:szCs w:val="18"/>
    </w:rPr>
  </w:style>
  <w:style w:type="character" w:customStyle="1" w:styleId="skip">
    <w:name w:val="skip"/>
    <w:basedOn w:val="a0"/>
    <w:qFormat/>
  </w:style>
  <w:style w:type="character" w:customStyle="1" w:styleId="apple-converted-space">
    <w:name w:val="apple-converted-space"/>
    <w:basedOn w:val="a0"/>
    <w:qFormat/>
  </w:style>
  <w:style w:type="character" w:customStyle="1" w:styleId="aa">
    <w:name w:val="页脚 字符"/>
    <w:basedOn w:val="a0"/>
    <w:link w:val="a9"/>
    <w:uiPriority w:val="99"/>
    <w:qFormat/>
    <w:rPr>
      <w:kern w:val="2"/>
      <w:sz w:val="18"/>
    </w:rPr>
  </w:style>
  <w:style w:type="paragraph" w:customStyle="1" w:styleId="TOC10">
    <w:name w:val="TOC 标题1"/>
    <w:basedOn w:val="1"/>
    <w:next w:val="a"/>
    <w:uiPriority w:val="39"/>
    <w:unhideWhenUsed/>
    <w:qFormat/>
    <w:pPr>
      <w:widowControl/>
      <w:tabs>
        <w:tab w:val="clear" w:pos="3260"/>
      </w:tabs>
      <w:adjustRightInd/>
      <w:snapToGrid/>
      <w:spacing w:beforeLines="0" w:before="240" w:line="259" w:lineRule="auto"/>
      <w:outlineLvl w:val="9"/>
    </w:pPr>
    <w:rPr>
      <w:rFonts w:asciiTheme="majorHAnsi" w:eastAsiaTheme="majorEastAsia" w:hAnsiTheme="majorHAnsi" w:cstheme="majorBidi"/>
      <w:color w:val="2F5496" w:themeColor="accent1" w:themeShade="BF"/>
      <w:kern w:val="0"/>
      <w:sz w:val="32"/>
      <w:szCs w:val="32"/>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paragraph" w:styleId="TOC">
    <w:name w:val="TOC Heading"/>
    <w:basedOn w:val="1"/>
    <w:next w:val="a"/>
    <w:uiPriority w:val="39"/>
    <w:unhideWhenUsed/>
    <w:qFormat/>
    <w:rsid w:val="000C6D65"/>
    <w:pPr>
      <w:widowControl/>
      <w:tabs>
        <w:tab w:val="clear" w:pos="3260"/>
      </w:tabs>
      <w:adjustRightInd/>
      <w:snapToGrid/>
      <w:spacing w:beforeLines="0" w:before="240" w:line="259" w:lineRule="auto"/>
      <w:outlineLvl w:val="9"/>
    </w:pPr>
    <w:rPr>
      <w:rFonts w:asciiTheme="majorHAnsi" w:eastAsiaTheme="majorEastAsia" w:hAnsiTheme="majorHAnsi" w:cstheme="majorBidi"/>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81409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footer" Target="footer12.xml"/><Relationship Id="rId21" Type="http://schemas.openxmlformats.org/officeDocument/2006/relationships/footer" Target="footer7.xml"/><Relationship Id="rId42" Type="http://schemas.openxmlformats.org/officeDocument/2006/relationships/image" Target="media/image6.png"/><Relationship Id="rId47" Type="http://schemas.openxmlformats.org/officeDocument/2006/relationships/image" Target="media/image11.png"/><Relationship Id="rId63" Type="http://schemas.openxmlformats.org/officeDocument/2006/relationships/image" Target="media/image27.jpeg"/><Relationship Id="rId68" Type="http://schemas.openxmlformats.org/officeDocument/2006/relationships/footer" Target="footer14.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hyperlink" Target="https://developer.mozilla.org/en-US/docs/Glossary/CORS" TargetMode="External"/><Relationship Id="rId11" Type="http://schemas.openxmlformats.org/officeDocument/2006/relationships/header" Target="header1.xml"/><Relationship Id="rId24" Type="http://schemas.openxmlformats.org/officeDocument/2006/relationships/footer" Target="footer10.xml"/><Relationship Id="rId32" Type="http://schemas.openxmlformats.org/officeDocument/2006/relationships/hyperlink" Target="https://developer.mozilla.org/en-US/docs/Glossary/CORS" TargetMode="External"/><Relationship Id="rId37" Type="http://schemas.openxmlformats.org/officeDocument/2006/relationships/hyperlink" Target="https://developer.mozilla.org/zh-CN/docs/Web/HTTP/Cookies" TargetMode="External"/><Relationship Id="rId40" Type="http://schemas.openxmlformats.org/officeDocument/2006/relationships/image" Target="media/image4.png"/><Relationship Id="rId45" Type="http://schemas.openxmlformats.org/officeDocument/2006/relationships/image" Target="media/image9.png"/><Relationship Id="rId53" Type="http://schemas.openxmlformats.org/officeDocument/2006/relationships/image" Target="media/image17.png"/><Relationship Id="rId58" Type="http://schemas.openxmlformats.org/officeDocument/2006/relationships/image" Target="media/image22.png"/><Relationship Id="rId66" Type="http://schemas.openxmlformats.org/officeDocument/2006/relationships/header" Target="header5.xml"/><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25.png"/><Relationship Id="rId19" Type="http://schemas.openxmlformats.org/officeDocument/2006/relationships/footer" Target="footer6.xml"/><Relationship Id="rId14" Type="http://schemas.openxmlformats.org/officeDocument/2006/relationships/footer" Target="footer2.xml"/><Relationship Id="rId22" Type="http://schemas.openxmlformats.org/officeDocument/2006/relationships/footer" Target="footer8.xml"/><Relationship Id="rId27" Type="http://schemas.openxmlformats.org/officeDocument/2006/relationships/hyperlink" Target="https://baike.so.com/doc/585215-619452.html" TargetMode="External"/><Relationship Id="rId30" Type="http://schemas.openxmlformats.org/officeDocument/2006/relationships/hyperlink" Target="https://developer.mozilla.org/en-US/docs/Glossary/HTTP" TargetMode="External"/><Relationship Id="rId35" Type="http://schemas.openxmlformats.org/officeDocument/2006/relationships/hyperlink" Target="https://developer.mozilla.org/zh-CN/docs/Web/HTTP/Methods/POST" TargetMode="External"/><Relationship Id="rId43" Type="http://schemas.openxmlformats.org/officeDocument/2006/relationships/image" Target="media/image7.png"/><Relationship Id="rId48" Type="http://schemas.openxmlformats.org/officeDocument/2006/relationships/image" Target="media/image12.png"/><Relationship Id="rId56" Type="http://schemas.openxmlformats.org/officeDocument/2006/relationships/image" Target="media/image20.png"/><Relationship Id="rId64" Type="http://schemas.openxmlformats.org/officeDocument/2006/relationships/image" Target="media/image28.jpeg"/><Relationship Id="rId69" Type="http://schemas.openxmlformats.org/officeDocument/2006/relationships/header" Target="header6.xml"/><Relationship Id="rId8" Type="http://schemas.openxmlformats.org/officeDocument/2006/relationships/endnotes" Target="endnotes.xml"/><Relationship Id="rId51" Type="http://schemas.openxmlformats.org/officeDocument/2006/relationships/image" Target="media/image15.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footer" Target="footer11.xml"/><Relationship Id="rId33" Type="http://schemas.openxmlformats.org/officeDocument/2006/relationships/hyperlink" Target="https://developer.mozilla.org/en-US/docs/Web/API/Fetch_API" TargetMode="External"/><Relationship Id="rId38" Type="http://schemas.openxmlformats.org/officeDocument/2006/relationships/hyperlink" Target="https://baike.so.com/doc/7065585-7288495.html" TargetMode="External"/><Relationship Id="rId46" Type="http://schemas.openxmlformats.org/officeDocument/2006/relationships/image" Target="media/image10.png"/><Relationship Id="rId59" Type="http://schemas.openxmlformats.org/officeDocument/2006/relationships/image" Target="media/image23.png"/><Relationship Id="rId67" Type="http://schemas.openxmlformats.org/officeDocument/2006/relationships/footer" Target="footer13.xml"/><Relationship Id="rId20" Type="http://schemas.openxmlformats.org/officeDocument/2006/relationships/hyperlink" Target="javascript:;" TargetMode="External"/><Relationship Id="rId41" Type="http://schemas.openxmlformats.org/officeDocument/2006/relationships/image" Target="media/image5.png"/><Relationship Id="rId54" Type="http://schemas.openxmlformats.org/officeDocument/2006/relationships/image" Target="media/image18.png"/><Relationship Id="rId62" Type="http://schemas.openxmlformats.org/officeDocument/2006/relationships/image" Target="media/image26.png"/><Relationship Id="rId70" Type="http://schemas.openxmlformats.org/officeDocument/2006/relationships/hyperlink" Target="http://kns.cnki.net/kcms/detail/detail.aspx?filename=2006056868.nh&amp;dbcode=CMFD&amp;dbname=CMFD2006&amp;v="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9.xml"/><Relationship Id="rId28" Type="http://schemas.openxmlformats.org/officeDocument/2006/relationships/hyperlink" Target="https://baike.so.com/doc/6757325-6971924.html" TargetMode="External"/><Relationship Id="rId36" Type="http://schemas.openxmlformats.org/officeDocument/2006/relationships/hyperlink" Target="https://developer.mozilla.org/zh-CN/docs/Web/HTTP/Methods/OPTIONS" TargetMode="External"/><Relationship Id="rId49" Type="http://schemas.openxmlformats.org/officeDocument/2006/relationships/image" Target="media/image13.png"/><Relationship Id="rId57" Type="http://schemas.openxmlformats.org/officeDocument/2006/relationships/image" Target="media/image21.png"/><Relationship Id="rId10" Type="http://schemas.openxmlformats.org/officeDocument/2006/relationships/image" Target="media/image2.png"/><Relationship Id="rId31" Type="http://schemas.openxmlformats.org/officeDocument/2006/relationships/hyperlink" Target="https://developer.mozilla.org/zh-CN/docs/Web/HTML/Element/Img" TargetMode="External"/><Relationship Id="rId44" Type="http://schemas.openxmlformats.org/officeDocument/2006/relationships/image" Target="media/image8.png"/><Relationship Id="rId52" Type="http://schemas.openxmlformats.org/officeDocument/2006/relationships/image" Target="media/image16.png"/><Relationship Id="rId60" Type="http://schemas.openxmlformats.org/officeDocument/2006/relationships/image" Target="media/image24.png"/><Relationship Id="rId65" Type="http://schemas.openxmlformats.org/officeDocument/2006/relationships/header" Target="header4.xml"/><Relationship Id="rId73"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footer" Target="footer5.xml"/><Relationship Id="rId39" Type="http://schemas.openxmlformats.org/officeDocument/2006/relationships/image" Target="media/image3.png"/><Relationship Id="rId34" Type="http://schemas.openxmlformats.org/officeDocument/2006/relationships/hyperlink" Target="https://developer.mozilla.org/zh-CN/docs/Web/HTTP/Methods/GET" TargetMode="External"/><Relationship Id="rId50" Type="http://schemas.openxmlformats.org/officeDocument/2006/relationships/image" Target="media/image14.png"/><Relationship Id="rId55" Type="http://schemas.openxmlformats.org/officeDocument/2006/relationships/image" Target="media/image19.png"/><Relationship Id="rId7" Type="http://schemas.openxmlformats.org/officeDocument/2006/relationships/footnotes" Target="footnotes.xml"/><Relationship Id="rId71" Type="http://schemas.openxmlformats.org/officeDocument/2006/relationships/hyperlink" Target="http://kns.cnki.net/kcms/detail/detail.aspx?filename=KJYX201720061&amp;dbcode=CJFQ&amp;dbname=CJFD2017&amp;v="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F454622-2554-401A-8AB7-842F87167A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35</Pages>
  <Words>3925</Words>
  <Characters>22376</Characters>
  <Application>Microsoft Office Word</Application>
  <DocSecurity>0</DocSecurity>
  <Lines>186</Lines>
  <Paragraphs>52</Paragraphs>
  <ScaleCrop>false</ScaleCrop>
  <Company/>
  <LinksUpToDate>false</LinksUpToDate>
  <CharactersWithSpaces>26249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李 兴成</dc:creator>
  <cp:lastModifiedBy>李 兴成</cp:lastModifiedBy>
  <cp:revision>593</cp:revision>
  <dcterms:created xsi:type="dcterms:W3CDTF">2019-05-14T00:40:00Z</dcterms:created>
  <dcterms:modified xsi:type="dcterms:W3CDTF">2019-06-09T14:42:00Z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