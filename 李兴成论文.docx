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3"/>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6"/>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7">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1" w:leftChars="-67" w:right="-483" w:rightChars="-230" w:hanging="140" w:hangingChars="32"/>
        <w:jc w:val="center"/>
        <w:rPr>
          <w:rFonts w:hint="eastAsia" w:ascii="黑体" w:hAnsi="黑体" w:eastAsia="黑体"/>
          <w:color w:val="000000"/>
          <w:sz w:val="44"/>
          <w:szCs w:val="44"/>
          <w:lang w:eastAsia="zh-CN"/>
        </w:rPr>
      </w:pPr>
      <w:r>
        <w:rPr>
          <w:rFonts w:hint="eastAsia" w:ascii="黑体" w:hAnsi="黑体" w:eastAsia="黑体"/>
          <w:color w:val="000000"/>
          <w:sz w:val="44"/>
          <w:szCs w:val="44"/>
        </w:rPr>
        <w:t>基于J2EE的尾矿库坝体安全性能检测</w:t>
      </w:r>
      <w:r>
        <w:rPr>
          <w:rFonts w:hint="eastAsia" w:ascii="黑体" w:hAnsi="黑体" w:eastAsia="黑体"/>
          <w:color w:val="000000"/>
          <w:sz w:val="44"/>
          <w:szCs w:val="44"/>
          <w:lang w:val="en-US" w:eastAsia="zh-CN"/>
        </w:rPr>
        <w:t>系统</w:t>
      </w:r>
    </w:p>
    <w:p>
      <w:pPr>
        <w:spacing w:line="360" w:lineRule="auto"/>
        <w:ind w:left="-1" w:leftChars="-67" w:right="-483" w:rightChars="-230" w:hanging="140" w:hangingChars="32"/>
        <w:jc w:val="center"/>
        <w:rPr>
          <w:rFonts w:hint="eastAsia" w:ascii="黑体" w:hAnsi="黑体" w:eastAsia="黑体"/>
          <w:color w:val="000000"/>
          <w:sz w:val="44"/>
          <w:szCs w:val="4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134" w:lineRule="atLeast"/>
        <w:ind w:left="-360" w:leftChars="0" w:right="0" w:rightChars="0"/>
      </w:pPr>
    </w:p>
    <w:p>
      <w:pPr>
        <w:spacing w:line="360" w:lineRule="auto"/>
        <w:jc w:val="center"/>
        <w:rPr>
          <w:b/>
          <w:bCs/>
          <w:spacing w:val="4"/>
          <w:sz w:val="44"/>
          <w:szCs w:val="44"/>
        </w:rPr>
      </w:pPr>
      <w:r>
        <w:rPr>
          <w:rFonts w:eastAsia="黑体"/>
          <w:bCs/>
          <w:sz w:val="44"/>
          <w:szCs w:val="44"/>
        </w:rPr>
        <w:t>Safety performance testing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lang w:val="en-US" w:eastAsia="zh-CN"/>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lang w:val="en-US" w:eastAsia="zh-CN"/>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lang w:val="en-US" w:eastAsia="zh-CN"/>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rPr>
          <w:rFonts w:hint="eastAsia" w:eastAsia="黑体"/>
          <w:sz w:val="32"/>
          <w:szCs w:val="32"/>
        </w:rPr>
      </w:pPr>
    </w:p>
    <w:p>
      <w:pPr>
        <w:jc w:val="center"/>
        <w:rPr>
          <w:rFonts w:hint="eastAsia" w:eastAsia="黑体"/>
          <w:sz w:val="32"/>
          <w:szCs w:val="32"/>
          <w:lang w:eastAsia="zh-CN"/>
        </w:rPr>
      </w:pPr>
      <w:r>
        <w:rPr>
          <w:rFonts w:hint="eastAsia" w:eastAsia="黑体"/>
          <w:sz w:val="32"/>
          <w:szCs w:val="32"/>
        </w:rPr>
        <w:t>基于J2EE的尾矿库坝体安全性能检测</w:t>
      </w:r>
      <w:r>
        <w:rPr>
          <w:rFonts w:hint="eastAsia" w:eastAsia="黑体"/>
          <w:sz w:val="32"/>
          <w:szCs w:val="32"/>
          <w:lang w:val="en-US" w:eastAsia="zh-CN"/>
        </w:rPr>
        <w:t>系统</w:t>
      </w:r>
    </w:p>
    <w:p>
      <w:pPr>
        <w:rPr>
          <w:rFonts w:hint="eastAsia" w:ascii="Times New Roman" w:hAnsi="Times New Roman"/>
          <w:b/>
          <w:sz w:val="24"/>
        </w:rPr>
      </w:pPr>
      <w:r>
        <w:rPr>
          <w:rFonts w:hint="eastAsia" w:ascii="Times New Roman" w:hAnsi="Times New Roman"/>
          <w:b/>
          <w:sz w:val="24"/>
        </w:rPr>
        <w:br w:type="page"/>
      </w:r>
    </w:p>
    <w:p>
      <w:pPr>
        <w:spacing w:after="499" w:afterLines="150" w:line="360" w:lineRule="auto"/>
        <w:jc w:val="center"/>
        <w:rPr>
          <w:rFonts w:eastAsia="黑体"/>
          <w:color w:val="000000"/>
          <w:sz w:val="44"/>
        </w:rPr>
      </w:pPr>
      <w:r>
        <w:rPr>
          <w:rFonts w:eastAsia="黑体"/>
          <w:color w:val="000000"/>
          <w:sz w:val="44"/>
        </w:rPr>
        <w:t>独创性声明</w:t>
      </w:r>
    </w:p>
    <w:p>
      <w:pPr>
        <w:pStyle w:val="29"/>
        <w:spacing w:line="360" w:lineRule="auto"/>
        <w:ind w:left="0" w:firstLine="560" w:firstLineChars="200"/>
        <w:rPr>
          <w:rFonts w:eastAsia="仿宋_GB2312"/>
          <w:color w:val="000000"/>
          <w:szCs w:val="20"/>
        </w:rPr>
      </w:pPr>
      <w:r>
        <w:rPr>
          <w:rFonts w:eastAsia="仿宋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99" w:afterLines="150" w:line="360" w:lineRule="auto"/>
        <w:jc w:val="center"/>
        <w:rPr>
          <w:rFonts w:eastAsia="黑体"/>
          <w:color w:val="FF0000"/>
          <w:sz w:val="44"/>
        </w:rPr>
      </w:pPr>
    </w:p>
    <w:p>
      <w:pPr>
        <w:spacing w:after="499" w:afterLines="150" w:line="360" w:lineRule="auto"/>
        <w:jc w:val="center"/>
        <w:rPr>
          <w:rFonts w:eastAsia="黑体"/>
          <w:color w:val="000000"/>
          <w:sz w:val="44"/>
        </w:rPr>
      </w:pPr>
      <w:r>
        <w:rPr>
          <w:rFonts w:eastAsia="黑体"/>
          <w:color w:val="000000"/>
          <w:sz w:val="44"/>
        </w:rPr>
        <w:t>关于论文使用授权的说明</w:t>
      </w:r>
    </w:p>
    <w:p>
      <w:pPr>
        <w:pStyle w:val="29"/>
        <w:spacing w:line="360" w:lineRule="auto"/>
        <w:ind w:left="0" w:firstLine="560" w:firstLineChars="200"/>
        <w:rPr>
          <w:rFonts w:eastAsia="仿宋_GB2312"/>
          <w:color w:val="000000"/>
          <w:szCs w:val="20"/>
        </w:rPr>
      </w:pPr>
      <w:r>
        <w:rPr>
          <w:rFonts w:eastAsia="仿宋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29"/>
        <w:spacing w:line="360" w:lineRule="auto"/>
        <w:ind w:left="0" w:firstLine="560" w:firstLineChars="200"/>
        <w:rPr>
          <w:rFonts w:eastAsia="仿宋_GB2312"/>
          <w:color w:val="000000"/>
          <w:szCs w:val="20"/>
        </w:rPr>
      </w:pPr>
      <w:r>
        <w:rPr>
          <w:rFonts w:eastAsia="仿宋_GB2312"/>
          <w:color w:val="000000"/>
          <w:szCs w:val="20"/>
        </w:rPr>
        <w:t>□公开</w:t>
      </w:r>
      <w:r>
        <w:rPr>
          <w:rFonts w:eastAsia="仿宋_GB2312"/>
          <w:color w:val="000000"/>
          <w:szCs w:val="20"/>
        </w:rPr>
        <w:tab/>
      </w:r>
      <w:r>
        <w:rPr>
          <w:rFonts w:eastAsia="仿宋_GB2312"/>
          <w:color w:val="000000"/>
          <w:szCs w:val="20"/>
        </w:rPr>
        <w:t xml:space="preserve">  □保密（____年____月）  (保密的学位论文在解密后应遵守此协议)</w:t>
      </w:r>
    </w:p>
    <w:p>
      <w:pPr>
        <w:pStyle w:val="29"/>
        <w:spacing w:line="360" w:lineRule="auto"/>
        <w:ind w:left="0" w:firstLine="560" w:firstLineChars="200"/>
        <w:rPr>
          <w:rFonts w:eastAsia="仿宋_GB2312"/>
          <w:color w:val="000000"/>
          <w:szCs w:val="20"/>
        </w:rPr>
        <w:sectPr>
          <w:headerReference r:id="rId3" w:type="default"/>
          <w:headerReference r:id="rId4" w:type="even"/>
          <w:pgSz w:w="11906" w:h="16838"/>
          <w:pgMar w:top="1417" w:right="1417" w:bottom="1417" w:left="1417" w:header="851" w:footer="992" w:gutter="0"/>
          <w:pgNumType w:fmt="upperRoman" w:start="1"/>
          <w:cols w:space="0" w:num="1"/>
          <w:docGrid w:type="lines" w:linePitch="333" w:charSpace="0"/>
        </w:sectPr>
      </w:pPr>
      <w:r>
        <w:rPr>
          <w:rFonts w:eastAsia="仿宋_GB2312"/>
          <w:color w:val="000000"/>
          <w:szCs w:val="20"/>
        </w:rPr>
        <w:t xml:space="preserve">签名：              导师签名：              日期： </w:t>
      </w:r>
    </w:p>
    <w:p>
      <w:pPr>
        <w:pStyle w:val="7"/>
        <w:spacing w:line="360" w:lineRule="auto"/>
        <w:rPr>
          <w:rFonts w:ascii="Times New Roman" w:hAnsi="Times New Roman"/>
          <w:sz w:val="24"/>
        </w:rPr>
      </w:pPr>
      <w:r>
        <w:rPr>
          <w:rFonts w:hint="eastAsia" w:ascii="Times New Roman" w:hAnsi="Times New Roman"/>
          <w:b/>
          <w:sz w:val="24"/>
        </w:rPr>
        <w:t>摘  要：</w:t>
      </w:r>
      <w:r>
        <w:rPr>
          <w:rFonts w:hint="eastAsia" w:ascii="Times New Roman" w:hAnsi="Times New Roman"/>
          <w:sz w:val="24"/>
        </w:rPr>
        <w:t>随</w:t>
      </w:r>
      <w:r>
        <w:rPr>
          <w:rFonts w:ascii="Times New Roman" w:hAnsi="Times New Roman"/>
          <w:sz w:val="24"/>
        </w:rPr>
        <w:t>随着</w:t>
      </w:r>
      <w:r>
        <w:rPr>
          <w:rFonts w:hint="eastAsia" w:ascii="Times New Roman" w:hAnsi="Times New Roman"/>
          <w:sz w:val="24"/>
        </w:rPr>
        <w:t>科技的不断发展，</w:t>
      </w:r>
      <w:r>
        <w:rPr>
          <w:rFonts w:ascii="Times New Roman" w:hAnsi="Times New Roman"/>
          <w:sz w:val="24"/>
        </w:rPr>
        <w:t>信息化进程</w:t>
      </w:r>
      <w:r>
        <w:rPr>
          <w:rFonts w:hint="eastAsia" w:ascii="Times New Roman" w:hAnsi="Times New Roman"/>
          <w:sz w:val="24"/>
        </w:rPr>
        <w:t>不断</w:t>
      </w:r>
      <w:r>
        <w:rPr>
          <w:rFonts w:ascii="Times New Roman" w:hAnsi="Times New Roman"/>
          <w:sz w:val="24"/>
        </w:rPr>
        <w:t>加快，</w:t>
      </w:r>
      <w:r>
        <w:rPr>
          <w:rFonts w:hint="eastAsia" w:ascii="Times New Roman" w:hAnsi="Times New Roman"/>
          <w:sz w:val="24"/>
        </w:rPr>
        <w:t>互联网传输能力不断增强</w:t>
      </w:r>
      <w:r>
        <w:rPr>
          <w:rFonts w:ascii="Times New Roman" w:hAnsi="Times New Roman"/>
          <w:sz w:val="24"/>
        </w:rPr>
        <w:t>，现如今已逐步发展为将数据和各类软件聚合存储于“网络云”（大型处理中心）中统一处理，用户只需要一个上网终端即可完成一系列的需求。</w:t>
      </w:r>
    </w:p>
    <w:p>
      <w:pPr>
        <w:spacing w:line="360" w:lineRule="auto"/>
        <w:ind w:firstLine="420" w:firstLineChars="200"/>
      </w:pPr>
      <w:r>
        <w:rPr>
          <w:rFonts w:hint="eastAsia"/>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w:t>
      </w:r>
      <w:r>
        <w:t xml:space="preserve"> </w:t>
      </w:r>
      <w:r>
        <w:rPr>
          <w:rFonts w:hint="eastAsia"/>
        </w:rPr>
        <w:t>+</w:t>
      </w:r>
      <w:r>
        <w:t xml:space="preserve"> </w:t>
      </w:r>
      <w:r>
        <w:rPr>
          <w:rFonts w:hint="eastAsia"/>
        </w:rPr>
        <w:t>mybatis</w:t>
      </w:r>
      <w:r>
        <w:t xml:space="preserve"> </w:t>
      </w:r>
      <w:r>
        <w:rPr>
          <w:rFonts w:hint="eastAsia"/>
        </w:rPr>
        <w:t>+</w:t>
      </w:r>
      <w:r>
        <w:t xml:space="preserve"> </w:t>
      </w:r>
      <w:r>
        <w:rPr>
          <w:rFonts w:hint="eastAsia"/>
        </w:rPr>
        <w:t>jpa的方式进行存储数据，使用POI技术开发报表功能，前端使用了Vue</w:t>
      </w:r>
      <w:r>
        <w:t xml:space="preserve"> </w:t>
      </w:r>
      <w:r>
        <w:rPr>
          <w:rFonts w:hint="eastAsia"/>
          <w:lang w:eastAsia="zh-CN"/>
        </w:rPr>
        <w:t>、</w:t>
      </w:r>
      <w:r>
        <w:rPr>
          <w:rFonts w:hint="eastAsia"/>
        </w:rPr>
        <w:t>Element-ui</w:t>
      </w:r>
      <w:r>
        <w:rPr>
          <w:rFonts w:hint="eastAsia"/>
          <w:lang w:eastAsia="zh-CN"/>
        </w:rPr>
        <w:t>、</w:t>
      </w:r>
      <w:r>
        <w:t xml:space="preserve"> </w:t>
      </w:r>
      <w:r>
        <w:rPr>
          <w:rFonts w:hint="eastAsia"/>
        </w:rPr>
        <w:t>iView</w:t>
      </w:r>
      <w:r>
        <w:rPr>
          <w:rFonts w:hint="eastAsia"/>
          <w:lang w:eastAsia="zh-CN"/>
        </w:rPr>
        <w:t>、</w:t>
      </w:r>
      <w:r>
        <w:t xml:space="preserve"> </w:t>
      </w:r>
      <w:r>
        <w:rPr>
          <w:rFonts w:hint="eastAsia"/>
        </w:rPr>
        <w:t>axios</w:t>
      </w:r>
      <w:r>
        <w:t xml:space="preserve"> </w:t>
      </w:r>
      <w:r>
        <w:rPr>
          <w:rFonts w:hint="eastAsia"/>
          <w:lang w:eastAsia="zh-CN"/>
        </w:rPr>
        <w:t>、</w:t>
      </w:r>
      <w:r>
        <w:t xml:space="preserve"> </w:t>
      </w:r>
      <w:r>
        <w:rPr>
          <w:rFonts w:hint="eastAsia"/>
        </w:rPr>
        <w:t>Echarts等前端框架和技术开发用户交互页面。通过这些功能和技术实现一个高效的、稳定的、实用的云管理系统。</w:t>
      </w:r>
    </w:p>
    <w:p>
      <w:pPr>
        <w:pStyle w:val="7"/>
        <w:spacing w:line="360" w:lineRule="auto"/>
        <w:ind w:firstLine="482" w:firstLineChars="200"/>
        <w:rPr>
          <w:rFonts w:hint="eastAsia" w:eastAsia="宋体"/>
          <w:szCs w:val="20"/>
          <w:lang w:eastAsia="zh-CN"/>
        </w:rPr>
        <w:sectPr>
          <w:pgSz w:w="11906" w:h="16838"/>
          <w:pgMar w:top="1440" w:right="1800" w:bottom="1440" w:left="1800" w:header="851" w:footer="992" w:gutter="0"/>
          <w:cols w:space="425" w:num="1"/>
          <w:docGrid w:type="lines" w:linePitch="312" w:charSpace="0"/>
        </w:sectPr>
      </w:pPr>
      <w:r>
        <w:rPr>
          <w:rFonts w:hint="eastAsia" w:hAnsi="宋体"/>
          <w:b/>
          <w:sz w:val="24"/>
        </w:rPr>
        <w:t>关键字:</w:t>
      </w:r>
      <w:r>
        <w:rPr>
          <w:rFonts w:hAnsi="宋体"/>
          <w:b/>
          <w:sz w:val="24"/>
        </w:rPr>
        <w:t xml:space="preserve"> </w:t>
      </w:r>
      <w:r>
        <w:rPr>
          <w:rFonts w:hint="eastAsia" w:ascii="Times New Roman" w:hAnsi="Times New Roman"/>
          <w:sz w:val="24"/>
        </w:rPr>
        <w:t>J2EE；尾矿库；数据可视化；</w:t>
      </w:r>
      <w:r>
        <w:rPr>
          <w:rFonts w:hint="eastAsia"/>
          <w:szCs w:val="20"/>
        </w:rPr>
        <w:t>安全检测</w:t>
      </w:r>
      <w:r>
        <w:rPr>
          <w:rFonts w:hint="eastAsia"/>
          <w:szCs w:val="20"/>
          <w:lang w:eastAsia="zh-CN"/>
        </w:rPr>
        <w:t>；</w:t>
      </w:r>
    </w:p>
    <w:p>
      <w:pPr>
        <w:spacing w:line="360" w:lineRule="auto"/>
        <w:jc w:val="both"/>
        <w:rPr>
          <w:b/>
          <w:kern w:val="2"/>
          <w:sz w:val="32"/>
          <w:szCs w:val="32"/>
        </w:rPr>
      </w:pPr>
      <w:bookmarkStart w:id="0" w:name="_Toc8170"/>
      <w:bookmarkStart w:id="1" w:name="_Toc4569"/>
      <w:r>
        <w:rPr>
          <w:b/>
          <w:kern w:val="2"/>
          <w:sz w:val="32"/>
          <w:szCs w:val="32"/>
        </w:rPr>
        <w:t>Safety performance testing system of tailings dam based on J2EE</w:t>
      </w:r>
    </w:p>
    <w:p>
      <w:pPr>
        <w:snapToGrid w:val="0"/>
        <w:spacing w:line="360" w:lineRule="auto"/>
        <w:ind w:firstLine="482" w:firstLineChars="200"/>
        <w:rPr>
          <w:rFonts w:hint="eastAsia"/>
          <w:szCs w:val="22"/>
        </w:rPr>
      </w:pPr>
      <w:r>
        <w:rPr>
          <w:rFonts w:hint="default" w:ascii="Times New Roman" w:hAnsi="Times New Roman" w:eastAsia="宋体" w:cs="Times New Roman"/>
          <w:b/>
          <w:kern w:val="0"/>
          <w:sz w:val="24"/>
          <w:szCs w:val="24"/>
          <w:lang w:val="en-US" w:eastAsia="zh-CN" w:bidi="ar-SA"/>
        </w:rPr>
        <w:t>Abstract:</w:t>
      </w:r>
      <w:r>
        <w:rPr>
          <w:rFonts w:hint="default"/>
          <w:szCs w:val="22"/>
        </w:rPr>
        <w:t xml:space="preserve"> 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20" w:firstLineChars="200"/>
        <w:rPr>
          <w:rFonts w:hint="default"/>
          <w:szCs w:val="22"/>
        </w:rPr>
      </w:pPr>
      <w:r>
        <w:rPr>
          <w:rFonts w:hint="default"/>
          <w:szCs w:val="22"/>
        </w:rPr>
        <w:t>A safety cloud management system of web tailings pond is designed to provide decision support for mine managers to conduct safety performance testing and daily maintenance of tailings.The main functions of the system are: tailing pond temperature and humidity, infiltration line, displacement, water level, toxic and harmful gas, heavy metal element data monitoring, abnormal alarm, video monitoring, enterprise user management, system information system abnormal record processing, report generation and other functions.The platform USES the development mode of separation of front and rear ends. The back-end is mainly developed by Java language, mainly using SpringBoot framework, using mysql + mybatis + jpa to store data, using POI technology to develop report function, and front-end using Vue, element-ui, iView, axios, Echarts and other front-end frameworks and technologies to develop user interactive pages.Through these functions and technologies to achieve an efficient, stable, practical cloud management system.</w:t>
      </w:r>
    </w:p>
    <w:p>
      <w:pPr>
        <w:snapToGrid w:val="0"/>
        <w:spacing w:line="360" w:lineRule="auto"/>
        <w:ind w:firstLine="482" w:firstLineChars="200"/>
        <w:rPr>
          <w:rFonts w:hint="default" w:ascii="Times New Roman" w:hAnsi="Times New Roman" w:eastAsia="宋体" w:cs="Times New Roman"/>
          <w:b/>
          <w:kern w:val="0"/>
          <w:sz w:val="24"/>
          <w:szCs w:val="24"/>
          <w:lang w:val="en-US" w:eastAsia="zh-CN" w:bidi="ar-SA"/>
        </w:rPr>
      </w:pPr>
      <w:r>
        <w:rPr>
          <w:rFonts w:hint="default" w:ascii="Times New Roman" w:hAnsi="Times New Roman" w:eastAsia="宋体" w:cs="Times New Roman"/>
          <w:b/>
          <w:kern w:val="0"/>
          <w:sz w:val="24"/>
          <w:szCs w:val="24"/>
          <w:lang w:val="en-US" w:eastAsia="zh-CN" w:bidi="ar-SA"/>
        </w:rPr>
        <w:t xml:space="preserve">Key words: </w:t>
      </w:r>
      <w:r>
        <w:rPr>
          <w:rFonts w:hint="default"/>
          <w:szCs w:val="22"/>
          <w:lang w:val="en-US" w:eastAsia="zh-CN"/>
        </w:rPr>
        <w:t>J2EE</w:t>
      </w:r>
      <w:r>
        <w:rPr>
          <w:rFonts w:hint="eastAsia"/>
          <w:szCs w:val="22"/>
          <w:lang w:val="en-US" w:eastAsia="zh-CN"/>
        </w:rPr>
        <w:t>；</w:t>
      </w:r>
      <w:r>
        <w:rPr>
          <w:rFonts w:hint="default"/>
          <w:szCs w:val="22"/>
          <w:lang w:val="en-US" w:eastAsia="zh-CN"/>
        </w:rPr>
        <w:t>Tailings</w:t>
      </w:r>
      <w:r>
        <w:rPr>
          <w:rFonts w:hint="eastAsia"/>
          <w:szCs w:val="22"/>
          <w:lang w:val="en-US" w:eastAsia="zh-CN"/>
        </w:rPr>
        <w:t>；</w:t>
      </w:r>
      <w:r>
        <w:rPr>
          <w:rFonts w:hint="default"/>
          <w:szCs w:val="22"/>
          <w:lang w:val="en-US" w:eastAsia="zh-CN"/>
        </w:rPr>
        <w:t>Data visualization</w:t>
      </w:r>
      <w:r>
        <w:rPr>
          <w:rFonts w:hint="eastAsia"/>
          <w:szCs w:val="22"/>
          <w:lang w:val="en-US" w:eastAsia="zh-CN"/>
        </w:rPr>
        <w:t>；</w:t>
      </w:r>
      <w:r>
        <w:rPr>
          <w:rFonts w:hint="default"/>
          <w:szCs w:val="22"/>
          <w:lang w:val="en-US" w:eastAsia="zh-CN"/>
        </w:rPr>
        <w:t>Safety inspection</w:t>
      </w:r>
      <w:r>
        <w:rPr>
          <w:rFonts w:hint="eastAsia"/>
          <w:szCs w:val="22"/>
          <w:lang w:val="en-US" w:eastAsia="zh-CN"/>
        </w:rPr>
        <w:t>；</w:t>
      </w:r>
    </w:p>
    <w:p>
      <w:pPr>
        <w:snapToGrid w:val="0"/>
        <w:spacing w:line="360" w:lineRule="auto"/>
        <w:ind w:firstLine="880" w:firstLineChars="200"/>
        <w:rPr>
          <w:rFonts w:eastAsia="黑体"/>
          <w:bCs/>
          <w:sz w:val="44"/>
          <w:szCs w:val="44"/>
        </w:rPr>
      </w:pPr>
    </w:p>
    <w:p>
      <w:pPr>
        <w:rPr>
          <w:rFonts w:hint="eastAsia" w:ascii="Times New Roman" w:hAnsi="Times New Roman"/>
          <w:kern w:val="0"/>
          <w:sz w:val="24"/>
        </w:rPr>
      </w:pPr>
      <w:r>
        <w:rPr>
          <w:rFonts w:hint="eastAsia" w:ascii="Times New Roman" w:hAnsi="Times New Roman"/>
          <w:kern w:val="0"/>
          <w:sz w:val="24"/>
        </w:rPr>
        <w:br w:type="page"/>
      </w: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_Toc13486 </w:instrText>
      </w:r>
      <w:r>
        <w:fldChar w:fldCharType="separate"/>
      </w:r>
      <w:r>
        <w:rPr>
          <w:rFonts w:hint="eastAsia" w:ascii="黑体" w:hAnsi="黑体"/>
          <w:szCs w:val="30"/>
        </w:rPr>
        <w:t>1 绪论</w:t>
      </w:r>
      <w:r>
        <w:tab/>
      </w:r>
      <w:r>
        <w:fldChar w:fldCharType="begin"/>
      </w:r>
      <w:r>
        <w:instrText xml:space="preserve"> PAGEREF _Toc13486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_Toc23042 </w:instrText>
      </w:r>
      <w:r>
        <w:fldChar w:fldCharType="separate"/>
      </w:r>
      <w:r>
        <w:rPr>
          <w:rFonts w:hint="eastAsia" w:ascii="黑体" w:hAnsi="黑体"/>
        </w:rPr>
        <w:t>1.1 选题背景及意义</w:t>
      </w:r>
      <w:r>
        <w:tab/>
      </w:r>
      <w:r>
        <w:fldChar w:fldCharType="begin"/>
      </w:r>
      <w:r>
        <w:instrText xml:space="preserve"> PAGEREF _Toc23042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_Toc9276 </w:instrText>
      </w:r>
      <w:r>
        <w:fldChar w:fldCharType="separate"/>
      </w:r>
      <w:r>
        <w:rPr>
          <w:rFonts w:ascii="黑体" w:hAnsi="黑体"/>
        </w:rPr>
        <w:t>1.2</w:t>
      </w:r>
      <w:r>
        <w:rPr>
          <w:rFonts w:hint="eastAsia" w:ascii="黑体" w:hAnsi="黑体"/>
        </w:rPr>
        <w:t xml:space="preserve"> 尾矿库管理系统概述</w:t>
      </w:r>
      <w:r>
        <w:tab/>
      </w:r>
      <w:r>
        <w:fldChar w:fldCharType="begin"/>
      </w:r>
      <w:r>
        <w:instrText xml:space="preserve"> PAGEREF _Toc9276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_Toc5016 </w:instrText>
      </w:r>
      <w:r>
        <w:fldChar w:fldCharType="separate"/>
      </w:r>
      <w:r>
        <w:rPr>
          <w:rFonts w:hint="eastAsia" w:ascii="黑体" w:hAnsi="黑体"/>
          <w:lang w:val="en-US" w:eastAsia="zh-CN"/>
        </w:rPr>
        <w:t>1.3</w:t>
      </w:r>
      <w:r>
        <w:rPr>
          <w:rFonts w:hint="eastAsia" w:ascii="黑体" w:hAnsi="黑体"/>
        </w:rPr>
        <w:t>.国内外研究现状</w:t>
      </w:r>
      <w:r>
        <w:tab/>
      </w:r>
      <w:r>
        <w:fldChar w:fldCharType="begin"/>
      </w:r>
      <w:r>
        <w:instrText xml:space="preserve"> PAGEREF _Toc5016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_Toc9560 </w:instrText>
      </w:r>
      <w:r>
        <w:fldChar w:fldCharType="separate"/>
      </w:r>
      <w:r>
        <w:rPr>
          <w:rFonts w:hint="eastAsia" w:ascii="黑体" w:hAnsi="黑体"/>
        </w:rPr>
        <w:t>1.</w:t>
      </w:r>
      <w:r>
        <w:rPr>
          <w:rFonts w:hint="eastAsia" w:ascii="黑体" w:hAnsi="黑体"/>
          <w:lang w:val="en-US" w:eastAsia="zh-CN"/>
        </w:rPr>
        <w:t>4</w:t>
      </w:r>
      <w:r>
        <w:rPr>
          <w:rFonts w:ascii="黑体" w:hAnsi="黑体"/>
        </w:rPr>
        <w:t xml:space="preserve"> </w:t>
      </w:r>
      <w:r>
        <w:rPr>
          <w:rFonts w:hint="eastAsia"/>
        </w:rPr>
        <w:t>基于J2EE的尾矿库安全云管理系统的特点</w:t>
      </w:r>
      <w:r>
        <w:tab/>
      </w:r>
      <w:r>
        <w:fldChar w:fldCharType="begin"/>
      </w:r>
      <w:r>
        <w:instrText xml:space="preserve"> PAGEREF _Toc9560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_Toc13006 </w:instrText>
      </w:r>
      <w:r>
        <w:fldChar w:fldCharType="separate"/>
      </w:r>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r>
        <w:tab/>
      </w:r>
      <w:r>
        <w:fldChar w:fldCharType="begin"/>
      </w:r>
      <w:r>
        <w:instrText xml:space="preserve"> PAGEREF _Toc13006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_Toc23479 </w:instrText>
      </w:r>
      <w:r>
        <w:fldChar w:fldCharType="separate"/>
      </w:r>
      <w:r>
        <w:rPr>
          <w:rFonts w:ascii="黑体" w:hAnsi="黑体"/>
        </w:rPr>
        <w:t xml:space="preserve">2 </w:t>
      </w:r>
      <w:r>
        <w:rPr>
          <w:rFonts w:hint="eastAsia" w:ascii="黑体" w:hAnsi="黑体"/>
        </w:rPr>
        <w:t>相关技术与开发、运行环境</w:t>
      </w:r>
      <w:r>
        <w:tab/>
      </w:r>
      <w:r>
        <w:fldChar w:fldCharType="begin"/>
      </w:r>
      <w:r>
        <w:instrText xml:space="preserve"> PAGEREF _Toc23479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_Toc24785 </w:instrText>
      </w:r>
      <w:r>
        <w:fldChar w:fldCharType="separate"/>
      </w:r>
      <w:r>
        <w:rPr>
          <w:rFonts w:hint="eastAsia"/>
        </w:rPr>
        <w:t>2.1</w:t>
      </w:r>
      <w:r>
        <w:t xml:space="preserve"> </w:t>
      </w:r>
      <w:r>
        <w:rPr>
          <w:rFonts w:hint="eastAsia"/>
        </w:rPr>
        <w:t>Vue框架</w:t>
      </w:r>
      <w:r>
        <w:tab/>
      </w:r>
      <w:r>
        <w:fldChar w:fldCharType="begin"/>
      </w:r>
      <w:r>
        <w:instrText xml:space="preserve"> PAGEREF _Toc24785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_Toc14068 </w:instrText>
      </w:r>
      <w:r>
        <w:fldChar w:fldCharType="separate"/>
      </w:r>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r>
        <w:tab/>
      </w:r>
      <w:r>
        <w:fldChar w:fldCharType="begin"/>
      </w:r>
      <w:r>
        <w:instrText xml:space="preserve"> PAGEREF _Toc14068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_Toc5477 </w:instrText>
      </w:r>
      <w:r>
        <w:fldChar w:fldCharType="separate"/>
      </w:r>
      <w:r>
        <w:rPr>
          <w:rFonts w:hint="eastAsia"/>
        </w:rPr>
        <w:t xml:space="preserve">2.2 </w:t>
      </w:r>
      <w:r>
        <w:t>MyBatis</w:t>
      </w:r>
      <w:r>
        <w:rPr>
          <w:rFonts w:hint="eastAsia"/>
        </w:rPr>
        <w:t>框架</w:t>
      </w:r>
      <w:r>
        <w:tab/>
      </w:r>
      <w:r>
        <w:fldChar w:fldCharType="begin"/>
      </w:r>
      <w:r>
        <w:instrText xml:space="preserve"> PAGEREF _Toc5477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_Toc25591 </w:instrText>
      </w:r>
      <w:r>
        <w:fldChar w:fldCharType="separate"/>
      </w:r>
      <w:r>
        <w:rPr>
          <w:rFonts w:hint="eastAsia"/>
        </w:rPr>
        <w:t xml:space="preserve">2.2 </w:t>
      </w:r>
      <w:r>
        <w:rPr>
          <w:rFonts w:hint="eastAsia"/>
          <w:lang w:val="en-US" w:eastAsia="zh-CN"/>
        </w:rPr>
        <w:t>spring data jpa</w:t>
      </w:r>
      <w:r>
        <w:rPr>
          <w:rFonts w:hint="eastAsia"/>
        </w:rPr>
        <w:t>框架</w:t>
      </w:r>
      <w:r>
        <w:tab/>
      </w:r>
      <w:r>
        <w:fldChar w:fldCharType="begin"/>
      </w:r>
      <w:r>
        <w:instrText xml:space="preserve"> PAGEREF _Toc25591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_Toc21820 </w:instrText>
      </w:r>
      <w:r>
        <w:fldChar w:fldCharType="separate"/>
      </w:r>
      <w:r>
        <w:rPr>
          <w:rFonts w:hint="eastAsia"/>
        </w:rPr>
        <w:t>2.</w:t>
      </w:r>
      <w:r>
        <w:t>4</w:t>
      </w:r>
      <w:r>
        <w:rPr>
          <w:rFonts w:hint="eastAsia"/>
        </w:rPr>
        <w:t xml:space="preserve"> Druid技术</w:t>
      </w:r>
      <w:r>
        <w:tab/>
      </w:r>
      <w:r>
        <w:fldChar w:fldCharType="begin"/>
      </w:r>
      <w:r>
        <w:instrText xml:space="preserve"> PAGEREF _Toc21820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_Toc23148 </w:instrText>
      </w:r>
      <w:r>
        <w:fldChar w:fldCharType="separate"/>
      </w:r>
      <w:r>
        <w:rPr>
          <w:rFonts w:hint="eastAsia"/>
        </w:rPr>
        <w:t>2.</w:t>
      </w:r>
      <w:r>
        <w:t>5</w:t>
      </w:r>
      <w:r>
        <w:rPr>
          <w:rFonts w:hint="eastAsia"/>
        </w:rPr>
        <w:t xml:space="preserve"> </w:t>
      </w:r>
      <w:r>
        <w:t>SpringBoot</w:t>
      </w:r>
      <w:r>
        <w:rPr>
          <w:rFonts w:hint="eastAsia"/>
        </w:rPr>
        <w:t>框架</w:t>
      </w:r>
      <w:r>
        <w:tab/>
      </w:r>
      <w:r>
        <w:fldChar w:fldCharType="begin"/>
      </w:r>
      <w:r>
        <w:instrText xml:space="preserve"> PAGEREF _Toc23148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_Toc12305 </w:instrText>
      </w:r>
      <w:r>
        <w:fldChar w:fldCharType="separate"/>
      </w:r>
      <w:r>
        <w:rPr>
          <w:rFonts w:hint="eastAsia"/>
        </w:rPr>
        <w:t>2.</w:t>
      </w:r>
      <w:r>
        <w:t>6</w:t>
      </w:r>
      <w:r>
        <w:rPr>
          <w:rFonts w:hint="eastAsia"/>
        </w:rPr>
        <w:t xml:space="preserve"> ECharts开源技术</w:t>
      </w:r>
      <w:r>
        <w:tab/>
      </w:r>
      <w:r>
        <w:fldChar w:fldCharType="begin"/>
      </w:r>
      <w:r>
        <w:instrText xml:space="preserve"> PAGEREF _Toc12305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_Toc28404 </w:instrText>
      </w:r>
      <w:r>
        <w:fldChar w:fldCharType="separate"/>
      </w:r>
      <w:r>
        <w:rPr>
          <w:rFonts w:hint="eastAsia"/>
        </w:rPr>
        <w:t>2</w:t>
      </w:r>
      <w:r>
        <w:t>.7 WebSocket</w:t>
      </w:r>
      <w:r>
        <w:rPr>
          <w:rFonts w:hint="eastAsia"/>
        </w:rPr>
        <w:t>技术</w:t>
      </w:r>
      <w:r>
        <w:tab/>
      </w:r>
      <w:r>
        <w:fldChar w:fldCharType="begin"/>
      </w:r>
      <w:r>
        <w:instrText xml:space="preserve"> PAGEREF _Toc28404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_Toc25737 </w:instrText>
      </w:r>
      <w:r>
        <w:fldChar w:fldCharType="separate"/>
      </w:r>
      <w:r>
        <w:rPr>
          <w:rFonts w:hint="eastAsia"/>
        </w:rPr>
        <w:t>2.8 POI技术</w:t>
      </w:r>
      <w:r>
        <w:tab/>
      </w:r>
      <w:r>
        <w:fldChar w:fldCharType="begin"/>
      </w:r>
      <w:r>
        <w:instrText xml:space="preserve"> PAGEREF _Toc25737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_Toc22529 </w:instrText>
      </w:r>
      <w:r>
        <w:fldChar w:fldCharType="separate"/>
      </w:r>
      <w:r>
        <w:rPr>
          <w:rFonts w:hint="eastAsia"/>
        </w:rPr>
        <w:t>2.9基于JWT的Token认证机制</w:t>
      </w:r>
      <w:r>
        <w:tab/>
      </w:r>
      <w:r>
        <w:fldChar w:fldCharType="begin"/>
      </w:r>
      <w:r>
        <w:instrText xml:space="preserve"> PAGEREF _Toc22529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_Toc17021 </w:instrText>
      </w:r>
      <w:r>
        <w:fldChar w:fldCharType="separate"/>
      </w:r>
      <w:r>
        <w:rPr>
          <w:rFonts w:hint="eastAsia"/>
        </w:rPr>
        <w:t>2.10 core</w:t>
      </w:r>
      <w:r>
        <w:rPr>
          <w:rFonts w:hint="eastAsia"/>
          <w:lang w:val="en-US" w:eastAsia="zh-CN"/>
        </w:rPr>
        <w:t xml:space="preserve"> 技术</w:t>
      </w:r>
      <w:r>
        <w:tab/>
      </w:r>
      <w:r>
        <w:fldChar w:fldCharType="begin"/>
      </w:r>
      <w:r>
        <w:instrText xml:space="preserve"> PAGEREF _Toc17021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_Toc17366 </w:instrText>
      </w:r>
      <w:r>
        <w:fldChar w:fldCharType="separate"/>
      </w:r>
      <w:r>
        <w:rPr>
          <w:rFonts w:hint="eastAsia"/>
        </w:rPr>
        <w:t>2.11 开发工具</w:t>
      </w:r>
      <w:r>
        <w:tab/>
      </w:r>
      <w:r>
        <w:fldChar w:fldCharType="begin"/>
      </w:r>
      <w:r>
        <w:instrText xml:space="preserve"> PAGEREF _Toc17366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_Toc15524 </w:instrText>
      </w:r>
      <w:r>
        <w:fldChar w:fldCharType="separate"/>
      </w:r>
      <w:r>
        <w:rPr>
          <w:rFonts w:hint="eastAsia"/>
        </w:rPr>
        <w:t>3项目需求分析</w:t>
      </w:r>
      <w:r>
        <w:tab/>
      </w:r>
      <w:r>
        <w:fldChar w:fldCharType="begin"/>
      </w:r>
      <w:r>
        <w:instrText xml:space="preserve"> PAGEREF _Toc15524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_Toc6618 </w:instrText>
      </w:r>
      <w:r>
        <w:fldChar w:fldCharType="separate"/>
      </w:r>
      <w:r>
        <w:t>3.1</w:t>
      </w:r>
      <w:r>
        <w:rPr>
          <w:rFonts w:hint="eastAsia"/>
        </w:rPr>
        <w:t>系统的需求分析</w:t>
      </w:r>
      <w:r>
        <w:tab/>
      </w:r>
      <w:r>
        <w:fldChar w:fldCharType="begin"/>
      </w:r>
      <w:r>
        <w:instrText xml:space="preserve"> PAGEREF _Toc6618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_Toc12481 </w:instrText>
      </w:r>
      <w:r>
        <w:fldChar w:fldCharType="separate"/>
      </w:r>
      <w:r>
        <w:rPr>
          <w:rFonts w:hint="eastAsia"/>
        </w:rPr>
        <w:t>3.3 系统的性能需求</w:t>
      </w:r>
      <w:r>
        <w:tab/>
      </w:r>
      <w:r>
        <w:fldChar w:fldCharType="begin"/>
      </w:r>
      <w:r>
        <w:instrText xml:space="preserve"> PAGEREF _Toc12481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_Toc4132 </w:instrText>
      </w:r>
      <w:r>
        <w:fldChar w:fldCharType="separate"/>
      </w:r>
      <w:r>
        <w:rPr>
          <w:rFonts w:hint="eastAsia"/>
        </w:rPr>
        <w:t xml:space="preserve">4 </w:t>
      </w:r>
      <w:r>
        <w:t>系统</w:t>
      </w:r>
      <w:r>
        <w:rPr>
          <w:rFonts w:hint="eastAsia"/>
          <w:lang w:val="en-US" w:eastAsia="zh-CN"/>
        </w:rPr>
        <w:t>的</w:t>
      </w:r>
      <w:r>
        <w:t>设计</w:t>
      </w:r>
      <w:r>
        <w:tab/>
      </w:r>
      <w:r>
        <w:fldChar w:fldCharType="begin"/>
      </w:r>
      <w:r>
        <w:instrText xml:space="preserve"> PAGEREF _Toc4132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_Toc13988 </w:instrText>
      </w:r>
      <w:r>
        <w:fldChar w:fldCharType="separate"/>
      </w:r>
      <w:r>
        <w:rPr>
          <w:rFonts w:hint="eastAsia"/>
        </w:rPr>
        <w:t>4.1系统设计的原则</w:t>
      </w:r>
      <w:r>
        <w:tab/>
      </w:r>
      <w:r>
        <w:fldChar w:fldCharType="begin"/>
      </w:r>
      <w:r>
        <w:instrText xml:space="preserve"> PAGEREF _Toc13988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_Toc8791 </w:instrText>
      </w:r>
      <w:r>
        <w:fldChar w:fldCharType="separate"/>
      </w:r>
      <w:r>
        <w:rPr>
          <w:rFonts w:hint="eastAsia"/>
          <w:lang w:val="en-US" w:eastAsia="zh-CN"/>
        </w:rPr>
        <w:t>4.2</w:t>
      </w:r>
      <w:r>
        <w:rPr>
          <w:rFonts w:hint="eastAsia"/>
        </w:rPr>
        <w:t xml:space="preserve"> </w:t>
      </w:r>
      <w:r>
        <w:rPr>
          <w:rFonts w:hint="eastAsia"/>
          <w:lang w:val="en-US" w:eastAsia="zh-CN"/>
        </w:rPr>
        <w:t>数据库的</w:t>
      </w:r>
      <w:r>
        <w:rPr>
          <w:rFonts w:hint="eastAsia"/>
        </w:rPr>
        <w:t>设计</w:t>
      </w:r>
      <w:r>
        <w:tab/>
      </w:r>
      <w:r>
        <w:fldChar w:fldCharType="begin"/>
      </w:r>
      <w:r>
        <w:instrText xml:space="preserve"> PAGEREF _Toc8791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_Toc31252 </w:instrText>
      </w:r>
      <w:r>
        <w:fldChar w:fldCharType="separate"/>
      </w:r>
      <w:r>
        <w:rPr>
          <w:rFonts w:hint="eastAsia"/>
        </w:rPr>
        <w:t>5 系统的实现</w:t>
      </w:r>
      <w:r>
        <w:tab/>
      </w:r>
      <w:r>
        <w:fldChar w:fldCharType="begin"/>
      </w:r>
      <w:r>
        <w:instrText xml:space="preserve"> PAGEREF _Toc31252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_Toc14604 </w:instrText>
      </w:r>
      <w:r>
        <w:fldChar w:fldCharType="separate"/>
      </w:r>
      <w:r>
        <w:rPr>
          <w:rFonts w:hint="eastAsia"/>
        </w:rPr>
        <w:t>5.2.1登录模块</w:t>
      </w:r>
      <w:r>
        <w:tab/>
      </w:r>
      <w:r>
        <w:fldChar w:fldCharType="begin"/>
      </w:r>
      <w:r>
        <w:instrText xml:space="preserve"> PAGEREF _Toc14604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_Toc9610 </w:instrText>
      </w:r>
      <w:r>
        <w:fldChar w:fldCharType="separate"/>
      </w:r>
      <w:r>
        <w:rPr>
          <w:rFonts w:hint="eastAsia"/>
        </w:rPr>
        <w:t>5.2.6用户管理模块</w:t>
      </w:r>
      <w:r>
        <w:tab/>
      </w:r>
      <w:r>
        <w:fldChar w:fldCharType="begin"/>
      </w:r>
      <w:r>
        <w:instrText xml:space="preserve"> PAGEREF _Toc9610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_Toc12303 </w:instrText>
      </w:r>
      <w:r>
        <w:fldChar w:fldCharType="separate"/>
      </w:r>
      <w:r>
        <w:rPr>
          <w:rFonts w:hint="eastAsia"/>
        </w:rPr>
        <w:t>5.2.4视频监控模块</w:t>
      </w:r>
      <w:r>
        <w:tab/>
      </w:r>
      <w:r>
        <w:fldChar w:fldCharType="begin"/>
      </w:r>
      <w:r>
        <w:instrText xml:space="preserve"> PAGEREF _Toc12303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_Toc31728 </w:instrText>
      </w:r>
      <w:r>
        <w:fldChar w:fldCharType="separate"/>
      </w:r>
      <w:r>
        <w:rPr>
          <w:rFonts w:hint="eastAsia"/>
        </w:rPr>
        <w:t>5.2.5 监控地图模块</w:t>
      </w:r>
      <w:r>
        <w:tab/>
      </w:r>
      <w:r>
        <w:fldChar w:fldCharType="begin"/>
      </w:r>
      <w:r>
        <w:instrText xml:space="preserve"> PAGEREF _Toc31728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_Toc942 </w:instrText>
      </w:r>
      <w:r>
        <w:fldChar w:fldCharType="separate"/>
      </w:r>
      <w:r>
        <w:rPr>
          <w:rFonts w:hint="eastAsia"/>
        </w:rPr>
        <w:t>5.2.2 测量中心模块</w:t>
      </w:r>
      <w:r>
        <w:tab/>
      </w:r>
      <w:r>
        <w:fldChar w:fldCharType="begin"/>
      </w:r>
      <w:r>
        <w:instrText xml:space="preserve"> PAGEREF _Toc942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_Toc24898 </w:instrText>
      </w:r>
      <w:r>
        <w:fldChar w:fldCharType="separate"/>
      </w:r>
      <w:r>
        <w:rPr>
          <w:rFonts w:hint="eastAsia"/>
        </w:rPr>
        <w:t>5.2.7系统管理模块</w:t>
      </w:r>
      <w:r>
        <w:tab/>
      </w:r>
      <w:r>
        <w:fldChar w:fldCharType="begin"/>
      </w:r>
      <w:r>
        <w:instrText xml:space="preserve"> PAGEREF _Toc24898 </w:instrText>
      </w:r>
      <w:r>
        <w:fldChar w:fldCharType="separate"/>
      </w:r>
      <w:r>
        <w:t>32</w:t>
      </w:r>
      <w:r>
        <w:fldChar w:fldCharType="end"/>
      </w:r>
      <w:r>
        <w:fldChar w:fldCharType="end"/>
      </w:r>
    </w:p>
    <w:p>
      <w:pPr>
        <w:pStyle w:val="10"/>
        <w:tabs>
          <w:tab w:val="right" w:leader="dot" w:pos="8306"/>
        </w:tabs>
      </w:pPr>
      <w:r>
        <w:fldChar w:fldCharType="begin"/>
      </w:r>
      <w:r>
        <w:instrText xml:space="preserve"> HYPERLINK \l _Toc1360 </w:instrText>
      </w:r>
      <w:r>
        <w:fldChar w:fldCharType="separate"/>
      </w:r>
      <w:r>
        <w:rPr>
          <w:rFonts w:hint="eastAsia"/>
        </w:rPr>
        <w:t>6 系统的测试</w:t>
      </w:r>
      <w:r>
        <w:tab/>
      </w:r>
      <w:r>
        <w:fldChar w:fldCharType="begin"/>
      </w:r>
      <w:r>
        <w:instrText xml:space="preserve"> PAGEREF _Toc1360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_Toc20794 </w:instrText>
      </w:r>
      <w:r>
        <w:fldChar w:fldCharType="separate"/>
      </w:r>
      <w:r>
        <w:rPr>
          <w:rFonts w:hint="eastAsia"/>
          <w:szCs w:val="24"/>
        </w:rPr>
        <w:t>6.1单元测试</w:t>
      </w:r>
      <w:r>
        <w:tab/>
      </w:r>
      <w:r>
        <w:fldChar w:fldCharType="begin"/>
      </w:r>
      <w:r>
        <w:instrText xml:space="preserve"> PAGEREF _Toc20794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_Toc14827 </w:instrText>
      </w:r>
      <w:r>
        <w:fldChar w:fldCharType="separate"/>
      </w:r>
      <w:r>
        <w:rPr>
          <w:rFonts w:hint="eastAsia"/>
          <w:szCs w:val="24"/>
        </w:rPr>
        <w:t>6.2 OneAPM CPT云压测</w:t>
      </w:r>
      <w:r>
        <w:tab/>
      </w:r>
      <w:r>
        <w:fldChar w:fldCharType="begin"/>
      </w:r>
      <w:r>
        <w:instrText xml:space="preserve"> PAGEREF _Toc14827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_Toc31867 </w:instrText>
      </w:r>
      <w:r>
        <w:fldChar w:fldCharType="separate"/>
      </w:r>
      <w:r>
        <w:rPr>
          <w:bCs/>
        </w:rPr>
        <w:t>参考文献</w:t>
      </w:r>
      <w:r>
        <w:tab/>
      </w:r>
      <w:r>
        <w:fldChar w:fldCharType="begin"/>
      </w:r>
      <w:r>
        <w:instrText xml:space="preserve"> PAGEREF _Toc31867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_Toc22808 </w:instrText>
      </w:r>
      <w:r>
        <w:fldChar w:fldCharType="separate"/>
      </w:r>
      <w:r>
        <w:rPr>
          <w:bCs/>
        </w:rPr>
        <w:t>致</w:t>
      </w:r>
      <w:r>
        <w:rPr>
          <w:rFonts w:hint="eastAsia"/>
          <w:bCs/>
        </w:rPr>
        <w:t xml:space="preserve"> </w:t>
      </w:r>
      <w:r>
        <w:rPr>
          <w:bCs/>
        </w:rPr>
        <w:t>谢</w:t>
      </w:r>
      <w:r>
        <w:tab/>
      </w:r>
      <w:r>
        <w:fldChar w:fldCharType="begin"/>
      </w:r>
      <w:r>
        <w:instrText xml:space="preserve"> PAGEREF _Toc22808 </w:instrText>
      </w:r>
      <w:r>
        <w:fldChar w:fldCharType="separate"/>
      </w:r>
      <w:r>
        <w:t>36</w:t>
      </w:r>
      <w:r>
        <w:fldChar w:fldCharType="end"/>
      </w:r>
      <w:r>
        <w:fldChar w:fldCharType="end"/>
      </w:r>
    </w:p>
    <w:p>
      <w:r>
        <w:fldChar w:fldCharType="end"/>
      </w:r>
    </w:p>
    <w:p>
      <w:pPr>
        <w:rPr>
          <w:rFonts w:hint="eastAsia" w:ascii="黑体" w:hAnsi="黑体"/>
          <w:szCs w:val="30"/>
        </w:rPr>
      </w:pPr>
      <w:r>
        <w:rPr>
          <w:rFonts w:hint="eastAsia" w:ascii="黑体" w:hAnsi="黑体"/>
          <w:szCs w:val="30"/>
        </w:rPr>
        <w:br w:type="page"/>
      </w:r>
    </w:p>
    <w:p>
      <w:pPr>
        <w:pStyle w:val="2"/>
        <w:rPr>
          <w:rFonts w:ascii="黑体" w:hAnsi="黑体"/>
          <w:szCs w:val="30"/>
        </w:rPr>
      </w:pPr>
      <w:bookmarkStart w:id="2" w:name="_Toc13486"/>
      <w:r>
        <w:rPr>
          <w:rFonts w:hint="eastAsia" w:ascii="黑体" w:hAnsi="黑体"/>
          <w:szCs w:val="30"/>
        </w:rPr>
        <w:t>1 绪论</w:t>
      </w:r>
      <w:bookmarkEnd w:id="0"/>
      <w:bookmarkEnd w:id="1"/>
      <w:bookmarkEnd w:id="2"/>
    </w:p>
    <w:p>
      <w:pPr>
        <w:pStyle w:val="3"/>
        <w:rPr>
          <w:rFonts w:ascii="黑体" w:hAnsi="黑体"/>
        </w:rPr>
      </w:pPr>
      <w:bookmarkStart w:id="3" w:name="_Toc511632091"/>
      <w:bookmarkStart w:id="4" w:name="_Toc511632150"/>
      <w:bookmarkStart w:id="5" w:name="_Toc482633767"/>
      <w:bookmarkStart w:id="6" w:name="_Toc21638"/>
      <w:bookmarkStart w:id="7" w:name="_Toc485497905"/>
      <w:bookmarkStart w:id="8" w:name="_Toc960"/>
      <w:bookmarkStart w:id="9" w:name="_Toc23042"/>
      <w:r>
        <w:rPr>
          <w:rFonts w:hint="eastAsia" w:ascii="黑体" w:hAnsi="黑体"/>
        </w:rPr>
        <w:t>1.1 选题背景及意义</w:t>
      </w:r>
      <w:bookmarkEnd w:id="3"/>
      <w:bookmarkEnd w:id="4"/>
      <w:bookmarkEnd w:id="5"/>
      <w:bookmarkEnd w:id="6"/>
      <w:bookmarkEnd w:id="7"/>
      <w:bookmarkEnd w:id="8"/>
      <w:bookmarkEnd w:id="9"/>
    </w:p>
    <w:p>
      <w:pPr>
        <w:pStyle w:val="23"/>
        <w:rPr>
          <w:rFonts w:hint="eastAsia"/>
        </w:rPr>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3"/>
        <w:rPr>
          <w:rFonts w:hint="eastAsia"/>
        </w:rPr>
      </w:pPr>
      <w:r>
        <w:rPr>
          <w:rFonts w:ascii="宋体" w:hAnsi="宋体"/>
          <w:sz w:val="24"/>
          <w:szCs w:val="24"/>
        </w:rPr>
        <w:t>本次研究与开发的这个</w:t>
      </w:r>
      <w:r>
        <w:rPr>
          <w:rFonts w:hint="eastAsia" w:ascii="宋体" w:hAnsi="宋体"/>
          <w:sz w:val="24"/>
          <w:szCs w:val="24"/>
        </w:rPr>
        <w:t>基于J2EE的尾矿库安全云管理系统</w:t>
      </w:r>
      <w:r>
        <w:rPr>
          <w:rFonts w:ascii="宋体" w:hAnsi="宋体"/>
          <w:sz w:val="24"/>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hint="eastAsia" w:ascii="黑体" w:hAnsi="黑体"/>
        </w:rPr>
      </w:pPr>
      <w:bookmarkStart w:id="10" w:name="_Toc511632092"/>
      <w:bookmarkStart w:id="11" w:name="_Toc511632151"/>
      <w:bookmarkStart w:id="12" w:name="_Toc482633768"/>
      <w:bookmarkStart w:id="13" w:name="_Toc485497906"/>
      <w:bookmarkStart w:id="14" w:name="_Toc6450"/>
      <w:bookmarkStart w:id="15" w:name="_Toc17428"/>
      <w:bookmarkStart w:id="16" w:name="_Toc9276"/>
      <w:r>
        <w:rPr>
          <w:rFonts w:ascii="黑体" w:hAnsi="黑体"/>
        </w:rPr>
        <w:t>1.2</w:t>
      </w:r>
      <w:r>
        <w:rPr>
          <w:rFonts w:hint="eastAsia" w:ascii="黑体" w:hAnsi="黑体"/>
        </w:rPr>
        <w:t xml:space="preserve"> 尾矿库管理系统概述</w:t>
      </w:r>
      <w:bookmarkEnd w:id="10"/>
      <w:bookmarkEnd w:id="11"/>
      <w:bookmarkEnd w:id="12"/>
      <w:bookmarkEnd w:id="13"/>
      <w:bookmarkEnd w:id="14"/>
      <w:bookmarkEnd w:id="15"/>
      <w:bookmarkEnd w:id="16"/>
      <w:r>
        <w:rPr>
          <w:rFonts w:hint="eastAsia" w:ascii="黑体" w:hAnsi="黑体"/>
        </w:rPr>
        <w:t xml:space="preserve"> </w:t>
      </w:r>
    </w:p>
    <w:p>
      <w:pPr>
        <w:spacing w:line="360" w:lineRule="auto"/>
        <w:ind w:firstLine="420" w:firstLineChars="200"/>
      </w:pPr>
      <w:r>
        <w:rPr>
          <w:rFonts w:hint="eastAsia"/>
        </w:rPr>
        <w:t>本系</w:t>
      </w:r>
      <w:r>
        <w:rPr>
          <w:rFonts w:hint="eastAsia"/>
          <w:lang w:val="en-US" w:eastAsia="zh-CN"/>
        </w:rPr>
        <w:t>是前后端全分离的开发形式开发，页面用Vue、echarts等框架开发，后台用</w:t>
      </w:r>
      <w:r>
        <w:rPr>
          <w:rFonts w:hint="eastAsia"/>
        </w:rPr>
        <w:t>Java语言为基础，利用</w:t>
      </w:r>
      <w:r>
        <w:t>SpringBoot</w:t>
      </w:r>
      <w:r>
        <w:rPr>
          <w:rFonts w:hint="eastAsia"/>
          <w:lang w:eastAsia="zh-CN"/>
        </w:rPr>
        <w:t>、</w:t>
      </w:r>
      <w:r>
        <w:rPr>
          <w:rFonts w:hint="eastAsia"/>
          <w:lang w:val="en-US" w:eastAsia="zh-CN"/>
        </w:rPr>
        <w:t>Vue、echarts</w:t>
      </w:r>
      <w:r>
        <w:rPr>
          <w:rFonts w:hint="eastAsia"/>
        </w:rPr>
        <w:t>、jpa</w:t>
      </w:r>
      <w:r>
        <w:t>、Mybatis、POI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pPr>
        <w:pStyle w:val="3"/>
        <w:rPr>
          <w:rFonts w:hint="eastAsia" w:ascii="黑体" w:hAnsi="黑体"/>
        </w:rPr>
      </w:pPr>
      <w:bookmarkStart w:id="17" w:name="_Toc5016"/>
      <w:r>
        <w:rPr>
          <w:rFonts w:hint="eastAsia" w:ascii="黑体" w:hAnsi="黑体"/>
          <w:lang w:val="en-US" w:eastAsia="zh-CN"/>
        </w:rPr>
        <w:t>1.3</w:t>
      </w:r>
      <w:r>
        <w:rPr>
          <w:rFonts w:hint="eastAsia" w:ascii="黑体" w:hAnsi="黑体"/>
        </w:rPr>
        <w:t>.国内外研究现状</w:t>
      </w:r>
      <w:bookmarkEnd w:id="17"/>
    </w:p>
    <w:p>
      <w:pPr>
        <w:pStyle w:val="23"/>
        <w:rPr>
          <w:rFonts w:hint="eastAsia"/>
        </w:rPr>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Pr>
      <w:bookmarkStart w:id="18" w:name="_Toc485497908"/>
      <w:bookmarkStart w:id="19" w:name="_Toc511632153"/>
      <w:bookmarkStart w:id="20" w:name="_Toc511632094"/>
      <w:bookmarkStart w:id="21" w:name="_Toc8234"/>
      <w:bookmarkStart w:id="22" w:name="_Toc24086"/>
      <w:bookmarkStart w:id="23" w:name="_Toc9560"/>
      <w:r>
        <w:rPr>
          <w:rFonts w:hint="eastAsia" w:ascii="黑体" w:hAnsi="黑体"/>
        </w:rPr>
        <w:t>1.</w:t>
      </w:r>
      <w:bookmarkEnd w:id="18"/>
      <w:r>
        <w:rPr>
          <w:rFonts w:hint="eastAsia" w:ascii="黑体" w:hAnsi="黑体"/>
          <w:lang w:val="en-US" w:eastAsia="zh-CN"/>
        </w:rPr>
        <w:t>4</w:t>
      </w:r>
      <w:r>
        <w:rPr>
          <w:rFonts w:ascii="黑体" w:hAnsi="黑体"/>
        </w:rPr>
        <w:t xml:space="preserve"> </w:t>
      </w:r>
      <w:r>
        <w:rPr>
          <w:rFonts w:hint="eastAsia"/>
        </w:rPr>
        <w:t>基于J2EE的尾矿库安全云管理系统的特点</w:t>
      </w:r>
      <w:bookmarkEnd w:id="19"/>
      <w:bookmarkEnd w:id="20"/>
      <w:bookmarkEnd w:id="21"/>
      <w:bookmarkEnd w:id="22"/>
      <w:bookmarkEnd w:id="23"/>
    </w:p>
    <w:p>
      <w:pPr>
        <w:spacing w:line="360" w:lineRule="auto"/>
        <w:ind w:firstLine="420" w:firstLineChars="200"/>
        <w:rPr>
          <w:rFonts w:ascii="黑体" w:hAnsi="黑体" w:eastAsia="黑体"/>
          <w:sz w:val="28"/>
          <w:szCs w:val="28"/>
        </w:rPr>
      </w:pPr>
      <w:r>
        <w:rPr>
          <w:rFonts w:hint="eastAsia"/>
        </w:rPr>
        <w:t>健壮性：系统在输入部分做了过滤，针对用户名、密码电子邮箱等有规则的输入进行了正则判定，过滤非法输入，对错误输入进行容错提示。</w:t>
      </w:r>
    </w:p>
    <w:p>
      <w:pPr>
        <w:spacing w:line="360" w:lineRule="auto"/>
        <w:ind w:firstLine="420" w:firstLineChars="200"/>
      </w:pPr>
      <w:r>
        <w:rPr>
          <w:rFonts w:hint="eastAsia"/>
        </w:rPr>
        <w:t>可扩展性：尾矿库安全管理系统采用前后端分离的方式开发，前端后台解耦，对前端文件也进行了模块化封装，增强了代码的可扩展性，新增功能只需添加新的模块后引用即可。</w:t>
      </w:r>
    </w:p>
    <w:p>
      <w:pPr>
        <w:spacing w:line="360" w:lineRule="auto"/>
        <w:ind w:firstLine="420" w:firstLineChars="200"/>
      </w:pPr>
      <w:r>
        <w:rPr>
          <w:rFonts w:hint="eastAsia"/>
        </w:rPr>
        <w:t>兼容性：系统是基于云平台的，只存在前端页面的兼容性问题，本系统前端页面可兼容大部分浏览器，已适配谷歌、火狐、3</w:t>
      </w:r>
      <w:r>
        <w:t>60</w:t>
      </w:r>
      <w:r>
        <w:rPr>
          <w:rFonts w:hint="eastAsia"/>
        </w:rPr>
        <w:t>等主流浏览器</w:t>
      </w:r>
      <w:r>
        <w:t>基本无兼容</w:t>
      </w:r>
      <w:r>
        <w:rPr>
          <w:rFonts w:hint="eastAsia"/>
        </w:rPr>
        <w:t>性问题。</w:t>
      </w:r>
    </w:p>
    <w:p>
      <w:pPr>
        <w:spacing w:line="360" w:lineRule="auto"/>
        <w:ind w:firstLine="420" w:firstLineChars="200"/>
      </w:pPr>
      <w:r>
        <w:rPr>
          <w:rFonts w:hint="eastAsia"/>
        </w:rPr>
        <w:t>可移植性：系统的前端部分采用的是Vue框架实现，对电脑环境没有任何要求，有浏览器即可。</w:t>
      </w:r>
    </w:p>
    <w:p>
      <w:pPr>
        <w:spacing w:line="360" w:lineRule="auto"/>
        <w:ind w:firstLine="420" w:firstLineChars="20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24" w:name="_Toc19105"/>
      <w:bookmarkStart w:id="25" w:name="_Toc485497909"/>
      <w:bookmarkStart w:id="26" w:name="_Toc511632095"/>
      <w:bookmarkStart w:id="27" w:name="_Toc16719"/>
      <w:bookmarkStart w:id="28" w:name="_Toc482633769"/>
      <w:bookmarkStart w:id="29" w:name="_Toc511632154"/>
      <w:bookmarkStart w:id="30" w:name="_Toc13006"/>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bookmarkEnd w:id="24"/>
      <w:bookmarkEnd w:id="25"/>
      <w:bookmarkEnd w:id="26"/>
      <w:bookmarkEnd w:id="27"/>
      <w:bookmarkEnd w:id="28"/>
      <w:bookmarkEnd w:id="29"/>
      <w:bookmarkEnd w:id="30"/>
    </w:p>
    <w:p>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pPr>
        <w:widowControl/>
        <w:numPr>
          <w:ilvl w:val="0"/>
          <w:numId w:val="1"/>
        </w:numPr>
        <w:spacing w:line="360" w:lineRule="auto"/>
        <w:jc w:val="left"/>
      </w:pPr>
      <w:r>
        <w:rPr>
          <w:rFonts w:hint="eastAsia"/>
        </w:rPr>
        <w:t>帮助管理人员进行全方位管理，系统集成实时视频监控和监控地图显示等。</w:t>
      </w:r>
    </w:p>
    <w:p>
      <w:pPr>
        <w:widowControl/>
        <w:numPr>
          <w:ilvl w:val="0"/>
          <w:numId w:val="1"/>
        </w:numPr>
        <w:spacing w:line="360" w:lineRule="auto"/>
        <w:jc w:val="left"/>
      </w:pPr>
      <w:r>
        <w:rPr>
          <w:rFonts w:hint="eastAsia"/>
        </w:rPr>
        <w:t>解决用人单位对人员进行管理的问题，并可实现权限控制等功能。</w:t>
      </w:r>
    </w:p>
    <w:p>
      <w:pPr>
        <w:pStyle w:val="2"/>
        <w:rPr>
          <w:rFonts w:ascii="黑体" w:hAnsi="黑体"/>
        </w:rPr>
      </w:pPr>
      <w:bookmarkStart w:id="31" w:name="_Toc7428"/>
      <w:bookmarkStart w:id="32" w:name="_Toc2544"/>
      <w:bookmarkStart w:id="33" w:name="_Toc26655"/>
      <w:bookmarkStart w:id="34" w:name="_Toc1732"/>
      <w:bookmarkStart w:id="35" w:name="_Toc6732"/>
      <w:bookmarkStart w:id="36" w:name="_Toc6886"/>
      <w:bookmarkStart w:id="37" w:name="_Toc511632155"/>
      <w:bookmarkStart w:id="38" w:name="_Toc31610"/>
      <w:bookmarkStart w:id="39" w:name="_Toc511632096"/>
      <w:bookmarkStart w:id="40" w:name="_Toc482633771"/>
      <w:bookmarkStart w:id="41" w:name="_Toc485497910"/>
      <w:bookmarkStart w:id="42" w:name="_Toc23479"/>
      <w:r>
        <w:rPr>
          <w:rFonts w:ascii="黑体" w:hAnsi="黑体"/>
        </w:rPr>
        <w:t>2</w:t>
      </w:r>
      <w:bookmarkEnd w:id="31"/>
      <w:bookmarkEnd w:id="32"/>
      <w:bookmarkEnd w:id="33"/>
      <w:bookmarkEnd w:id="34"/>
      <w:bookmarkEnd w:id="35"/>
      <w:r>
        <w:rPr>
          <w:rFonts w:ascii="黑体" w:hAnsi="黑体"/>
        </w:rPr>
        <w:t xml:space="preserve"> </w:t>
      </w:r>
      <w:r>
        <w:rPr>
          <w:rFonts w:hint="eastAsia" w:ascii="黑体" w:hAnsi="黑体"/>
        </w:rPr>
        <w:t>相关技术与开发、运行环境</w:t>
      </w:r>
      <w:bookmarkEnd w:id="36"/>
      <w:bookmarkEnd w:id="37"/>
      <w:bookmarkEnd w:id="38"/>
      <w:bookmarkEnd w:id="39"/>
      <w:bookmarkEnd w:id="40"/>
      <w:bookmarkEnd w:id="41"/>
      <w:bookmarkEnd w:id="42"/>
      <w:r>
        <w:rPr>
          <w:rFonts w:ascii="黑体" w:hAnsi="黑体"/>
        </w:rPr>
        <w:t xml:space="preserve">  </w:t>
      </w:r>
    </w:p>
    <w:p>
      <w:pPr>
        <w:pStyle w:val="3"/>
        <w:rPr>
          <w:rFonts w:hint="eastAsia"/>
        </w:rPr>
      </w:pPr>
      <w:bookmarkStart w:id="43" w:name="_Toc445920841"/>
      <w:bookmarkStart w:id="44" w:name="_Toc371974900"/>
      <w:bookmarkStart w:id="45" w:name="_Toc24785"/>
      <w:bookmarkStart w:id="46" w:name="_Toc511632097"/>
      <w:bookmarkStart w:id="47" w:name="_Toc17329"/>
      <w:bookmarkStart w:id="48" w:name="_Toc27772"/>
      <w:bookmarkStart w:id="49" w:name="_Toc511632156"/>
      <w:bookmarkStart w:id="50" w:name="_Toc482633775"/>
      <w:bookmarkStart w:id="51" w:name="_Toc485497911"/>
      <w:r>
        <w:rPr>
          <w:rFonts w:hint="eastAsia"/>
        </w:rPr>
        <w:t>2.</w:t>
      </w:r>
      <w:bookmarkEnd w:id="43"/>
      <w:bookmarkEnd w:id="44"/>
      <w:r>
        <w:rPr>
          <w:rFonts w:hint="eastAsia"/>
        </w:rPr>
        <w:t>1</w:t>
      </w:r>
      <w:r>
        <w:t xml:space="preserve"> </w:t>
      </w:r>
      <w:r>
        <w:rPr>
          <w:rFonts w:hint="eastAsia"/>
        </w:rPr>
        <w:t>Vue框架</w:t>
      </w:r>
      <w:bookmarkEnd w:id="45"/>
    </w:p>
    <w:p>
      <w:pPr>
        <w:spacing w:line="360" w:lineRule="auto"/>
        <w:ind w:firstLine="420" w:firstLineChars="200"/>
        <w:rPr>
          <w:rFonts w:hint="eastAsia"/>
          <w:bCs/>
          <w:szCs w:val="22"/>
          <w:lang w:val="en-US" w:eastAsia="zh-CN"/>
        </w:rPr>
      </w:pPr>
      <w:r>
        <w:rPr>
          <w:rFonts w:hint="eastAsia"/>
          <w:bCs/>
          <w:szCs w:val="22"/>
          <w:lang w:val="en-US" w:eastAsia="zh-CN"/>
        </w:rPr>
        <w:t>vue是渐进式JavaScript框架，“渐进式框架”和“自底向上增量开发的设计”是Vue开发的两个概念。Vue可以在任意其他类型的项目中使用，使用成本较低，更灵活，主张较弱，在Vue的项目中也可以轻松融汇其他的技术来开发，并且因为Vue的生态系统特别庞大，可以找到基本所有类型的工具在vue项目中使用。</w:t>
      </w:r>
    </w:p>
    <w:p>
      <w:pPr>
        <w:spacing w:line="360" w:lineRule="auto"/>
        <w:ind w:firstLine="420" w:firstLineChars="200"/>
        <w:rPr>
          <w:rFonts w:hint="eastAsia"/>
          <w:bCs/>
          <w:szCs w:val="22"/>
          <w:lang w:val="en-US" w:eastAsia="zh-CN"/>
        </w:rPr>
      </w:pPr>
      <w:r>
        <w:rPr>
          <w:rFonts w:hint="eastAsia"/>
          <w:bCs/>
          <w:szCs w:val="22"/>
          <w:lang w:val="en-US" w:eastAsia="zh-CN"/>
        </w:rPr>
        <w:t>在前端开发中，如何高效的操作dom、渲染数据是一个前端工程师需要考虑的问题，而且当数据量大，流向较乱的时候，如何正确使用数据，操作数据也是一个问题，而js框架对上述的几个问题都有自己趋于完美的解决方案，开发成本降低。高性能高效率。唯一的缺点就是需要使用一定的成本来学习。</w:t>
      </w:r>
    </w:p>
    <w:p>
      <w:pPr>
        <w:spacing w:line="360" w:lineRule="auto"/>
        <w:ind w:firstLine="420" w:firstLineChars="200"/>
        <w:rPr>
          <w:rFonts w:hint="eastAsia"/>
          <w:bCs/>
          <w:szCs w:val="22"/>
          <w:lang w:val="en-US" w:eastAsia="zh-CN"/>
        </w:rPr>
      </w:pPr>
      <w:r>
        <w:rPr>
          <w:rFonts w:hint="eastAsia"/>
          <w:bCs/>
          <w:szCs w:val="22"/>
          <w:lang w:val="en-US" w:eastAsia="zh-CN"/>
        </w:rPr>
        <w:t>特点：易用（使用成本低），灵活（生态系统完善，适用于任何规模的项目），高效（体积小，优化好，性能好）。Vue是一个MVVM的js框架，但是，Vue 的核心库只关注视图层，开发者关注的只是m-v的映射关系。</w:t>
      </w:r>
    </w:p>
    <w:p>
      <w:pPr>
        <w:pStyle w:val="3"/>
        <w:rPr>
          <w:rFonts w:hint="eastAsia"/>
          <w:lang w:val="en-US" w:eastAsia="zh-CN"/>
        </w:rPr>
      </w:pPr>
      <w:bookmarkStart w:id="52" w:name="_Toc14068"/>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bookmarkEnd w:id="52"/>
    </w:p>
    <w:p>
      <w:pPr>
        <w:spacing w:line="360" w:lineRule="auto"/>
        <w:ind w:firstLine="420" w:firstLineChars="200"/>
        <w:rPr>
          <w:rFonts w:hint="default"/>
          <w:bCs/>
          <w:szCs w:val="22"/>
          <w:lang w:val="en-US" w:eastAsia="zh-CN"/>
        </w:rPr>
      </w:pPr>
      <w:r>
        <w:rPr>
          <w:rFonts w:hint="eastAsia"/>
          <w:bCs/>
          <w:szCs w:val="22"/>
          <w:lang w:val="en-US" w:eastAsia="zh-CN"/>
        </w:rPr>
        <w:t>E</w:t>
      </w:r>
      <w:r>
        <w:rPr>
          <w:rFonts w:hint="eastAsia"/>
          <w:bCs/>
          <w:szCs w:val="22"/>
        </w:rPr>
        <w:t>lement</w:t>
      </w:r>
      <w:r>
        <w:rPr>
          <w:bCs/>
          <w:szCs w:val="22"/>
        </w:rPr>
        <w:t>-</w:t>
      </w:r>
      <w:r>
        <w:rPr>
          <w:rFonts w:hint="eastAsia"/>
          <w:bCs/>
          <w:szCs w:val="22"/>
          <w:lang w:val="en-US" w:eastAsia="zh-CN"/>
        </w:rPr>
        <w:t>UI时基于Vue.js的高质量页面组件，帮助开发人员快速，简单的实现页面功能，其主要特征如下：</w:t>
      </w:r>
    </w:p>
    <w:bookmarkEnd w:id="46"/>
    <w:bookmarkEnd w:id="47"/>
    <w:bookmarkEnd w:id="48"/>
    <w:bookmarkEnd w:id="49"/>
    <w:bookmarkEnd w:id="50"/>
    <w:bookmarkEnd w:id="51"/>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bookmarkStart w:id="53" w:name="_Toc511632157"/>
      <w:bookmarkStart w:id="54" w:name="_Toc485497912"/>
      <w:bookmarkStart w:id="55" w:name="_Toc516232616"/>
      <w:bookmarkStart w:id="56" w:name="_Toc511632098"/>
      <w:r>
        <w:rPr>
          <w:bCs/>
        </w:rPr>
        <w:t>一</w:t>
      </w:r>
      <w:r>
        <w:rPr>
          <w:rFonts w:ascii="宋体" w:hAnsi="宋体" w:cs="宋体"/>
        </w:rPr>
        <w:t>致性 Consistency</w:t>
      </w:r>
      <w:r>
        <w:rPr>
          <w:rFonts w:hint="eastAsia" w:ascii="宋体" w:hAnsi="宋体" w:cs="宋体"/>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反馈 Feedback</w:t>
      </w:r>
      <w:r>
        <w:rPr>
          <w:rFonts w:hint="eastAsia" w:ascii="宋体" w:hAnsi="宋体" w:cs="宋体"/>
        </w:rPr>
        <w:t>：</w:t>
      </w:r>
      <w:r>
        <w:rPr>
          <w:rFonts w:ascii="宋体" w:hAnsi="宋体" w:cs="宋体"/>
        </w:rPr>
        <w:t>控制反馈：通过界面样式和交互动效让用户可以清晰的感知自己的操作；页面反馈：操作后，通过页面元素的变化清晰地展现当前状态。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效率 Efficiency</w:t>
      </w:r>
      <w:r>
        <w:rPr>
          <w:rFonts w:hint="eastAsia" w:ascii="宋体" w:hAnsi="宋体" w:cs="宋体"/>
        </w:rPr>
        <w:t>：</w:t>
      </w:r>
      <w:r>
        <w:rPr>
          <w:rFonts w:ascii="宋体" w:hAnsi="宋体" w:cs="宋体"/>
        </w:rPr>
        <w:t>简化流程：设计简洁直观的操作流程；清晰明确：语言表达清晰且表意明确，让用户快速理解进而作出决策；帮助用户识别：界面简单直白，让用户快速识别而非回忆，减少用户记忆负担。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可控 Controllability</w:t>
      </w:r>
      <w:r>
        <w:rPr>
          <w:rFonts w:hint="eastAsia" w:ascii="宋体" w:hAnsi="宋体" w:cs="宋体"/>
        </w:rPr>
        <w:t>：</w:t>
      </w:r>
      <w:r>
        <w:rPr>
          <w:rFonts w:ascii="宋体" w:hAnsi="宋体" w:cs="宋体"/>
        </w:rPr>
        <w:t>用户决策：根据场景可给予用户操作建议或安全提示，但不能代替用户进行决策；结果可控：用户可以自由的进行操作，包括撤销、回退和终止当前操作等。</w:t>
      </w:r>
    </w:p>
    <w:bookmarkEnd w:id="53"/>
    <w:bookmarkEnd w:id="54"/>
    <w:bookmarkEnd w:id="55"/>
    <w:bookmarkEnd w:id="56"/>
    <w:p>
      <w:pPr>
        <w:pStyle w:val="3"/>
      </w:pPr>
      <w:bookmarkStart w:id="57" w:name="_Toc485497914"/>
      <w:bookmarkStart w:id="58" w:name="_Toc23640"/>
      <w:bookmarkStart w:id="59" w:name="_Toc482889082"/>
      <w:bookmarkStart w:id="60" w:name="_Toc511632158"/>
      <w:bookmarkStart w:id="61" w:name="_Toc24628"/>
      <w:bookmarkStart w:id="62" w:name="_Toc511632099"/>
      <w:bookmarkStart w:id="63" w:name="_Toc5477"/>
      <w:r>
        <w:rPr>
          <w:rFonts w:hint="eastAsia"/>
        </w:rPr>
        <w:t xml:space="preserve">2.2 </w:t>
      </w:r>
      <w:r>
        <w:t>MyBatis</w:t>
      </w:r>
      <w:bookmarkEnd w:id="57"/>
      <w:bookmarkEnd w:id="58"/>
      <w:bookmarkEnd w:id="59"/>
      <w:bookmarkEnd w:id="60"/>
      <w:bookmarkEnd w:id="61"/>
      <w:bookmarkEnd w:id="62"/>
      <w:r>
        <w:rPr>
          <w:rFonts w:hint="eastAsia"/>
        </w:rPr>
        <w:t>框架</w:t>
      </w:r>
      <w:bookmarkEnd w:id="63"/>
    </w:p>
    <w:p>
      <w:pPr>
        <w:spacing w:line="360" w:lineRule="auto"/>
        <w:ind w:firstLine="482"/>
        <w:rPr>
          <w:rFonts w:hint="eastAsia"/>
          <w:szCs w:val="22"/>
          <w:lang w:val="en-US" w:eastAsia="zh-CN"/>
        </w:rPr>
      </w:pPr>
      <w:bookmarkStart w:id="64" w:name="_Toc516232618"/>
      <w:bookmarkStart w:id="65" w:name="_Toc485497915"/>
      <w:bookmarkStart w:id="66" w:name="_Toc482889083"/>
      <w:bookmarkStart w:id="67" w:name="_Toc511632100"/>
      <w:bookmarkStart w:id="68" w:name="_Toc511632159"/>
      <w:r>
        <w:rPr>
          <w:rFonts w:hint="eastAsia"/>
          <w:szCs w:val="22"/>
          <w:lang w:val="en-US" w:eastAsia="zh-CN"/>
        </w:rPr>
        <w:t>MyBatis是支持定制化SQL、存储过程以及高级映射的优秀的持久层框架，MyBatis避免了几乎所有的JDBC代码和手动设置参数以及获取结果集。MyBatis可以对配置和原生Map使用简单的XML或注解，将接口和Java的POJOs(Plain Old Java Objects,普通的Java对象)映射成数据库中的记录。</w:t>
      </w:r>
    </w:p>
    <w:p>
      <w:pPr>
        <w:spacing w:line="360" w:lineRule="auto"/>
        <w:ind w:firstLine="482"/>
        <w:rPr>
          <w:rFonts w:hint="eastAsia"/>
          <w:szCs w:val="22"/>
          <w:lang w:val="en-US" w:eastAsia="zh-CN"/>
        </w:rPr>
      </w:pPr>
      <w:r>
        <w:rPr>
          <w:rFonts w:hint="eastAsia"/>
          <w:szCs w:val="22"/>
          <w:lang w:val="en-US" w:eastAsia="zh-CN"/>
        </w:rPr>
        <w:t> MyBatis的着力点，在于POJO与SQL之间的映射关系。然后通过映射配置文件，将SQL所需的参数，以及返回的结果字段映射到指定POJO。相对Hibernate"O/R"而言，iBATIS是一种“Sql Mapping”的ORM实现。</w:t>
      </w:r>
    </w:p>
    <w:p>
      <w:pPr>
        <w:spacing w:line="360" w:lineRule="auto"/>
        <w:ind w:firstLine="482"/>
        <w:rPr>
          <w:rFonts w:hint="eastAsia"/>
          <w:szCs w:val="22"/>
          <w:lang w:val="en-US" w:eastAsia="zh-CN"/>
        </w:rPr>
      </w:pPr>
      <w:r>
        <w:rPr>
          <w:rFonts w:hint="eastAsia"/>
          <w:szCs w:val="22"/>
          <w:lang w:val="en-US" w:eastAsia="zh-CN"/>
        </w:rPr>
        <w:t> 每个基于MyBatis的应用都是以一个SqlSessionFactory的实例为中心的，SqlSessionFactory的实例可以通过SqlSessionFactoryBuilder获取。而SqlSessionFactoryBuilder则可以从核心配置文件或者预先定制的Configuration的实例构建出该实例。</w:t>
      </w:r>
    </w:p>
    <w:p>
      <w:pPr>
        <w:pStyle w:val="3"/>
        <w:tabs>
          <w:tab w:val="left" w:pos="5743"/>
        </w:tabs>
        <w:rPr>
          <w:rFonts w:hint="eastAsia" w:eastAsia="黑体"/>
          <w:szCs w:val="22"/>
          <w:lang w:val="en-US" w:eastAsia="zh-CN"/>
        </w:rPr>
      </w:pPr>
      <w:bookmarkStart w:id="69" w:name="_Toc25591"/>
      <w:r>
        <w:rPr>
          <w:rFonts w:hint="eastAsia"/>
        </w:rPr>
        <w:t xml:space="preserve">2.2 </w:t>
      </w:r>
      <w:r>
        <w:rPr>
          <w:rFonts w:hint="eastAsia"/>
          <w:lang w:val="en-US" w:eastAsia="zh-CN"/>
        </w:rPr>
        <w:t>spring data jpa</w:t>
      </w:r>
      <w:r>
        <w:rPr>
          <w:rFonts w:hint="eastAsia"/>
        </w:rPr>
        <w:t>框架</w:t>
      </w:r>
      <w:bookmarkEnd w:id="69"/>
      <w:r>
        <w:rPr>
          <w:rFonts w:hint="eastAsia"/>
          <w:lang w:eastAsia="zh-CN"/>
        </w:rPr>
        <w:tab/>
      </w:r>
    </w:p>
    <w:p>
      <w:pPr>
        <w:spacing w:line="360" w:lineRule="auto"/>
        <w:ind w:firstLine="482"/>
        <w:rPr>
          <w:szCs w:val="22"/>
        </w:rPr>
      </w:pPr>
      <w:r>
        <w:rPr>
          <w:rFonts w:hint="eastAsia"/>
          <w:szCs w:val="22"/>
        </w:rPr>
        <w:t>简单方便：</w:t>
      </w:r>
      <w:r>
        <w:rPr>
          <w:szCs w:val="22"/>
        </w:rPr>
        <w:t>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w:t>
      </w:r>
    </w:p>
    <w:p>
      <w:pPr>
        <w:spacing w:line="360" w:lineRule="auto"/>
        <w:ind w:firstLine="482"/>
        <w:rPr>
          <w:szCs w:val="22"/>
        </w:rPr>
      </w:pPr>
      <w:r>
        <w:rPr>
          <w:szCs w:val="22"/>
        </w:rPr>
        <w:t>非侵入式</w:t>
      </w:r>
      <w:r>
        <w:rPr>
          <w:rFonts w:hint="eastAsia"/>
          <w:szCs w:val="22"/>
          <w:lang w:eastAsia="zh-CN"/>
        </w:rPr>
        <w:t>：</w:t>
      </w:r>
      <w:r>
        <w:rPr>
          <w:szCs w:val="22"/>
        </w:rPr>
        <w:t>JPA基于非侵入式原则设计，因此可以很容易地和其它框架或者容器集成。</w:t>
      </w:r>
      <w:bookmarkStart w:id="70" w:name="查询能力"/>
      <w:bookmarkEnd w:id="70"/>
      <w:bookmarkStart w:id="71" w:name="sub1036852_2_3"/>
      <w:bookmarkEnd w:id="71"/>
      <w:bookmarkStart w:id="72" w:name="2-3"/>
      <w:bookmarkEnd w:id="72"/>
      <w:bookmarkStart w:id="73" w:name="2_3"/>
      <w:bookmarkEnd w:id="73"/>
    </w:p>
    <w:p>
      <w:pPr>
        <w:spacing w:line="360" w:lineRule="auto"/>
        <w:ind w:firstLine="482"/>
      </w:pPr>
      <w:r>
        <w:rPr>
          <w:rFonts w:hint="eastAsia"/>
          <w:szCs w:val="22"/>
        </w:rPr>
        <w:t>查询能力：</w:t>
      </w:r>
      <w:r>
        <w:rPr>
          <w:szCs w:val="22"/>
        </w:rPr>
        <w:t xml:space="preserve"> JPA的查询语言是</w:t>
      </w:r>
      <w:r>
        <w:rPr>
          <w:szCs w:val="22"/>
        </w:rPr>
        <w:fldChar w:fldCharType="begin"/>
      </w:r>
      <w:r>
        <w:rPr>
          <w:szCs w:val="22"/>
        </w:rPr>
        <w:instrText xml:space="preserve"> HYPERLINK "https://baike.baidu.com/item/%E9%9D%A2%E5%90%91%E5%AF%B9%E8%B1%A1" \t "_blank" </w:instrText>
      </w:r>
      <w:r>
        <w:rPr>
          <w:szCs w:val="22"/>
        </w:rPr>
        <w:fldChar w:fldCharType="separate"/>
      </w:r>
      <w:r>
        <w:rPr>
          <w:szCs w:val="22"/>
        </w:rPr>
        <w:t>面向对象</w:t>
      </w:r>
      <w:r>
        <w:rPr>
          <w:szCs w:val="22"/>
        </w:rPr>
        <w:fldChar w:fldCharType="end"/>
      </w:r>
      <w:r>
        <w:rPr>
          <w:szCs w:val="22"/>
        </w:rPr>
        <w:t>而非面向数据库的，它以面向对象的自然语法构造查询语句，可以看成是Hibernate HQL的等价物。JPA定义了独特的</w:t>
      </w:r>
      <w:r>
        <w:rPr>
          <w:szCs w:val="22"/>
        </w:rPr>
        <w:fldChar w:fldCharType="begin"/>
      </w:r>
      <w:r>
        <w:rPr>
          <w:szCs w:val="22"/>
        </w:rPr>
        <w:instrText xml:space="preserve"> HYPERLINK "https://baike.baidu.com/item/JPQL" \t "_blank" </w:instrText>
      </w:r>
      <w:r>
        <w:rPr>
          <w:szCs w:val="22"/>
        </w:rPr>
        <w:fldChar w:fldCharType="separate"/>
      </w:r>
      <w:r>
        <w:rPr>
          <w:szCs w:val="22"/>
        </w:rPr>
        <w:t>JPQL</w:t>
      </w:r>
      <w:r>
        <w:rPr>
          <w:szCs w:val="22"/>
        </w:rPr>
        <w:fldChar w:fldCharType="end"/>
      </w:r>
      <w:r>
        <w:rPr>
          <w:szCs w:val="22"/>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rPr>
          <w:szCs w:val="22"/>
        </w:rPr>
        <w:fldChar w:fldCharType="begin"/>
      </w:r>
      <w:r>
        <w:rPr>
          <w:szCs w:val="22"/>
        </w:rPr>
        <w:instrText xml:space="preserve"> HYPERLINK "https://baike.baidu.com/item/%E5%AD%90%E6%9F%A5%E8%AF%A2" \t "_blank" </w:instrText>
      </w:r>
      <w:r>
        <w:rPr>
          <w:szCs w:val="22"/>
        </w:rPr>
        <w:fldChar w:fldCharType="separate"/>
      </w:r>
      <w:r>
        <w:rPr>
          <w:szCs w:val="22"/>
        </w:rPr>
        <w:t>子查询</w:t>
      </w:r>
      <w:r>
        <w:rPr>
          <w:szCs w:val="22"/>
        </w:rPr>
        <w:fldChar w:fldCharType="end"/>
      </w:r>
      <w:r>
        <w:rPr>
          <w:szCs w:val="22"/>
        </w:rPr>
        <w:t>。</w:t>
      </w:r>
    </w:p>
    <w:bookmarkEnd w:id="64"/>
    <w:bookmarkEnd w:id="65"/>
    <w:bookmarkEnd w:id="66"/>
    <w:bookmarkEnd w:id="67"/>
    <w:bookmarkEnd w:id="68"/>
    <w:p>
      <w:pPr>
        <w:pStyle w:val="3"/>
      </w:pPr>
      <w:bookmarkStart w:id="74" w:name="_Toc511632160"/>
      <w:bookmarkStart w:id="75" w:name="_Toc511632101"/>
      <w:bookmarkStart w:id="76" w:name="_Toc8161"/>
      <w:bookmarkStart w:id="77" w:name="_Toc482633777"/>
      <w:bookmarkStart w:id="78" w:name="_Toc23266"/>
      <w:bookmarkStart w:id="79" w:name="_Toc485497917"/>
      <w:bookmarkStart w:id="80" w:name="_Toc21820"/>
      <w:r>
        <w:rPr>
          <w:rFonts w:hint="eastAsia"/>
        </w:rPr>
        <w:t>2.</w:t>
      </w:r>
      <w:r>
        <w:t>4</w:t>
      </w:r>
      <w:r>
        <w:rPr>
          <w:rFonts w:hint="eastAsia"/>
        </w:rPr>
        <w:t xml:space="preserve"> Druid技术</w:t>
      </w:r>
      <w:bookmarkEnd w:id="74"/>
      <w:bookmarkEnd w:id="75"/>
      <w:bookmarkEnd w:id="76"/>
      <w:bookmarkEnd w:id="77"/>
      <w:bookmarkEnd w:id="78"/>
      <w:bookmarkEnd w:id="79"/>
      <w:bookmarkEnd w:id="80"/>
    </w:p>
    <w:p>
      <w:pPr>
        <w:spacing w:line="360" w:lineRule="auto"/>
        <w:ind w:firstLine="482"/>
      </w:pPr>
      <w: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r>
        <w:rPr>
          <w:rFonts w:hint="eastAsia"/>
        </w:rPr>
        <w:t>Druid</w:t>
      </w:r>
      <w:r>
        <w:t>是阿里巴巴</w:t>
      </w:r>
      <w:r>
        <w:rPr>
          <w:rFonts w:hint="eastAsia"/>
        </w:rPr>
        <w:t>技术团队开发的一款优秀的数据库连接池，并且已经在GitHub上开源</w:t>
      </w:r>
      <w:r>
        <w:t>，</w:t>
      </w:r>
      <w:r>
        <w:rPr>
          <w:rFonts w:hint="eastAsia"/>
        </w:rPr>
        <w:t>它与其他国外优秀的数据库连接池用法类似，性能更好</w:t>
      </w:r>
      <w:r>
        <w:t>，同时加入了日志监控</w:t>
      </w:r>
      <w:r>
        <w:rPr>
          <w:rFonts w:hint="eastAsia"/>
        </w:rPr>
        <w:t>，可以让开发者明确的看到自己的sql语句的执行情况。可以说 Druid是目前国内互联网企业中使用范围最广的数据库连接池。</w:t>
      </w:r>
    </w:p>
    <w:p>
      <w:pPr>
        <w:spacing w:line="360" w:lineRule="auto"/>
        <w:ind w:firstLine="482"/>
      </w:pPr>
      <w: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    Druid是一个JDBC组件，它包括三个部分： 基于Filter－Chain模式的插件体系。 DruidDataSource 高效可管理的数据库连接池。SQLParser</w:t>
      </w:r>
      <w:r>
        <w:rPr>
          <w:rFonts w:hint="eastAsia"/>
        </w:rPr>
        <w:t>。</w:t>
      </w:r>
      <w:r>
        <w:t>Druid的功能</w:t>
      </w:r>
      <w:r>
        <w:rPr>
          <w:rFonts w:hint="eastAsia"/>
        </w:rPr>
        <w:t>如下：</w:t>
      </w:r>
    </w:p>
    <w:p>
      <w:pPr>
        <w:spacing w:line="360" w:lineRule="auto"/>
        <w:ind w:firstLine="482"/>
      </w:pPr>
      <w:r>
        <w:t>1、替换DBCP和C3P0。Druid提供了一个高效、功能强大、可扩展性好的数据库连接池。</w:t>
      </w:r>
    </w:p>
    <w:p>
      <w:pPr>
        <w:spacing w:line="360" w:lineRule="auto"/>
        <w:ind w:firstLine="482"/>
      </w:pPr>
      <w:r>
        <w:t>2、可以监控数据库访问性能，Druid内置提供了一个功能强大的StatFilter插件，能够详细统计SQL的执行性能，这对于线上分析数据库访问性能有帮助。</w:t>
      </w:r>
    </w:p>
    <w:p>
      <w:pPr>
        <w:spacing w:line="360" w:lineRule="auto"/>
        <w:ind w:firstLine="482"/>
      </w:pPr>
      <w:r>
        <w:t>3、数据库密码加密。直接把数据库密码写在配置文件中，这是不好的行为，容易导致安全问题。DruidDruiver和DruidDataSource都支持PasswordCallback。</w:t>
      </w:r>
    </w:p>
    <w:p>
      <w:pPr>
        <w:spacing w:line="360" w:lineRule="auto"/>
        <w:ind w:firstLine="482"/>
      </w:pPr>
      <w:r>
        <w:t>4、SQL执行日志，Druid提供了不同的LogFilter，能够支持Common-Logging、Log4j和JdkLog，你可以按需要选择相应的LogFilter，监控你应用的数据库访问情况。</w:t>
      </w:r>
    </w:p>
    <w:p>
      <w:pPr>
        <w:spacing w:line="360" w:lineRule="auto"/>
        <w:ind w:firstLine="482"/>
      </w:pPr>
      <w:r>
        <w:t>5、扩展JDBC，如果你要对JDBC层有编程的需求，可以通过Druid提供的Filter机制，很方便编写JDBC层的扩展插件。</w:t>
      </w:r>
    </w:p>
    <w:p>
      <w:pPr>
        <w:pStyle w:val="3"/>
      </w:pPr>
      <w:bookmarkStart w:id="81" w:name="_Toc23148"/>
      <w:r>
        <w:rPr>
          <w:rFonts w:hint="eastAsia"/>
        </w:rPr>
        <w:t>2.</w:t>
      </w:r>
      <w:r>
        <w:t>5</w:t>
      </w:r>
      <w:r>
        <w:rPr>
          <w:rFonts w:hint="eastAsia"/>
        </w:rPr>
        <w:t xml:space="preserve"> </w:t>
      </w:r>
      <w:r>
        <w:t>SpringBoot</w:t>
      </w:r>
      <w:r>
        <w:rPr>
          <w:rFonts w:hint="eastAsia"/>
        </w:rPr>
        <w:t>框架</w:t>
      </w:r>
      <w:bookmarkEnd w:id="81"/>
    </w:p>
    <w:p>
      <w:pPr>
        <w:spacing w:line="360" w:lineRule="auto"/>
        <w:ind w:firstLine="482"/>
      </w:pPr>
      <w: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w:t>
      </w:r>
      <w:r>
        <w:rPr>
          <w:rFonts w:hint="eastAsia"/>
        </w:rPr>
        <w:t>pringboot包含spring和SpringMVC的所有功能，</w:t>
      </w:r>
      <w:r>
        <w:t xml:space="preserve">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w:t>
      </w:r>
      <w:r>
        <w:rPr>
          <w:b/>
          <w:bCs/>
        </w:rPr>
        <w:t>full-stack(一站式)</w:t>
      </w:r>
      <w:r>
        <w:t> </w:t>
      </w:r>
      <w:r>
        <w:fldChar w:fldCharType="begin"/>
      </w:r>
      <w:r>
        <w:instrText xml:space="preserve"> HYPERLINK "https://baike.so.com/doc/585215-619452.html" \t "_blank" </w:instrText>
      </w:r>
      <w:r>
        <w:fldChar w:fldCharType="separate"/>
      </w:r>
      <w:r>
        <w:t>轻量级</w:t>
      </w:r>
      <w:r>
        <w:fldChar w:fldCharType="end"/>
      </w:r>
      <w: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、模型对象、分派器以及处理程序对象的角色，这种分离让它们更容易进行</w:t>
      </w:r>
      <w:r>
        <w:fldChar w:fldCharType="begin"/>
      </w:r>
      <w:r>
        <w:instrText xml:space="preserve"> HYPERLINK "https://baike.so.com/doc/6757325-6971924.html" \t "_blank" </w:instrText>
      </w:r>
      <w:r>
        <w:fldChar w:fldCharType="separate"/>
      </w:r>
      <w:r>
        <w:t>定制</w:t>
      </w:r>
      <w:r>
        <w:fldChar w:fldCharType="end"/>
      </w:r>
      <w:r>
        <w:t>。</w:t>
      </w:r>
      <w:r>
        <w:rPr>
          <w:rFonts w:hint="eastAsia"/>
        </w:rPr>
        <w:t>其他特点如下：</w:t>
      </w:r>
    </w:p>
    <w:p>
      <w:pPr>
        <w:shd w:val="clear" w:color="auto" w:fill="FFFFFF"/>
        <w:spacing w:line="360" w:lineRule="atLeast"/>
        <w:ind w:firstLine="480"/>
        <w:rPr>
          <w:rFonts w:hint="eastAsia" w:ascii="Arial" w:hAnsi="Arial" w:eastAsia="宋体" w:cs="Arial"/>
          <w:color w:val="333333"/>
          <w:szCs w:val="21"/>
          <w:lang w:val="en-US" w:eastAsia="zh-CN"/>
        </w:rPr>
      </w:pPr>
      <w:r>
        <w:rPr>
          <w:rFonts w:ascii="Arial" w:hAnsi="Arial" w:cs="Arial"/>
          <w:color w:val="333333"/>
          <w:szCs w:val="21"/>
        </w:rPr>
        <w:t>1. 创建独立的Spring应用程序</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2. 嵌入的Tomcat，无需部署WAR文件</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3. 简化Maven配置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4. 自动配置Spring</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5. 提供生产就绪型功能，如指标，健康检查和外部配置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6. 绝对没有代码生成并且对XML也没有配置要求</w:t>
      </w:r>
      <w:r>
        <w:rPr>
          <w:rFonts w:hint="eastAsia" w:ascii="Arial" w:hAnsi="Arial" w:cs="Arial"/>
          <w:color w:val="333333"/>
          <w:szCs w:val="21"/>
          <w:lang w:eastAsia="zh-CN"/>
        </w:rPr>
        <w:t>。</w:t>
      </w:r>
    </w:p>
    <w:p>
      <w:pPr>
        <w:pStyle w:val="3"/>
      </w:pPr>
      <w:bookmarkStart w:id="82" w:name="_Toc9908"/>
      <w:bookmarkStart w:id="83" w:name="_Toc511632103"/>
      <w:bookmarkStart w:id="84" w:name="_Toc511632162"/>
      <w:bookmarkStart w:id="85" w:name="_Toc10834"/>
      <w:bookmarkStart w:id="86" w:name="_Toc12305"/>
      <w:bookmarkStart w:id="87" w:name="_Toc485497919"/>
      <w:bookmarkStart w:id="88" w:name="_Toc482633779"/>
      <w:r>
        <w:rPr>
          <w:rFonts w:hint="eastAsia"/>
        </w:rPr>
        <w:t>2.</w:t>
      </w:r>
      <w:r>
        <w:t>6</w:t>
      </w:r>
      <w:r>
        <w:rPr>
          <w:rFonts w:hint="eastAsia"/>
        </w:rPr>
        <w:t xml:space="preserve"> ECharts开源技术</w:t>
      </w:r>
      <w:bookmarkEnd w:id="82"/>
      <w:bookmarkEnd w:id="83"/>
      <w:bookmarkEnd w:id="84"/>
      <w:bookmarkEnd w:id="85"/>
      <w:bookmarkEnd w:id="86"/>
    </w:p>
    <w:p>
      <w:pPr>
        <w:spacing w:line="360" w:lineRule="auto"/>
        <w:ind w:firstLine="482"/>
      </w:pPr>
      <w:r>
        <w:t>Echarts 基于</w:t>
      </w:r>
      <w:r>
        <w:rPr>
          <w:rFonts w:hint="eastAsia"/>
        </w:rPr>
        <w:t>H5的</w:t>
      </w:r>
      <w:r>
        <w:t>Canvas类库</w:t>
      </w:r>
      <w:r>
        <w:tab/>
      </w:r>
      <w:r>
        <w:t>ZRender,来源于百度的开源项目，</w:t>
      </w:r>
      <w:r>
        <w:rPr>
          <w:rFonts w:hint="eastAsia"/>
        </w:rPr>
        <w:t>Echar提供丰富的js</w:t>
      </w:r>
      <w:r>
        <w:t>图表库，并且支持高度定制，Echar主要的三大特点是支持拖拽后重算，数据驱动视图和值域的漫游，提高了使用者的体验性和良好的交互</w:t>
      </w:r>
      <w:r>
        <w:rPr>
          <w:rFonts w:hint="eastAsia"/>
        </w:rPr>
        <w:t>。</w:t>
      </w:r>
    </w:p>
    <w:p>
      <w:pPr>
        <w:pStyle w:val="4"/>
        <w:numPr>
          <w:ilvl w:val="0"/>
          <w:numId w:val="0"/>
        </w:numPr>
        <w:bidi w:val="0"/>
        <w:rPr>
          <w:lang w:val="en-US" w:eastAsia="zh-CN"/>
        </w:rPr>
      </w:pPr>
      <w:bookmarkStart w:id="89" w:name="_Toc10103"/>
      <w:bookmarkStart w:id="90" w:name="_Toc511632104"/>
      <w:bookmarkStart w:id="91" w:name="_Toc26278"/>
      <w:bookmarkStart w:id="92" w:name="_Toc511632163"/>
      <w:r>
        <w:rPr>
          <w:rFonts w:hint="eastAsia"/>
          <w:lang w:val="en-US" w:eastAsia="zh-CN"/>
        </w:rPr>
        <w:t>2.6.1</w:t>
      </w:r>
      <w:r>
        <w:rPr>
          <w:lang w:val="en-US" w:eastAsia="zh-CN"/>
        </w:rPr>
        <w:t>提供丰富的图表类型</w:t>
      </w:r>
      <w:bookmarkEnd w:id="89"/>
      <w:bookmarkEnd w:id="90"/>
      <w:bookmarkEnd w:id="91"/>
      <w:bookmarkEnd w:id="92"/>
    </w:p>
    <w:p>
      <w:pPr>
        <w:pStyle w:val="23"/>
        <w:rPr>
          <w:rFonts w:hint="eastAsia"/>
          <w:lang w:val="en-US" w:eastAsia="zh-CN"/>
        </w:rPr>
      </w:pPr>
      <w:r>
        <w:rPr>
          <w:rFonts w:hint="eastAsia"/>
          <w:lang w:val="en-US" w:eastAsia="zh-CN"/>
        </w:rPr>
        <w:t>ECharts 提供折线/柱状/饼/散点/雷达/k线/热力等多种图表类型，并且不同类型的图可以混搭使用。</w:t>
      </w:r>
    </w:p>
    <w:p>
      <w:pPr>
        <w:pStyle w:val="4"/>
        <w:numPr>
          <w:ilvl w:val="0"/>
          <w:numId w:val="0"/>
        </w:numPr>
        <w:bidi w:val="0"/>
        <w:rPr>
          <w:rFonts w:hint="eastAsia"/>
          <w:lang w:val="en-US" w:eastAsia="zh-CN"/>
        </w:rPr>
      </w:pPr>
      <w:bookmarkStart w:id="93" w:name="_Toc511632164"/>
      <w:bookmarkStart w:id="94" w:name="_Toc28098"/>
      <w:bookmarkStart w:id="95" w:name="_Toc24954"/>
      <w:bookmarkStart w:id="96" w:name="_Toc511632105"/>
      <w:r>
        <w:rPr>
          <w:rFonts w:hint="eastAsia"/>
          <w:lang w:val="en-US" w:eastAsia="zh-CN"/>
        </w:rPr>
        <w:t>2.6.1数据驱动特点 </w:t>
      </w:r>
    </w:p>
    <w:bookmarkEnd w:id="93"/>
    <w:bookmarkEnd w:id="94"/>
    <w:bookmarkEnd w:id="95"/>
    <w:bookmarkEnd w:id="96"/>
    <w:p>
      <w:pPr>
        <w:spacing w:line="360" w:lineRule="auto"/>
        <w:ind w:firstLine="482"/>
        <w:rPr>
          <w:szCs w:val="22"/>
          <w:lang w:val="en-US" w:eastAsia="zh-CN"/>
        </w:rPr>
      </w:pPr>
      <w:r>
        <w:rPr>
          <w:rFonts w:hint="eastAsia"/>
          <w:szCs w:val="22"/>
          <w:lang w:val="en-US" w:eastAsia="zh-CN"/>
        </w:rPr>
        <w:t>ECharts图表得益于数据驱动改变，后台提供的数据改变，图表便轻松发生更新。开发者只需要关注输入图表数据的变换，图表会自动检查最新数据数据与当前数据的差异，并更新图表。</w:t>
      </w:r>
    </w:p>
    <w:p>
      <w:pPr>
        <w:pStyle w:val="3"/>
        <w:bidi w:val="0"/>
        <w:rPr>
          <w:lang w:val="en-US" w:eastAsia="zh-CN"/>
        </w:rPr>
      </w:pPr>
      <w:bookmarkStart w:id="97" w:name="_Toc28404"/>
      <w:r>
        <w:rPr>
          <w:rFonts w:hint="eastAsia"/>
        </w:rPr>
        <w:t>2</w:t>
      </w:r>
      <w:r>
        <w:t>.7 WebSocket</w:t>
      </w:r>
      <w:r>
        <w:rPr>
          <w:rFonts w:hint="eastAsia"/>
        </w:rPr>
        <w:t>技术</w:t>
      </w:r>
      <w:bookmarkEnd w:id="97"/>
    </w:p>
    <w:p>
      <w:pPr>
        <w:pStyle w:val="23"/>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23"/>
      </w:pPr>
      <w:r>
        <w:t>1.服务器被迫为每个客户端使用许多不同的底层TCP连接:一个用于向客户端发送信息，其它用于接收每个传入消息。</w:t>
      </w:r>
    </w:p>
    <w:p>
      <w:pPr>
        <w:pStyle w:val="23"/>
      </w:pPr>
      <w:r>
        <w:t>2.有些协议有很高的开销，每一个客户端和服务器之间都有HTTP头。</w:t>
      </w:r>
    </w:p>
    <w:p>
      <w:pPr>
        <w:pStyle w:val="23"/>
      </w:pPr>
      <w:r>
        <w:t>3.客户端脚本被迫维护从传出连接到传入连接的映射来追踪回复。</w:t>
      </w:r>
    </w:p>
    <w:p>
      <w:pPr>
        <w:pStyle w:val="23"/>
      </w:pPr>
      <w:r>
        <w:t>一个更简单的解决方案是使用单个TCP连接双向通信。 这就是WebSocket协议所提供的功能。 结合WebSocket API ，WebSocket协议提供了一个用来替代HTTP轮询实现网页到远程主机的双向通信的方法。</w:t>
      </w:r>
    </w:p>
    <w:p>
      <w:pPr>
        <w:pStyle w:val="23"/>
      </w:pPr>
      <w:r>
        <w:t>WebSocket协议被设计来取代用HTTP作为传输层的双向通讯技术,这些技术只能牺牲效率和可依赖性其中一方来提高另一方，因为HTTP最初的目的不是为了双向通讯。</w:t>
      </w:r>
      <w:r>
        <w:fldChar w:fldCharType="begin"/>
      </w:r>
      <w:r>
        <w:instrText xml:space="preserve"> HYPERLINK "https://baike.so.com/create/edit/?eid=6840040&amp;sid=7057314&amp;secid=3" </w:instrText>
      </w:r>
      <w:r>
        <w:fldChar w:fldCharType="separate"/>
      </w:r>
      <w:r>
        <w:t>编辑本段</w:t>
      </w:r>
      <w:r>
        <w:fldChar w:fldCharType="end"/>
      </w:r>
      <w:r>
        <w:t>实现原理</w:t>
      </w:r>
      <w:r>
        <w:rPr>
          <w:rFonts w:hint="eastAsia"/>
        </w:rPr>
        <w:t>：</w:t>
      </w:r>
    </w:p>
    <w:p>
      <w:pPr>
        <w:pStyle w:val="23"/>
      </w:pPr>
      <w: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23"/>
      </w:pPr>
      <w:r>
        <w:t>1. Header</w:t>
      </w:r>
      <w:r>
        <w:rPr>
          <w:rFonts w:hint="eastAsia"/>
        </w:rPr>
        <w:t>：</w:t>
      </w:r>
      <w:r>
        <w:t>互相沟通的Header是很小的-大概只有 2 Bytes</w:t>
      </w:r>
    </w:p>
    <w:p>
      <w:pPr>
        <w:pStyle w:val="23"/>
      </w:pPr>
      <w:r>
        <w:t>2. Server Push</w:t>
      </w:r>
      <w:r>
        <w:rPr>
          <w:rFonts w:hint="eastAsia"/>
        </w:rPr>
        <w:t>：</w:t>
      </w:r>
      <w:r>
        <w:t>服务器的推送，服务器不再被动的接收到浏览器的请求之后才返回数据，而是在有新数据时就主动推送给浏览器。</w:t>
      </w:r>
    </w:p>
    <w:p>
      <w:pPr>
        <w:pStyle w:val="3"/>
        <w:bidi w:val="0"/>
        <w:rPr>
          <w:rFonts w:hint="eastAsia"/>
        </w:rPr>
      </w:pPr>
      <w:bookmarkStart w:id="98" w:name="_Toc25737"/>
      <w:r>
        <w:rPr>
          <w:rFonts w:hint="eastAsia"/>
        </w:rPr>
        <w:t>2.8 POI技术</w:t>
      </w:r>
      <w:bookmarkEnd w:id="98"/>
    </w:p>
    <w:p>
      <w:pPr>
        <w:pStyle w:val="23"/>
        <w:rPr>
          <w:rFonts w:hint="eastAsia"/>
        </w:rPr>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23"/>
        <w:rPr>
          <w:rFonts w:hint="eastAsia"/>
        </w:rPr>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pPr>
        <w:pStyle w:val="23"/>
        <w:rPr>
          <w:rFonts w:hint="eastAsia"/>
        </w:rPr>
      </w:pPr>
      <w:r>
        <w:rPr>
          <w:rFonts w:hint="eastAsia"/>
        </w:rPr>
        <w:t>Apache的Jakata项目的POI子项目，目前比较成熟的是HSSF</w:t>
      </w:r>
      <w:r>
        <w:rPr>
          <w:rFonts w:hint="eastAsia"/>
          <w:lang w:eastAsia="zh-CN"/>
        </w:rPr>
        <w:t>、</w:t>
      </w:r>
      <w:r>
        <w:rPr>
          <w:rFonts w:hint="eastAsia"/>
          <w:lang w:val="en-US" w:eastAsia="zh-CN"/>
        </w:rPr>
        <w:t>XSSF等</w:t>
      </w:r>
      <w:r>
        <w:rPr>
          <w:rFonts w:hint="eastAsia"/>
        </w:rPr>
        <w:t>接口，</w:t>
      </w:r>
      <w:r>
        <w:rPr>
          <w:rFonts w:hint="eastAsia"/>
          <w:lang w:val="en-US" w:eastAsia="zh-CN"/>
        </w:rPr>
        <w:t>在</w:t>
      </w:r>
      <w:r>
        <w:rPr>
          <w:rFonts w:hint="eastAsia"/>
        </w:rPr>
        <w:t>处理MSExcel对象。它不象我们仅仅是用csv生成的没有格式的可以由Excel转换的东西，而是真正的Excel对象，你可以控制一些属性如sheet,cell等。</w:t>
      </w:r>
    </w:p>
    <w:p>
      <w:pPr>
        <w:pStyle w:val="3"/>
        <w:bidi w:val="0"/>
        <w:rPr>
          <w:rFonts w:hint="eastAsia"/>
        </w:rPr>
      </w:pPr>
      <w:bookmarkStart w:id="99" w:name="_Toc22529"/>
      <w:r>
        <w:rPr>
          <w:rFonts w:hint="eastAsia"/>
        </w:rPr>
        <w:t>2.9基于JWT的Token认证机制</w:t>
      </w:r>
      <w:bookmarkEnd w:id="99"/>
    </w:p>
    <w:p>
      <w:pPr>
        <w:pStyle w:val="23"/>
      </w:pPr>
      <w:r>
        <w:t>JSON Web Token（JWT）是一个非常轻巧的规范。这个规范允许我们使用JWT在用户和服务器之间传递安全可靠的信息。它由三部分组成，头部、载荷与签名。</w:t>
      </w:r>
      <w:r>
        <w:rPr>
          <w:rFonts w:hint="eastAsia"/>
        </w:rPr>
        <w:t>优点如下：</w:t>
      </w:r>
    </w:p>
    <w:p>
      <w:pPr>
        <w:pStyle w:val="23"/>
        <w:rPr>
          <w:rFonts w:hint="eastAsia" w:eastAsia="宋体"/>
          <w:lang w:eastAsia="zh-CN"/>
        </w:rPr>
      </w:pPr>
      <w:r>
        <w:rPr>
          <w:rFonts w:hint="eastAsia"/>
        </w:rPr>
        <w:t>支持跨域访问: Cookie是不允许垮域访问的，这一点对Token机制是不存在的，前提是传输的用户认证信息通过HTTP头传输</w:t>
      </w:r>
      <w:r>
        <w:rPr>
          <w:rFonts w:hint="eastAsia"/>
          <w:lang w:eastAsia="zh-CN"/>
        </w:rPr>
        <w:t>。</w:t>
      </w:r>
    </w:p>
    <w:p>
      <w:pPr>
        <w:pStyle w:val="23"/>
      </w:pPr>
      <w:r>
        <w:rPr>
          <w:rFonts w:hint="eastAsia"/>
        </w:rPr>
        <w:t>无状态(也称：服务端可扩展行):Token机制在服务端不需要存储session信息，因为Token 自身包含了所有登录用户的信息，只需要在客户端的cookie或本地介质存储状态信息.</w:t>
      </w:r>
    </w:p>
    <w:p>
      <w:pPr>
        <w:pStyle w:val="23"/>
      </w:pPr>
      <w:r>
        <w:rPr>
          <w:rFonts w:hint="eastAsia"/>
        </w:rPr>
        <w:t>更适用CDN: 可以通过内容分发网络请求你服务端的所有资料（如：javascript，HTML,图片等），而你的服务端只要提供API即可</w:t>
      </w:r>
      <w:r>
        <w:rPr>
          <w:rFonts w:hint="eastAsia"/>
          <w:lang w:eastAsia="zh-CN"/>
        </w:rPr>
        <w:t>。</w:t>
      </w:r>
    </w:p>
    <w:p>
      <w:pPr>
        <w:pStyle w:val="23"/>
      </w:pPr>
      <w:r>
        <w:rPr>
          <w:rFonts w:hint="eastAsia"/>
        </w:rPr>
        <w:t>去耦: 不需要绑定到一个特定的身份验证方案。Token可以在任何地方生成，只要在你的API被调用的时候，你可以进行Token生成调用即可</w:t>
      </w:r>
      <w:r>
        <w:rPr>
          <w:rFonts w:hint="eastAsia"/>
          <w:lang w:eastAsia="zh-CN"/>
        </w:rPr>
        <w:t>。</w:t>
      </w:r>
    </w:p>
    <w:p>
      <w:pPr>
        <w:pStyle w:val="23"/>
      </w:pPr>
      <w:r>
        <w:rPr>
          <w:rFonts w:hint="eastAsia"/>
        </w:rPr>
        <w:t>更适用于移动应用: 当你的客户端是一个原生平台（iOS, Android，Windows 8等）时，Cookie是不被支持的（你需要通过Cookie容器进行处理），这时采用Token认证机制就会简单得多。</w:t>
      </w:r>
    </w:p>
    <w:p>
      <w:pPr>
        <w:pStyle w:val="23"/>
      </w:pPr>
      <w:r>
        <w:rPr>
          <w:rFonts w:hint="eastAsia"/>
        </w:rPr>
        <w:t>CSRF:因为不再依赖于Cookie，所以你就不需要考虑对CSRF（跨站请求伪造）的防范。</w:t>
      </w:r>
    </w:p>
    <w:p>
      <w:pPr>
        <w:pStyle w:val="23"/>
      </w:pPr>
      <w:r>
        <w:rPr>
          <w:rFonts w:hint="eastAsia"/>
        </w:rPr>
        <w:t>性能: 一次网络往返时间（通过数据库查询session信息）总比做一次HMACSHA256计算 的Token验证和解析要费时得多</w:t>
      </w:r>
      <w:r>
        <w:rPr>
          <w:rFonts w:hint="eastAsia"/>
          <w:lang w:eastAsia="zh-CN"/>
        </w:rPr>
        <w:t>。</w:t>
      </w:r>
    </w:p>
    <w:p>
      <w:pPr>
        <w:pStyle w:val="23"/>
      </w:pPr>
      <w:r>
        <w:rPr>
          <w:rFonts w:hint="eastAsia"/>
        </w:rPr>
        <w:t>不需要为登录页面做特殊处理: 如果你使用Protractor 做功能测试的时候，不再需要为登录页面做特殊处理</w:t>
      </w:r>
      <w:r>
        <w:rPr>
          <w:rFonts w:hint="eastAsia"/>
          <w:lang w:eastAsia="zh-CN"/>
        </w:rPr>
        <w:t>。</w:t>
      </w:r>
    </w:p>
    <w:p>
      <w:pPr>
        <w:pStyle w:val="23"/>
      </w:pPr>
      <w:r>
        <w:rPr>
          <w:rFonts w:hint="eastAsia"/>
        </w:rPr>
        <w:t>基于标准化:你的API可以采用标准化的 JSON Web Token (JWT). 这个标准已经存在多个后端库（.NET, Ruby, Java,Python, PHP）和多家公司的支持（如：Firebase,Google, Microsoft）。</w:t>
      </w:r>
    </w:p>
    <w:p>
      <w:pPr>
        <w:pStyle w:val="3"/>
        <w:bidi w:val="0"/>
        <w:rPr>
          <w:rFonts w:hint="default"/>
          <w:lang w:val="en-US" w:eastAsia="zh-CN"/>
        </w:rPr>
      </w:pPr>
      <w:bookmarkStart w:id="100" w:name="_Toc17021"/>
      <w:r>
        <w:rPr>
          <w:rFonts w:hint="eastAsia"/>
        </w:rPr>
        <w:t>2.10 core</w:t>
      </w:r>
      <w:r>
        <w:rPr>
          <w:rFonts w:hint="eastAsia"/>
          <w:lang w:val="en-US" w:eastAsia="zh-CN"/>
        </w:rPr>
        <w:t xml:space="preserve"> 技术</w:t>
      </w:r>
      <w:bookmarkEnd w:id="100"/>
    </w:p>
    <w:p>
      <w:pPr>
        <w:pStyle w:val="23"/>
      </w:pPr>
      <w: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是一种机制，它使用额外的 </w:t>
      </w:r>
      <w:r>
        <w:fldChar w:fldCharType="begin"/>
      </w:r>
      <w:r>
        <w:instrText xml:space="preserve"> HYPERLINK "https://developer.mozilla.org/en-US/docs/Glossary/HTTP" \o "HTTP: The HyperText Transfer Protocol (HTTP) is the underlying network protocol that enables transfer of hypermedia documents on the Web, typically between a browser and a server so that humans can read them. The current version of the HTTP specification is called HTTP/2." </w:instrText>
      </w:r>
      <w:r>
        <w:fldChar w:fldCharType="separate"/>
      </w:r>
      <w:r>
        <w:t>HTTP</w:t>
      </w:r>
      <w:r>
        <w:fldChar w:fldCharType="end"/>
      </w:r>
      <w:r>
        <w:t> 头来告诉浏览器  让运行在一个 origin (domain) 上的Web应用被准许访问来自不同源服务器上的指定的资源。当一个资源从与该资源本身所在的服务器不同的域、协议或端口请求一个资源时，资源会发起一个跨域 HTTP 请求。</w:t>
      </w:r>
    </w:p>
    <w:p>
      <w:pPr>
        <w:pStyle w:val="23"/>
      </w:pPr>
      <w:r>
        <w:t>比如，站点 http://domain-a.com 的某 HTML 页面通过 </w:t>
      </w:r>
      <w:r>
        <w:fldChar w:fldCharType="begin"/>
      </w:r>
      <w:r>
        <w:instrText xml:space="preserve"> HYPERLINK "https://developer.mozilla.org/zh-CN/docs/Web/HTML/Element/Img" \l "Attributes" </w:instrText>
      </w:r>
      <w:r>
        <w:fldChar w:fldCharType="separate"/>
      </w:r>
      <w:r>
        <w:t>&lt;img&gt; 的 src </w:t>
      </w:r>
      <w:r>
        <w:fldChar w:fldCharType="end"/>
      </w:r>
      <w:r>
        <w:t>请求 http://domain-b.com/image.jpg。网络上的许多页面都会加载来自不同域的CSS样式表，图像和脚本等资源。</w:t>
      </w:r>
    </w:p>
    <w:p>
      <w:pPr>
        <w:pStyle w:val="23"/>
      </w:pPr>
      <w:r>
        <w:t>出于安全原因，浏览器限制从脚本内发起的跨源HTTP请求。 例如，XMLHttpRequest和Fetch API遵循同源策略。 这意味着使用这些API的Web应用程序只能从加载应用程序的同一个域请求HTTP资源，除非响应报文包含了正确CORS响应头。</w:t>
      </w:r>
    </w:p>
    <w:p>
      <w:pPr>
        <w:pStyle w:val="23"/>
      </w:pPr>
      <w:r>
        <w:rPr>
          <w:rFonts w:hint="eastAsia"/>
        </w:rPr>
        <w:t>跨域资源共享（ </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）机制允许 Web 应用服务器进行跨域访问控制，从而使跨域数据传输得以安全进行。现代浏览器支持在 API 容器中（例如 </w:t>
      </w:r>
      <w:r>
        <w:fldChar w:fldCharType="begin"/>
      </w:r>
      <w: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fldChar w:fldCharType="separate"/>
      </w:r>
      <w:r>
        <w:rPr>
          <w:rFonts w:hint="eastAsia"/>
        </w:rPr>
        <w:t>XMLHttpRequest</w:t>
      </w:r>
      <w:r>
        <w:fldChar w:fldCharType="end"/>
      </w:r>
      <w:r>
        <w:t> 或 </w:t>
      </w:r>
      <w:r>
        <w:fldChar w:fldCharType="begin"/>
      </w:r>
      <w:r>
        <w:instrText xml:space="preserve"> HYPERLINK "https://developer.mozilla.org/en-US/docs/Web/API/Fetch_API" </w:instrText>
      </w:r>
      <w:r>
        <w:fldChar w:fldCharType="separate"/>
      </w:r>
      <w:r>
        <w:t>Fetch</w:t>
      </w:r>
      <w:r>
        <w:fldChar w:fldCharType="end"/>
      </w:r>
      <w:r>
        <w:t> ）使用 CORS，以降低跨域 HTTP 请求所带来的风险。</w:t>
      </w:r>
    </w:p>
    <w:p>
      <w:pPr>
        <w:pStyle w:val="23"/>
      </w:pPr>
      <w:r>
        <w:t>跨域资源共享标准新增了一组 HTTP 首部字段，允许服务器声明哪些源站通过浏览器有权限访问哪些资源。另外，规范要求，对那些可能对服务器数据产生副作用的 HTTP 请求方法（特别是 </w:t>
      </w:r>
      <w:r>
        <w:fldChar w:fldCharType="begin"/>
      </w:r>
      <w:r>
        <w:instrText xml:space="preserve"> HYPERLINK "https://developer.mozilla.org/zh-CN/docs/Web/HTTP/Methods/GET" \o "HTTP GET 方法请求指定的资源。使用 GET 的请求应该只用于获取数据。" </w:instrText>
      </w:r>
      <w:r>
        <w:fldChar w:fldCharType="separate"/>
      </w:r>
      <w:r>
        <w:rPr>
          <w:rFonts w:hint="eastAsia"/>
        </w:rPr>
        <w:t>GET</w:t>
      </w:r>
      <w:r>
        <w:rPr>
          <w:rFonts w:hint="eastAsia"/>
        </w:rPr>
        <w:fldChar w:fldCharType="end"/>
      </w:r>
      <w:r>
        <w:t> 以外的 HTTP 请求，或者搭配某些 MIME 类型的 </w:t>
      </w:r>
      <w:r>
        <w:fldChar w:fldCharType="begin"/>
      </w:r>
      <w:r>
        <w:instrText xml:space="preserve"> HYPERLINK "https://developer.mozilla.org/zh-CN/docs/Web/HTTP/Methods/POST" \o "HTTP POST 方法 发送数据给服务器. 请求主体的类型由 Content-Type 首部指定." </w:instrText>
      </w:r>
      <w:r>
        <w:fldChar w:fldCharType="separate"/>
      </w:r>
      <w:r>
        <w:t>POST</w:t>
      </w:r>
      <w:r>
        <w:fldChar w:fldCharType="end"/>
      </w:r>
      <w:r>
        <w:t> 请求），浏览器必须首先使用 </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设置为“*”）使用该方法。" </w:instrText>
      </w:r>
      <w:r>
        <w:fldChar w:fldCharType="separate"/>
      </w:r>
      <w:r>
        <w:t>OPTIONS</w:t>
      </w:r>
      <w:r>
        <w:fldChar w:fldCharType="end"/>
      </w:r>
      <w:r>
        <w:t> 方法发起一个预检请求（preflight request），从而获知服务端是否允许该跨域请求。服务器确认允许之后，才发起实际的 HTTP 请求。在预检请求的返回中，服务器端也可以通知客户端，是否需要携带身份凭证（包括 </w:t>
      </w:r>
      <w:r>
        <w:fldChar w:fldCharType="begin"/>
      </w:r>
      <w:r>
        <w:instrText xml:space="preserve"> HYPERLINK "https://developer.mozilla.org/zh-CN/docs/Web/HTTP/Cookies" </w:instrText>
      </w:r>
      <w:r>
        <w:fldChar w:fldCharType="separate"/>
      </w:r>
      <w:r>
        <w:t>Cookies </w:t>
      </w:r>
      <w:r>
        <w:fldChar w:fldCharType="end"/>
      </w:r>
      <w:r>
        <w:t>和 HTTP 认证相关数据）。</w:t>
      </w:r>
    </w:p>
    <w:p>
      <w:pPr>
        <w:pStyle w:val="23"/>
      </w:pPr>
      <w:r>
        <w:t>CORS请求失败会产生错误，但是为了安全，在JavaScript代码层面是无法获知到底具体是哪里出了问题。你只能查看浏览器的控制台以得知具体是哪里出现了错误。</w:t>
      </w:r>
    </w:p>
    <w:p>
      <w:pPr>
        <w:pStyle w:val="3"/>
        <w:bidi w:val="0"/>
        <w:rPr>
          <w:rFonts w:hint="eastAsia"/>
        </w:rPr>
      </w:pPr>
      <w:bookmarkStart w:id="101" w:name="_Toc17366"/>
      <w:r>
        <w:rPr>
          <w:rFonts w:hint="eastAsia"/>
        </w:rPr>
        <w:t>2.11 开发工具</w:t>
      </w:r>
      <w:bookmarkEnd w:id="101"/>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 xml:space="preserve">1.1 </w:t>
      </w:r>
      <w:r>
        <w:rPr>
          <w:rFonts w:ascii="黑体" w:hAnsi="黑体"/>
          <w:szCs w:val="24"/>
        </w:rPr>
        <w:t>IntelliJ IDEA</w:t>
      </w:r>
      <w:r>
        <w:rPr>
          <w:rFonts w:hint="eastAsia" w:ascii="黑体" w:hAnsi="黑体"/>
          <w:szCs w:val="24"/>
        </w:rPr>
        <w:t>开发工具</w:t>
      </w:r>
    </w:p>
    <w:p>
      <w:pPr>
        <w:pStyle w:val="23"/>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r>
        <w:fldChar w:fldCharType="begin"/>
      </w:r>
      <w:r>
        <w:instrText xml:space="preserve"> HYPERLINK "https://baike.so.com/doc/7065585-7288495.html" \t "_blank" </w:instrText>
      </w:r>
      <w:r>
        <w:fldChar w:fldCharType="separate"/>
      </w:r>
      <w:r>
        <w:t>GUI设计</w:t>
      </w:r>
      <w:r>
        <w:fldChar w:fldCharType="end"/>
      </w:r>
      <w:r>
        <w:t>等方面的功能可以说是超常的。</w:t>
      </w:r>
    </w:p>
    <w:bookmarkEnd w:id="87"/>
    <w:bookmarkEnd w:id="88"/>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图2-3 IntelliJ IDEA工作界面图</w:t>
      </w:r>
      <w:bookmarkStart w:id="102" w:name="_Toc511632107"/>
      <w:bookmarkStart w:id="103" w:name="_Toc31839"/>
      <w:bookmarkStart w:id="104" w:name="_Toc482633780"/>
      <w:bookmarkStart w:id="105" w:name="_Toc485497920"/>
      <w:bookmarkStart w:id="106" w:name="_Toc511632166"/>
      <w:bookmarkStart w:id="107" w:name="_Toc9887"/>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1.</w:t>
      </w:r>
      <w:r>
        <w:rPr>
          <w:rFonts w:ascii="黑体" w:hAnsi="黑体"/>
          <w:szCs w:val="24"/>
        </w:rPr>
        <w:t>2 WebStorm</w:t>
      </w:r>
      <w:r>
        <w:rPr>
          <w:rFonts w:hint="eastAsia" w:ascii="黑体" w:hAnsi="黑体"/>
          <w:szCs w:val="24"/>
        </w:rPr>
        <w:t>开发工具</w:t>
      </w:r>
    </w:p>
    <w:p>
      <w:pPr>
        <w:pStyle w:val="23"/>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开发工具。目前已经被广大中国JS开发者誉为“Web前端开发神器”、“最强大的HTML5编辑器”、“最智能的JavaScript IDE”等。与</w:t>
      </w:r>
      <w:r>
        <w:fldChar w:fldCharType="begin"/>
      </w:r>
      <w:r>
        <w:instrText xml:space="preserve"> HYPERLINK "https://baike.baidu.com/item/IntelliJ%20IDEA" \t "_blank" </w:instrText>
      </w:r>
      <w:r>
        <w:fldChar w:fldCharType="separate"/>
      </w:r>
      <w:r>
        <w:t>IntelliJ IDEA</w:t>
      </w:r>
      <w:r>
        <w:fldChar w:fldCharType="end"/>
      </w:r>
    </w:p>
    <w:p>
      <w:pPr>
        <w:pStyle w:val="23"/>
      </w:pPr>
      <w:bookmarkStart w:id="234" w:name="_GoBack"/>
      <w:bookmarkEnd w:id="234"/>
      <w: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图2-3 WebStorm工作界面图</w:t>
      </w:r>
    </w:p>
    <w:bookmarkEnd w:id="102"/>
    <w:bookmarkEnd w:id="103"/>
    <w:bookmarkEnd w:id="104"/>
    <w:bookmarkEnd w:id="105"/>
    <w:bookmarkEnd w:id="106"/>
    <w:bookmarkEnd w:id="107"/>
    <w:p>
      <w:pPr>
        <w:pStyle w:val="2"/>
        <w:rPr>
          <w:rFonts w:hint="default" w:eastAsia="黑体"/>
          <w:lang w:val="en-US" w:eastAsia="zh-CN"/>
        </w:rPr>
      </w:pPr>
      <w:bookmarkStart w:id="108" w:name="_Toc482633783"/>
      <w:bookmarkStart w:id="109" w:name="_Toc511632112"/>
      <w:bookmarkStart w:id="110" w:name="_Toc511632171"/>
      <w:bookmarkStart w:id="111" w:name="_Toc3238"/>
      <w:bookmarkStart w:id="112" w:name="_Toc485497925"/>
      <w:bookmarkStart w:id="113" w:name="_Toc32580"/>
      <w:bookmarkStart w:id="114" w:name="_Toc15524"/>
      <w:r>
        <w:rPr>
          <w:rFonts w:hint="eastAsia"/>
        </w:rPr>
        <w:t>3项目需求分析</w:t>
      </w:r>
      <w:bookmarkEnd w:id="108"/>
      <w:bookmarkEnd w:id="109"/>
      <w:bookmarkEnd w:id="110"/>
      <w:bookmarkEnd w:id="111"/>
      <w:bookmarkEnd w:id="112"/>
      <w:bookmarkEnd w:id="113"/>
      <w:bookmarkEnd w:id="114"/>
    </w:p>
    <w:p>
      <w:pPr>
        <w:pStyle w:val="3"/>
      </w:pPr>
      <w:bookmarkStart w:id="115" w:name="_Toc485497926"/>
      <w:bookmarkStart w:id="116" w:name="_Toc19489"/>
      <w:bookmarkStart w:id="117" w:name="_Toc38"/>
      <w:bookmarkStart w:id="118" w:name="_Toc511632113"/>
      <w:bookmarkStart w:id="119" w:name="_Toc482633784"/>
      <w:bookmarkStart w:id="120" w:name="_Toc511632172"/>
      <w:bookmarkStart w:id="121" w:name="_Toc6618"/>
      <w:r>
        <w:t>3.1</w:t>
      </w:r>
      <w:r>
        <w:rPr>
          <w:rFonts w:hint="eastAsia"/>
        </w:rPr>
        <w:t>系统的需求分析</w:t>
      </w:r>
      <w:bookmarkEnd w:id="115"/>
      <w:bookmarkEnd w:id="116"/>
      <w:bookmarkEnd w:id="117"/>
      <w:bookmarkEnd w:id="118"/>
      <w:bookmarkEnd w:id="119"/>
      <w:bookmarkEnd w:id="120"/>
      <w:bookmarkEnd w:id="121"/>
    </w:p>
    <w:p>
      <w:pPr>
        <w:spacing w:line="360" w:lineRule="auto"/>
        <w:ind w:firstLine="420" w:firstLineChars="200"/>
        <w:rPr>
          <w:rFonts w:hint="eastAsia"/>
        </w:rPr>
      </w:pPr>
      <w:r>
        <w:t>该云管理系统主要是以尾矿库的安全数据监控，异常预警，异常处理，人员管理功能，以及导出数据报表等功能为主。</w:t>
      </w:r>
      <w:r>
        <w:rPr>
          <w:rFonts w:hint="eastAsia"/>
        </w:rPr>
        <w:t>该系统的需求如下：</w:t>
      </w:r>
    </w:p>
    <w:p>
      <w:pPr>
        <w:spacing w:line="360" w:lineRule="auto"/>
        <w:ind w:firstLine="420" w:firstLineChars="200"/>
        <w:jc w:val="both"/>
      </w:pPr>
      <w:r>
        <w:drawing>
          <wp:inline distT="0" distB="0" distL="114300" distR="114300">
            <wp:extent cx="4277995" cy="1826260"/>
            <wp:effectExtent l="0" t="0" r="444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4277995" cy="182626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图4-2项目总体需求图</w:t>
      </w:r>
    </w:p>
    <w:p>
      <w:pPr>
        <w:pStyle w:val="23"/>
      </w:pPr>
      <w:r>
        <w:t>测量中心</w:t>
      </w:r>
      <w:r>
        <w:rPr>
          <w:rFonts w:hint="eastAsia"/>
          <w:lang w:eastAsia="zh-CN"/>
        </w:rPr>
        <w:t>：</w:t>
      </w:r>
      <w:r>
        <w:t>下设温度测量，湿度测量，水位测量</w:t>
      </w:r>
      <w:r>
        <w:rPr>
          <w:rFonts w:hint="eastAsia"/>
        </w:rPr>
        <w:t>，浸润测量，位移测量，金气测量</w:t>
      </w:r>
      <w:r>
        <w:t>等模块，实时获取后台数据，并在前台做可视化展示，如果数据异常则及时预警</w:t>
      </w:r>
      <w:r>
        <w:rPr>
          <w:rFonts w:hint="eastAsia"/>
          <w:lang w:eastAsia="zh-CN"/>
        </w:rPr>
        <w:t>，</w:t>
      </w:r>
      <w:r>
        <w:rPr>
          <w:rFonts w:hint="eastAsia"/>
          <w:lang w:val="en-US" w:eastAsia="zh-CN"/>
        </w:rPr>
        <w:t>并可报表导出等功能</w:t>
      </w:r>
      <w:r>
        <w:t>。</w:t>
      </w:r>
    </w:p>
    <w:p>
      <w:pPr>
        <w:spacing w:line="360" w:lineRule="auto"/>
        <w:jc w:val="center"/>
      </w:pPr>
      <w:r>
        <w:drawing>
          <wp:inline distT="0" distB="0" distL="114300" distR="114300">
            <wp:extent cx="4082415" cy="1584325"/>
            <wp:effectExtent l="0" t="0" r="1905"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4082415" cy="158432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图4-4测量中心</w:t>
      </w:r>
    </w:p>
    <w:p>
      <w:pPr>
        <w:pStyle w:val="23"/>
      </w:pPr>
      <w:r>
        <w:rPr>
          <w:rFonts w:hint="eastAsia"/>
        </w:rPr>
        <w:t>视频监控，实时采集摄像头可见范围，帮助管理人员更好的掌握尾矿库的实际环境。</w:t>
      </w:r>
    </w:p>
    <w:p>
      <w:pPr>
        <w:pStyle w:val="23"/>
        <w:rPr>
          <w:rFonts w:hint="eastAsia"/>
        </w:rPr>
      </w:pPr>
      <w:r>
        <w:t>监测地图</w:t>
      </w:r>
      <w:r>
        <w:rPr>
          <w:rFonts w:hint="eastAsia"/>
        </w:rPr>
        <w:t>，对周围地形地貌进行全方位展示，方便在突发情况来临前做战略部署或在特殊时期做应急指挥。</w:t>
      </w:r>
    </w:p>
    <w:p>
      <w:pPr>
        <w:pStyle w:val="23"/>
      </w:pPr>
      <w:r>
        <w:rPr>
          <w:rFonts w:hint="eastAsia"/>
        </w:rPr>
        <w:t>用户管理：</w:t>
      </w:r>
      <w:r>
        <w:rPr>
          <w:rFonts w:hint="eastAsia"/>
          <w:lang w:val="en-US" w:eastAsia="zh-CN"/>
        </w:rPr>
        <w:t>主要由</w:t>
      </w:r>
      <w:r>
        <w:t>人员的增</w:t>
      </w:r>
      <w:r>
        <w:rPr>
          <w:rFonts w:hint="eastAsia"/>
        </w:rPr>
        <w:t>加，</w:t>
      </w:r>
      <w:r>
        <w:t>删</w:t>
      </w:r>
      <w:r>
        <w:rPr>
          <w:rFonts w:hint="eastAsia"/>
        </w:rPr>
        <w:t>除，修</w:t>
      </w:r>
      <w:r>
        <w:t>改</w:t>
      </w:r>
      <w:r>
        <w:rPr>
          <w:rFonts w:hint="eastAsia"/>
        </w:rPr>
        <w:t>，查询</w:t>
      </w:r>
      <w:r>
        <w:t>，</w:t>
      </w:r>
      <w:r>
        <w:rPr>
          <w:rFonts w:hint="eastAsia"/>
        </w:rPr>
        <w:t>禁用等功能</w:t>
      </w:r>
      <w:r>
        <w:t>构成</w:t>
      </w:r>
      <w:r>
        <w:rPr>
          <w:rFonts w:hint="eastAsia"/>
          <w:lang w:eastAsia="zh-CN"/>
        </w:rPr>
        <w:t>，</w:t>
      </w:r>
      <w:r>
        <w:rPr>
          <w:rFonts w:hint="eastAsia"/>
        </w:rPr>
        <w:t>系统配置了管理员</w:t>
      </w:r>
      <w:r>
        <w:t>和</w:t>
      </w:r>
      <w:r>
        <w:rPr>
          <w:rFonts w:hint="eastAsia"/>
        </w:rPr>
        <w:t>普通用户的权限，实现不同的用户拥有不同的权限和可操作控制。</w:t>
      </w:r>
    </w:p>
    <w:p>
      <w:pPr>
        <w:pStyle w:val="23"/>
        <w:rPr>
          <w:rFonts w:hint="eastAsia"/>
        </w:rPr>
      </w:pPr>
      <w:r>
        <w:rPr>
          <w:rFonts w:hint="eastAsia"/>
        </w:rPr>
        <w:t>系统管理：记录了系统运行时测量值超过阈值线的数据，进行统一管理，可一</w:t>
      </w:r>
      <w:r>
        <w:rPr>
          <w:rFonts w:hint="eastAsia"/>
          <w:lang w:val="en-US" w:eastAsia="zh-CN"/>
        </w:rPr>
        <w:t>键</w:t>
      </w:r>
      <w:r>
        <w:rPr>
          <w:rFonts w:hint="eastAsia"/>
        </w:rPr>
        <w:t>导出所有异常信息</w:t>
      </w:r>
      <w:r>
        <w:rPr>
          <w:rFonts w:hint="eastAsia"/>
          <w:lang w:val="en-US" w:eastAsia="zh-CN"/>
        </w:rPr>
        <w:t>等。</w:t>
      </w:r>
    </w:p>
    <w:p>
      <w:pPr>
        <w:pStyle w:val="3"/>
      </w:pPr>
      <w:bookmarkStart w:id="122" w:name="_Toc9844"/>
      <w:bookmarkStart w:id="123" w:name="_Toc511632115"/>
      <w:bookmarkStart w:id="124" w:name="_Toc482633786"/>
      <w:bookmarkStart w:id="125" w:name="_Toc8082"/>
      <w:bookmarkStart w:id="126" w:name="_Toc485497928"/>
      <w:bookmarkStart w:id="127" w:name="_Toc511632174"/>
      <w:bookmarkStart w:id="128" w:name="_Toc12481"/>
      <w:r>
        <w:rPr>
          <w:rFonts w:hint="eastAsia"/>
        </w:rPr>
        <w:t>3.3 系统的性能需求</w:t>
      </w:r>
      <w:bookmarkEnd w:id="122"/>
      <w:bookmarkEnd w:id="123"/>
      <w:bookmarkEnd w:id="124"/>
      <w:bookmarkEnd w:id="125"/>
      <w:bookmarkEnd w:id="126"/>
      <w:bookmarkEnd w:id="127"/>
      <w:bookmarkEnd w:id="128"/>
    </w:p>
    <w:p>
      <w:pPr>
        <w:pStyle w:val="23"/>
        <w:rPr>
          <w:rFonts w:hint="eastAsia"/>
        </w:rPr>
      </w:pPr>
      <w:r>
        <w:rPr>
          <w:rFonts w:hint="eastAsia"/>
        </w:rPr>
        <w:t>根据现在互联网的开发模式下，一个能够上线的项目需要满足以下几个方面：</w:t>
      </w:r>
    </w:p>
    <w:p>
      <w:pPr>
        <w:pStyle w:val="23"/>
        <w:rPr>
          <w:rFonts w:hint="eastAsia"/>
        </w:rPr>
      </w:pPr>
      <w:r>
        <w:rPr>
          <w:rFonts w:hint="eastAsia"/>
        </w:rPr>
        <w:t>按需求分析完成系统设计，编码和实现，没有影响系统正常运行的致命bug。</w:t>
      </w:r>
    </w:p>
    <w:p>
      <w:pPr>
        <w:pStyle w:val="23"/>
        <w:rPr>
          <w:rFonts w:hint="eastAsia"/>
        </w:rPr>
      </w:pPr>
      <w:r>
        <w:rPr>
          <w:rFonts w:hint="eastAsia"/>
        </w:rPr>
        <w:t>确保设计功能能正常使用，确定上线的功能没有功能缺失，在功能上可以形成一个闭环。</w:t>
      </w:r>
    </w:p>
    <w:p>
      <w:pPr>
        <w:pStyle w:val="23"/>
        <w:rPr>
          <w:rFonts w:hint="eastAsia"/>
        </w:rPr>
      </w:pPr>
      <w:r>
        <w:rPr>
          <w:rFonts w:hint="eastAsia"/>
        </w:rPr>
        <w:t>提供完整的项目文档和接口文档，让新加入的开发人员能够快速加入开发。</w:t>
      </w:r>
    </w:p>
    <w:p>
      <w:pPr>
        <w:pStyle w:val="23"/>
        <w:rPr>
          <w:rFonts w:hint="eastAsia"/>
        </w:rPr>
      </w:pPr>
      <w:r>
        <w:rPr>
          <w:rFonts w:hint="eastAsia"/>
        </w:rPr>
        <w:t>提供并建立完备的问题处理机制和响应体系，拥有完整的运维体系，可以随时修复线上问题和进行回滚。</w:t>
      </w:r>
    </w:p>
    <w:p>
      <w:pPr>
        <w:pStyle w:val="2"/>
      </w:pPr>
      <w:bookmarkStart w:id="129" w:name="_Toc445920860"/>
      <w:bookmarkStart w:id="130" w:name="_Toc511632175"/>
      <w:bookmarkStart w:id="131" w:name="_Toc199055984"/>
      <w:bookmarkStart w:id="132" w:name="_Toc24600"/>
      <w:bookmarkStart w:id="133" w:name="_Toc511632116"/>
      <w:bookmarkStart w:id="134" w:name="_Toc199055913"/>
      <w:bookmarkStart w:id="135" w:name="_Toc482633787"/>
      <w:bookmarkStart w:id="136" w:name="_Toc199056028"/>
      <w:bookmarkStart w:id="137" w:name="_Toc16029"/>
      <w:bookmarkStart w:id="138" w:name="_Toc485497929"/>
      <w:bookmarkStart w:id="139" w:name="_Toc4132"/>
      <w:r>
        <w:rPr>
          <w:rFonts w:hint="eastAsia"/>
        </w:rPr>
        <w:t xml:space="preserve">4 </w:t>
      </w:r>
      <w:r>
        <w:t>系统</w:t>
      </w:r>
      <w:r>
        <w:rPr>
          <w:rFonts w:hint="eastAsia"/>
          <w:lang w:val="en-US" w:eastAsia="zh-CN"/>
        </w:rPr>
        <w:t>的</w:t>
      </w:r>
      <w:r>
        <w:t>设计</w:t>
      </w:r>
      <w:bookmarkEnd w:id="129"/>
      <w:bookmarkEnd w:id="130"/>
      <w:bookmarkEnd w:id="131"/>
      <w:bookmarkEnd w:id="132"/>
      <w:bookmarkEnd w:id="133"/>
      <w:bookmarkEnd w:id="134"/>
      <w:bookmarkEnd w:id="135"/>
      <w:bookmarkEnd w:id="136"/>
      <w:bookmarkEnd w:id="137"/>
      <w:bookmarkEnd w:id="138"/>
      <w:bookmarkEnd w:id="139"/>
    </w:p>
    <w:p>
      <w:pPr>
        <w:pStyle w:val="3"/>
      </w:pPr>
      <w:bookmarkStart w:id="140" w:name="_Toc511632117"/>
      <w:bookmarkStart w:id="141" w:name="_Toc5846"/>
      <w:bookmarkStart w:id="142" w:name="_Toc485497930"/>
      <w:bookmarkStart w:id="143" w:name="_Toc4760"/>
      <w:bookmarkStart w:id="144" w:name="_Toc482633788"/>
      <w:bookmarkStart w:id="145" w:name="_Toc511632176"/>
      <w:bookmarkStart w:id="146" w:name="_Toc13988"/>
      <w:r>
        <w:rPr>
          <w:rFonts w:hint="eastAsia"/>
        </w:rPr>
        <w:t>4.1系统设计的原则</w:t>
      </w:r>
      <w:bookmarkEnd w:id="140"/>
      <w:bookmarkEnd w:id="141"/>
      <w:bookmarkEnd w:id="142"/>
      <w:bookmarkEnd w:id="143"/>
      <w:bookmarkEnd w:id="144"/>
      <w:bookmarkEnd w:id="145"/>
      <w:bookmarkEnd w:id="146"/>
    </w:p>
    <w:p>
      <w:pPr>
        <w:spacing w:line="360" w:lineRule="auto"/>
        <w:ind w:firstLine="420" w:firstLineChars="200"/>
      </w:pPr>
      <w:r>
        <w:rPr>
          <w:rFonts w:hint="eastAsia"/>
        </w:rPr>
        <w:t>良好的系统设计原则与项目的完美实现密切相关，在程序设计之中要遵循以下总结的设计原则：</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147" w:name="_Toc482633790"/>
    </w:p>
    <w:bookmarkEnd w:id="147"/>
    <w:p>
      <w:pPr>
        <w:pStyle w:val="3"/>
        <w:spacing w:line="240" w:lineRule="auto"/>
        <w:rPr>
          <w:ins w:id="0" w:author="久而旧之i。。。" w:date="2019-05-28T14:50:00Z"/>
          <w:rFonts w:hint="eastAsia"/>
        </w:rPr>
      </w:pPr>
      <w:bookmarkStart w:id="148" w:name="_Toc511632124"/>
      <w:bookmarkStart w:id="149" w:name="_Toc485497936"/>
      <w:bookmarkStart w:id="150" w:name="_Toc511632183"/>
      <w:bookmarkStart w:id="151" w:name="_Toc27790"/>
      <w:bookmarkStart w:id="152" w:name="_Toc12556"/>
      <w:bookmarkStart w:id="153" w:name="_Toc8791"/>
      <w:r>
        <w:rPr>
          <w:rFonts w:hint="eastAsia"/>
          <w:lang w:val="en-US" w:eastAsia="zh-CN"/>
        </w:rPr>
        <w:t>4.2</w:t>
      </w:r>
      <w:r>
        <w:rPr>
          <w:rFonts w:hint="eastAsia"/>
        </w:rPr>
        <w:t xml:space="preserve"> </w:t>
      </w:r>
      <w:r>
        <w:rPr>
          <w:rFonts w:hint="eastAsia"/>
          <w:lang w:val="en-US" w:eastAsia="zh-CN"/>
        </w:rPr>
        <w:t>数据库的</w:t>
      </w:r>
      <w:r>
        <w:rPr>
          <w:rFonts w:hint="eastAsia"/>
        </w:rPr>
        <w:t>设计</w:t>
      </w:r>
      <w:bookmarkEnd w:id="148"/>
      <w:bookmarkEnd w:id="149"/>
      <w:bookmarkEnd w:id="150"/>
      <w:bookmarkEnd w:id="151"/>
      <w:bookmarkEnd w:id="152"/>
      <w:bookmarkEnd w:id="153"/>
    </w:p>
    <w:p>
      <w:pPr>
        <w:spacing w:line="360" w:lineRule="auto"/>
        <w:ind w:firstLine="420" w:firstLineChars="200"/>
      </w:pPr>
      <w:r>
        <w:rPr>
          <w:rFonts w:hint="eastAsia"/>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 xml:space="preserve">REF _Ref513466680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lang w:val="en-US" w:eastAsia="zh-CN"/>
        </w:rPr>
      </w:pPr>
      <w:r>
        <w:rPr>
          <w:rFonts w:hint="eastAsia"/>
          <w:szCs w:val="22"/>
          <w:lang w:val="en-US" w:eastAsia="zh-CN"/>
        </w:rPr>
        <w:t>用户表（</w:t>
      </w:r>
      <w:r>
        <w:rPr>
          <w:szCs w:val="22"/>
          <w:lang w:val="en-US" w:eastAsia="zh-CN"/>
        </w:rPr>
        <w:t>user</w:t>
      </w:r>
      <w:r>
        <w:rPr>
          <w:rFonts w:hint="eastAsia"/>
          <w:szCs w:val="22"/>
          <w:lang w:val="en-US" w:eastAsia="zh-CN"/>
        </w:rPr>
        <w:t>），用于存储系统注册用户的相关信息，具体的结构如用户表4-1用户表所示：</w:t>
      </w:r>
    </w:p>
    <w:p>
      <w:pPr>
        <w:spacing w:line="360" w:lineRule="auto"/>
        <w:jc w:val="center"/>
        <w:rPr>
          <w:rStyle w:val="17"/>
          <w:rFonts w:hint="eastAsia"/>
          <w:szCs w:val="22"/>
        </w:rPr>
      </w:pPr>
      <w:r>
        <w:rPr>
          <w:rStyle w:val="17"/>
          <w:rFonts w:hint="eastAsia"/>
          <w:szCs w:val="22"/>
        </w:rPr>
        <w:t>表4-1用户表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jc w:val="center"/>
              <w:rPr>
                <w:kern w:val="0"/>
                <w:sz w:val="20"/>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tcPr>
          <w:p>
            <w:pPr>
              <w:jc w:val="center"/>
              <w:rPr>
                <w:kern w:val="0"/>
                <w:sz w:val="20"/>
              </w:rPr>
            </w:pPr>
            <w:r>
              <w:rPr>
                <w:kern w:val="0"/>
                <w:sz w:val="20"/>
              </w:rPr>
              <w:t>Varchar</w:t>
            </w:r>
          </w:p>
        </w:tc>
        <w:tc>
          <w:tcPr>
            <w:tcW w:w="978" w:type="dxa"/>
            <w:tcBorders>
              <w:top w:val="single" w:color="auto" w:sz="4" w:space="0"/>
            </w:tcBorders>
            <w:vAlign w:val="center"/>
          </w:tcPr>
          <w:p>
            <w:pPr>
              <w:jc w:val="center"/>
              <w:rPr>
                <w:kern w:val="0"/>
                <w:sz w:val="20"/>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创建时间</w:t>
            </w:r>
          </w:p>
        </w:tc>
        <w:tc>
          <w:tcPr>
            <w:tcW w:w="2324" w:type="dxa"/>
          </w:tcPr>
          <w:p>
            <w:pPr>
              <w:jc w:val="center"/>
              <w:rPr>
                <w:kern w:val="0"/>
                <w:sz w:val="20"/>
              </w:rPr>
            </w:pPr>
            <w:r>
              <w:rPr>
                <w:kern w:val="0"/>
                <w:sz w:val="20"/>
              </w:rPr>
              <w:t>createTime</w:t>
            </w:r>
          </w:p>
        </w:tc>
        <w:tc>
          <w:tcPr>
            <w:tcW w:w="2065" w:type="dxa"/>
          </w:tcPr>
          <w:p>
            <w:pPr>
              <w:jc w:val="center"/>
              <w:rPr>
                <w:kern w:val="0"/>
                <w:sz w:val="20"/>
              </w:rPr>
            </w:pPr>
            <w:r>
              <w:rPr>
                <w:kern w:val="0"/>
                <w:sz w:val="20"/>
              </w:rPr>
              <w:t>datetime</w:t>
            </w:r>
          </w:p>
        </w:tc>
        <w:tc>
          <w:tcPr>
            <w:tcW w:w="978" w:type="dxa"/>
            <w:vAlign w:val="center"/>
          </w:tcPr>
          <w:p>
            <w:pPr>
              <w:jc w:val="center"/>
              <w:rPr>
                <w:kern w:val="0"/>
                <w:sz w:val="20"/>
              </w:rPr>
            </w:pPr>
            <w:r>
              <w:rPr>
                <w:rFonts w:hint="eastAsia"/>
              </w:rPr>
              <w:t>0</w:t>
            </w:r>
          </w:p>
        </w:tc>
        <w:tc>
          <w:tcPr>
            <w:tcW w:w="978"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账号</w:t>
            </w:r>
          </w:p>
        </w:tc>
        <w:tc>
          <w:tcPr>
            <w:tcW w:w="2324" w:type="dxa"/>
          </w:tcPr>
          <w:p>
            <w:pPr>
              <w:jc w:val="center"/>
              <w:rPr>
                <w:kern w:val="0"/>
                <w:sz w:val="20"/>
              </w:rPr>
            </w:pPr>
            <w:r>
              <w:rPr>
                <w:kern w:val="0"/>
                <w:sz w:val="20"/>
              </w:rPr>
              <w:t>username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密码</w:t>
            </w:r>
          </w:p>
        </w:tc>
        <w:tc>
          <w:tcPr>
            <w:tcW w:w="2324" w:type="dxa"/>
          </w:tcPr>
          <w:p>
            <w:pPr>
              <w:jc w:val="center"/>
              <w:rPr>
                <w:kern w:val="0"/>
                <w:sz w:val="20"/>
              </w:rPr>
            </w:pPr>
            <w:r>
              <w:rPr>
                <w:kern w:val="0"/>
                <w:sz w:val="20"/>
              </w:rPr>
              <w:t>password</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是否管理员</w:t>
            </w:r>
          </w:p>
        </w:tc>
        <w:tc>
          <w:tcPr>
            <w:tcW w:w="2324" w:type="dxa"/>
          </w:tcPr>
          <w:p>
            <w:pPr>
              <w:jc w:val="center"/>
              <w:rPr>
                <w:kern w:val="0"/>
                <w:sz w:val="20"/>
              </w:rPr>
            </w:pPr>
            <w:r>
              <w:rPr>
                <w:kern w:val="0"/>
                <w:sz w:val="20"/>
              </w:rPr>
              <w:t>isAdmin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是否禁用</w:t>
            </w:r>
          </w:p>
        </w:tc>
        <w:tc>
          <w:tcPr>
            <w:tcW w:w="2324" w:type="dxa"/>
          </w:tcPr>
          <w:p>
            <w:pPr>
              <w:jc w:val="center"/>
              <w:rPr>
                <w:kern w:val="0"/>
                <w:sz w:val="20"/>
              </w:rPr>
            </w:pPr>
            <w:r>
              <w:rPr>
                <w:kern w:val="0"/>
                <w:sz w:val="20"/>
              </w:rPr>
              <w:t>isForbidden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姓名</w:t>
            </w:r>
          </w:p>
        </w:tc>
        <w:tc>
          <w:tcPr>
            <w:tcW w:w="2324" w:type="dxa"/>
          </w:tcPr>
          <w:p>
            <w:pPr>
              <w:jc w:val="center"/>
              <w:rPr>
                <w:kern w:val="0"/>
                <w:sz w:val="20"/>
              </w:rPr>
            </w:pPr>
            <w:r>
              <w:rPr>
                <w:kern w:val="0"/>
                <w:sz w:val="20"/>
              </w:rPr>
              <w:t>name</w:t>
            </w:r>
          </w:p>
        </w:tc>
        <w:tc>
          <w:tcPr>
            <w:tcW w:w="2065" w:type="dxa"/>
          </w:tcPr>
          <w:p>
            <w:pPr>
              <w:jc w:val="center"/>
              <w:rPr>
                <w:kern w:val="0"/>
                <w:sz w:val="20"/>
              </w:rPr>
            </w:pPr>
            <w:r>
              <w:rPr>
                <w:kern w:val="0"/>
                <w:sz w:val="20"/>
              </w:rPr>
              <w:t>Varchar</w:t>
            </w:r>
          </w:p>
        </w:tc>
        <w:tc>
          <w:tcPr>
            <w:tcW w:w="978" w:type="dxa"/>
          </w:tcPr>
          <w:p>
            <w:pPr>
              <w:jc w:val="center"/>
              <w:rPr>
                <w:rFonts w:hint="default" w:eastAsia="宋体"/>
                <w:kern w:val="0"/>
                <w:sz w:val="20"/>
                <w:lang w:val="en-US" w:eastAsia="zh-CN"/>
              </w:rPr>
            </w:pPr>
            <w:r>
              <w:rPr>
                <w:rFonts w:hint="eastAsia"/>
                <w:lang w:val="en-US" w:eastAsia="zh-CN"/>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性别</w:t>
            </w:r>
          </w:p>
        </w:tc>
        <w:tc>
          <w:tcPr>
            <w:tcW w:w="2324" w:type="dxa"/>
          </w:tcPr>
          <w:p>
            <w:pPr>
              <w:jc w:val="center"/>
              <w:rPr>
                <w:kern w:val="0"/>
                <w:sz w:val="20"/>
              </w:rPr>
            </w:pPr>
            <w:r>
              <w:rPr>
                <w:kern w:val="0"/>
                <w:sz w:val="20"/>
              </w:rPr>
              <w:t>sex</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年龄</w:t>
            </w:r>
          </w:p>
        </w:tc>
        <w:tc>
          <w:tcPr>
            <w:tcW w:w="2324" w:type="dxa"/>
          </w:tcPr>
          <w:p>
            <w:pPr>
              <w:jc w:val="center"/>
              <w:rPr>
                <w:kern w:val="0"/>
                <w:sz w:val="20"/>
              </w:rPr>
            </w:pPr>
            <w:r>
              <w:rPr>
                <w:kern w:val="0"/>
                <w:sz w:val="20"/>
              </w:rPr>
              <w:t>age</w:t>
            </w:r>
          </w:p>
        </w:tc>
        <w:tc>
          <w:tcPr>
            <w:tcW w:w="2065" w:type="dxa"/>
          </w:tcPr>
          <w:p>
            <w:pPr>
              <w:jc w:val="center"/>
              <w:rPr>
                <w:kern w:val="0"/>
                <w:sz w:val="20"/>
              </w:rPr>
            </w:pPr>
            <w:r>
              <w:rPr>
                <w:kern w:val="0"/>
                <w:sz w:val="20"/>
              </w:rPr>
              <w:t>int</w:t>
            </w:r>
          </w:p>
        </w:tc>
        <w:tc>
          <w:tcPr>
            <w:tcW w:w="978" w:type="dxa"/>
          </w:tcPr>
          <w:p>
            <w:pPr>
              <w:jc w:val="center"/>
              <w:rPr>
                <w:rFonts w:hint="eastAsia" w:eastAsia="宋体"/>
                <w:kern w:val="0"/>
                <w:sz w:val="20"/>
                <w:lang w:eastAsia="zh-CN"/>
              </w:rPr>
            </w:pPr>
            <w:r>
              <w:rPr>
                <w:rFonts w:hint="eastAsia"/>
                <w:lang w:val="en-US" w:eastAsia="zh-CN"/>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家庭住址</w:t>
            </w:r>
          </w:p>
        </w:tc>
        <w:tc>
          <w:tcPr>
            <w:tcW w:w="2324" w:type="dxa"/>
          </w:tcPr>
          <w:p>
            <w:pPr>
              <w:jc w:val="center"/>
              <w:rPr>
                <w:kern w:val="0"/>
                <w:sz w:val="20"/>
              </w:rPr>
            </w:pPr>
            <w:r>
              <w:rPr>
                <w:kern w:val="0"/>
                <w:sz w:val="20"/>
              </w:rPr>
              <w:t>address</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联系电话</w:t>
            </w:r>
          </w:p>
        </w:tc>
        <w:tc>
          <w:tcPr>
            <w:tcW w:w="2324" w:type="dxa"/>
          </w:tcPr>
          <w:p>
            <w:pPr>
              <w:jc w:val="center"/>
              <w:rPr>
                <w:kern w:val="0"/>
                <w:sz w:val="20"/>
              </w:rPr>
            </w:pPr>
            <w:r>
              <w:rPr>
                <w:kern w:val="0"/>
                <w:sz w:val="20"/>
              </w:rPr>
              <w:t>phone</w:t>
            </w:r>
          </w:p>
        </w:tc>
        <w:tc>
          <w:tcPr>
            <w:tcW w:w="2065" w:type="dxa"/>
          </w:tcPr>
          <w:p>
            <w:pPr>
              <w:jc w:val="center"/>
              <w:rPr>
                <w:kern w:val="0"/>
                <w:sz w:val="20"/>
              </w:rPr>
            </w:pPr>
            <w:r>
              <w:rPr>
                <w:kern w:val="0"/>
                <w:sz w:val="20"/>
              </w:rPr>
              <w:t>varchar</w:t>
            </w:r>
          </w:p>
        </w:tc>
        <w:tc>
          <w:tcPr>
            <w:tcW w:w="978" w:type="dxa"/>
          </w:tcPr>
          <w:p>
            <w:pPr>
              <w:jc w:val="center"/>
              <w:rPr>
                <w:rFonts w:hint="eastAsia" w:eastAsia="宋体"/>
                <w:kern w:val="0"/>
                <w:sz w:val="20"/>
                <w:lang w:val="en-US" w:eastAsia="zh-CN"/>
              </w:rPr>
            </w:pPr>
            <w:r>
              <w:rPr>
                <w:rFonts w:hint="eastAsia"/>
              </w:rPr>
              <w:t>1</w:t>
            </w: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备注</w:t>
            </w:r>
          </w:p>
        </w:tc>
        <w:tc>
          <w:tcPr>
            <w:tcW w:w="2324" w:type="dxa"/>
          </w:tcPr>
          <w:p>
            <w:pPr>
              <w:jc w:val="center"/>
              <w:rPr>
                <w:kern w:val="0"/>
                <w:sz w:val="20"/>
              </w:rPr>
            </w:pPr>
            <w:r>
              <w:rPr>
                <w:kern w:val="0"/>
                <w:sz w:val="20"/>
              </w:rPr>
              <w:t>remark</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spacing w:line="360" w:lineRule="auto"/>
        <w:jc w:val="left"/>
        <w:rPr>
          <w:rFonts w:hint="default"/>
          <w:szCs w:val="22"/>
          <w:lang w:val="en-US" w:eastAsia="zh-CN"/>
        </w:rPr>
      </w:pPr>
      <w:r>
        <w:rPr>
          <w:rFonts w:hint="eastAsia"/>
          <w:szCs w:val="22"/>
          <w:lang w:val="en-US" w:eastAsia="zh-CN"/>
        </w:rPr>
        <w:t>用户具体属性如图4-1用户属性图所示：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8595" cy="2712085"/>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8595" cy="2712085"/>
                    </a:xfrm>
                    <a:prstGeom prst="rect">
                      <a:avLst/>
                    </a:prstGeom>
                    <a:noFill/>
                    <a:ln>
                      <a:noFill/>
                    </a:ln>
                  </pic:spPr>
                </pic:pic>
              </a:graphicData>
            </a:graphic>
          </wp:inline>
        </w:drawing>
      </w:r>
    </w:p>
    <w:p>
      <w:pPr>
        <w:spacing w:line="360" w:lineRule="auto"/>
        <w:jc w:val="center"/>
        <w:rPr>
          <w:rFonts w:hint="default" w:eastAsia="宋体"/>
          <w:lang w:val="en-US" w:eastAsia="zh-CN"/>
        </w:rPr>
      </w:pPr>
      <w:r>
        <w:rPr>
          <w:rStyle w:val="17"/>
          <w:rFonts w:hint="eastAsia"/>
          <w:szCs w:val="22"/>
          <w:lang w:val="en-US" w:eastAsia="zh-CN"/>
        </w:rPr>
        <w:t>图</w:t>
      </w:r>
      <w:r>
        <w:rPr>
          <w:rStyle w:val="17"/>
          <w:rFonts w:hint="eastAsia"/>
          <w:szCs w:val="22"/>
        </w:rPr>
        <w:t>4-1</w:t>
      </w:r>
      <w:r>
        <w:rPr>
          <w:rStyle w:val="17"/>
          <w:rFonts w:hint="eastAsia"/>
          <w:szCs w:val="22"/>
          <w:lang w:val="en-US" w:eastAsia="zh-CN"/>
        </w:rPr>
        <w:t>用户属性图</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default" w:eastAsia="宋体"/>
          <w:lang w:val="en-US" w:eastAsia="zh-CN"/>
        </w:rPr>
      </w:pPr>
      <w:r>
        <w:rPr>
          <w:rFonts w:hint="eastAsia"/>
          <w:lang w:val="en-US" w:eastAsia="zh-CN"/>
        </w:rPr>
        <w:t>测量类型表（big_type），该表用于记录不同测量类型的各自的信息如单位等信息，具体结构如表</w:t>
      </w:r>
      <w:r>
        <w:rPr>
          <w:rFonts w:hint="eastAsia"/>
        </w:rPr>
        <w:t>4-</w:t>
      </w:r>
      <w:r>
        <w:rPr>
          <w:rFonts w:hint="eastAsia"/>
          <w:lang w:val="en-US" w:eastAsia="zh-CN"/>
        </w:rPr>
        <w:t>2测量类型表所示。子类型详细信息表（type），该表用于记录不同类型下多个子类型的详细信息，具体结构如表</w:t>
      </w:r>
      <w:r>
        <w:rPr>
          <w:rFonts w:hint="eastAsia"/>
        </w:rPr>
        <w:t>4-</w:t>
      </w:r>
      <w:r>
        <w:rPr>
          <w:rFonts w:hint="eastAsia"/>
          <w:lang w:val="en-US" w:eastAsia="zh-CN"/>
        </w:rPr>
        <w:t>3子类型详细信息表所示。测量记录表（</w:t>
      </w:r>
      <w:r>
        <w:rPr>
          <w:szCs w:val="22"/>
        </w:rPr>
        <w:t>measure</w:t>
      </w:r>
      <w:r>
        <w:rPr>
          <w:rFonts w:hint="eastAsia"/>
          <w:lang w:val="en-US" w:eastAsia="zh-CN"/>
        </w:rPr>
        <w:t>），该表用于记录测量的温度、湿度、浸润线、有毒气体和重金属的相关信息。具体结构如表</w:t>
      </w:r>
      <w:r>
        <w:rPr>
          <w:rFonts w:hint="eastAsia"/>
        </w:rPr>
        <w:t>4-</w:t>
      </w:r>
      <w:r>
        <w:rPr>
          <w:rFonts w:hint="eastAsia"/>
          <w:lang w:val="en-US" w:eastAsia="zh-CN"/>
        </w:rPr>
        <w:t>4测量记录表所示。</w:t>
      </w:r>
    </w:p>
    <w:p>
      <w:pPr>
        <w:spacing w:line="360" w:lineRule="auto"/>
        <w:jc w:val="center"/>
        <w:rPr>
          <w:rStyle w:val="17"/>
          <w:rFonts w:hint="default"/>
          <w:szCs w:val="22"/>
          <w:lang w:val="en-US" w:eastAsia="zh-CN"/>
        </w:rPr>
      </w:pPr>
      <w:r>
        <w:rPr>
          <w:rStyle w:val="17"/>
          <w:rFonts w:hint="eastAsia"/>
          <w:szCs w:val="22"/>
          <w:lang w:val="en-US" w:eastAsia="zh-CN"/>
        </w:rPr>
        <w:t>表</w:t>
      </w:r>
      <w:r>
        <w:rPr>
          <w:rStyle w:val="17"/>
          <w:rFonts w:hint="eastAsia"/>
          <w:szCs w:val="22"/>
        </w:rPr>
        <w:t>4-</w:t>
      </w:r>
      <w:r>
        <w:rPr>
          <w:rStyle w:val="17"/>
          <w:rFonts w:hint="eastAsia"/>
          <w:szCs w:val="22"/>
          <w:lang w:val="en-US" w:eastAsia="zh-CN"/>
        </w:rPr>
        <w:t>2测量类型表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类型code</w:t>
            </w:r>
          </w:p>
        </w:tc>
        <w:tc>
          <w:tcPr>
            <w:tcW w:w="2324" w:type="dxa"/>
          </w:tcPr>
          <w:p>
            <w:pPr>
              <w:jc w:val="center"/>
              <w:rPr>
                <w:kern w:val="0"/>
                <w:sz w:val="20"/>
              </w:rPr>
            </w:pPr>
            <w:r>
              <w:rPr>
                <w:rFonts w:hint="eastAsia"/>
              </w:rPr>
              <w:t>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单位</w:t>
            </w:r>
          </w:p>
        </w:tc>
        <w:tc>
          <w:tcPr>
            <w:tcW w:w="2324" w:type="dxa"/>
          </w:tcPr>
          <w:p>
            <w:pPr>
              <w:jc w:val="center"/>
              <w:rPr>
                <w:kern w:val="0"/>
                <w:sz w:val="20"/>
              </w:rPr>
            </w:pPr>
            <w:r>
              <w:rPr>
                <w:rFonts w:hint="eastAsia"/>
              </w:rPr>
              <w:t>unit</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异常定位名称</w:t>
            </w:r>
          </w:p>
        </w:tc>
        <w:tc>
          <w:tcPr>
            <w:tcW w:w="2324" w:type="dxa"/>
          </w:tcPr>
          <w:p>
            <w:pPr>
              <w:jc w:val="center"/>
              <w:rPr>
                <w:kern w:val="0"/>
                <w:sz w:val="20"/>
              </w:rPr>
            </w:pPr>
            <w:r>
              <w:rPr>
                <w:rFonts w:hint="eastAsia"/>
              </w:rPr>
              <w:t>exceptionLocationName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备注</w:t>
            </w:r>
          </w:p>
        </w:tc>
        <w:tc>
          <w:tcPr>
            <w:tcW w:w="2324" w:type="dxa"/>
          </w:tcPr>
          <w:p>
            <w:pPr>
              <w:jc w:val="center"/>
              <w:rPr>
                <w:kern w:val="0"/>
                <w:sz w:val="20"/>
              </w:rPr>
            </w:pPr>
            <w:r>
              <w:rPr>
                <w:rFonts w:hint="eastAsia"/>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Fonts w:hint="default"/>
          <w:szCs w:val="22"/>
          <w:lang w:val="en-US" w:eastAsia="zh-CN"/>
        </w:rPr>
      </w:pPr>
      <w:r>
        <w:rPr>
          <w:rStyle w:val="17"/>
          <w:rFonts w:hint="eastAsia"/>
          <w:szCs w:val="22"/>
          <w:lang w:val="en-US" w:eastAsia="zh-CN"/>
        </w:rPr>
        <w:t>表</w:t>
      </w:r>
      <w:r>
        <w:rPr>
          <w:rStyle w:val="17"/>
          <w:rFonts w:hint="eastAsia"/>
          <w:szCs w:val="22"/>
        </w:rPr>
        <w:t>4-</w:t>
      </w:r>
      <w:r>
        <w:rPr>
          <w:rStyle w:val="17"/>
          <w:rFonts w:hint="eastAsia"/>
          <w:szCs w:val="22"/>
          <w:lang w:val="en-US" w:eastAsia="zh-CN"/>
        </w:rPr>
        <w:t>3子类型详细信息表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jc w:val="center"/>
              <w:rPr>
                <w:rFonts w:hint="eastAsia"/>
                <w:szCs w:val="22"/>
              </w:rPr>
            </w:pPr>
            <w:r>
              <w:rPr>
                <w:rFonts w:hint="eastAsia"/>
                <w:szCs w:val="22"/>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创建时间</w:t>
            </w:r>
          </w:p>
        </w:tc>
        <w:tc>
          <w:tcPr>
            <w:tcW w:w="2324" w:type="dxa"/>
          </w:tcPr>
          <w:p>
            <w:pPr>
              <w:jc w:val="center"/>
              <w:rPr>
                <w:rFonts w:hint="eastAsia"/>
                <w:szCs w:val="22"/>
              </w:rPr>
            </w:pPr>
            <w:r>
              <w:rPr>
                <w:rFonts w:hint="eastAsia"/>
                <w:szCs w:val="22"/>
              </w:rPr>
              <w:t>createTime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更新时间</w:t>
            </w:r>
          </w:p>
        </w:tc>
        <w:tc>
          <w:tcPr>
            <w:tcW w:w="2324" w:type="dxa"/>
          </w:tcPr>
          <w:p>
            <w:pPr>
              <w:jc w:val="center"/>
              <w:rPr>
                <w:rFonts w:hint="eastAsia"/>
                <w:szCs w:val="22"/>
              </w:rPr>
            </w:pPr>
            <w:r>
              <w:rPr>
                <w:rFonts w:hint="eastAsia"/>
                <w:szCs w:val="22"/>
              </w:rPr>
              <w:t>updateTime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rFonts w:hint="eastAsia"/>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大类型</w:t>
            </w:r>
          </w:p>
        </w:tc>
        <w:tc>
          <w:tcPr>
            <w:tcW w:w="2324" w:type="dxa"/>
          </w:tcPr>
          <w:p>
            <w:pPr>
              <w:jc w:val="center"/>
              <w:rPr>
                <w:rFonts w:hint="eastAsia"/>
                <w:szCs w:val="22"/>
              </w:rPr>
            </w:pPr>
            <w:r>
              <w:rPr>
                <w:rFonts w:hint="eastAsia"/>
                <w:szCs w:val="22"/>
              </w:rPr>
              <w:t>bigType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子序号</w:t>
            </w:r>
          </w:p>
        </w:tc>
        <w:tc>
          <w:tcPr>
            <w:tcW w:w="2324" w:type="dxa"/>
          </w:tcPr>
          <w:p>
            <w:pPr>
              <w:jc w:val="center"/>
              <w:rPr>
                <w:rFonts w:hint="eastAsia"/>
                <w:szCs w:val="22"/>
              </w:rPr>
            </w:pPr>
            <w:r>
              <w:rPr>
                <w:rFonts w:hint="eastAsia"/>
                <w:szCs w:val="22"/>
              </w:rPr>
              <w:t>subIndex</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阈值</w:t>
            </w:r>
          </w:p>
        </w:tc>
        <w:tc>
          <w:tcPr>
            <w:tcW w:w="2324" w:type="dxa"/>
          </w:tcPr>
          <w:p>
            <w:pPr>
              <w:jc w:val="center"/>
              <w:rPr>
                <w:rFonts w:hint="eastAsia"/>
                <w:szCs w:val="22"/>
              </w:rPr>
            </w:pPr>
            <w:r>
              <w:rPr>
                <w:rFonts w:hint="eastAsia"/>
                <w:szCs w:val="22"/>
              </w:rPr>
              <w:t>limitValue</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名称</w:t>
            </w:r>
          </w:p>
        </w:tc>
        <w:tc>
          <w:tcPr>
            <w:tcW w:w="2324" w:type="dxa"/>
          </w:tcPr>
          <w:p>
            <w:pPr>
              <w:jc w:val="center"/>
              <w:rPr>
                <w:rFonts w:hint="eastAsia"/>
                <w:szCs w:val="22"/>
              </w:rPr>
            </w:pPr>
            <w:r>
              <w:rPr>
                <w:rFonts w:hint="eastAsia"/>
                <w:szCs w:val="22"/>
              </w:rPr>
              <w:t>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rFonts w:hint="eastAsia"/>
                <w:kern w:val="0"/>
                <w:szCs w:val="21"/>
              </w:rPr>
            </w:pPr>
            <w:r>
              <w:rPr>
                <w:rFonts w:hint="eastAsia"/>
              </w:rPr>
              <w:t>备注</w:t>
            </w:r>
          </w:p>
        </w:tc>
        <w:tc>
          <w:tcPr>
            <w:tcW w:w="2324" w:type="dxa"/>
          </w:tcPr>
          <w:p>
            <w:pPr>
              <w:jc w:val="center"/>
              <w:rPr>
                <w:rFonts w:hint="eastAsia"/>
                <w:szCs w:val="22"/>
              </w:rPr>
            </w:pPr>
            <w:r>
              <w:rPr>
                <w:rFonts w:hint="eastAsia"/>
                <w:szCs w:val="22"/>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rFonts w:hint="eastAsia"/>
                <w:kern w:val="0"/>
                <w:szCs w:val="21"/>
              </w:rPr>
            </w:pPr>
            <w:r>
              <w:rPr>
                <w:rFonts w:hint="eastAsia"/>
                <w:kern w:val="0"/>
                <w:szCs w:val="21"/>
              </w:rPr>
              <w:t>No</w:t>
            </w:r>
          </w:p>
        </w:tc>
      </w:tr>
    </w:tbl>
    <w:p>
      <w:pPr>
        <w:spacing w:line="360" w:lineRule="auto"/>
        <w:jc w:val="center"/>
        <w:rPr>
          <w:rStyle w:val="17"/>
          <w:rFonts w:hint="default"/>
          <w:szCs w:val="22"/>
          <w:lang w:val="en-US" w:eastAsia="zh-CN"/>
        </w:rPr>
      </w:pPr>
      <w:r>
        <w:rPr>
          <w:rStyle w:val="17"/>
          <w:rFonts w:hint="eastAsia"/>
          <w:szCs w:val="22"/>
          <w:lang w:val="en-US" w:eastAsia="zh-CN"/>
        </w:rPr>
        <w:t>表</w:t>
      </w:r>
      <w:r>
        <w:rPr>
          <w:rStyle w:val="17"/>
          <w:rFonts w:hint="eastAsia"/>
          <w:szCs w:val="22"/>
        </w:rPr>
        <w:t>4-</w:t>
      </w:r>
      <w:r>
        <w:rPr>
          <w:rStyle w:val="17"/>
          <w:rFonts w:hint="eastAsia"/>
          <w:szCs w:val="22"/>
          <w:lang w:val="en-US" w:eastAsia="zh-CN"/>
        </w:rPr>
        <w:t>4测量记录表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default" w:eastAsia="宋体"/>
                <w:kern w:val="0"/>
                <w:szCs w:val="21"/>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测量</w:t>
            </w:r>
            <w:r>
              <w:rPr>
                <w:rFonts w:hint="eastAsia"/>
                <w:kern w:val="0"/>
                <w:szCs w:val="21"/>
              </w:rPr>
              <w:t>类型</w:t>
            </w:r>
          </w:p>
        </w:tc>
        <w:tc>
          <w:tcPr>
            <w:tcW w:w="2324" w:type="dxa"/>
          </w:tcPr>
          <w:p>
            <w:pPr>
              <w:jc w:val="center"/>
              <w:rPr>
                <w:kern w:val="0"/>
                <w:sz w:val="20"/>
              </w:rPr>
            </w:pPr>
            <w:r>
              <w:rPr>
                <w:rFonts w:hint="eastAsia"/>
                <w:kern w:val="0"/>
                <w:sz w:val="20"/>
              </w:rPr>
              <w:t>bigType</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子</w:t>
            </w:r>
            <w:r>
              <w:rPr>
                <w:rFonts w:hint="eastAsia"/>
                <w:kern w:val="0"/>
                <w:szCs w:val="21"/>
              </w:rPr>
              <w:t>序号</w:t>
            </w:r>
          </w:p>
        </w:tc>
        <w:tc>
          <w:tcPr>
            <w:tcW w:w="2324" w:type="dxa"/>
          </w:tcPr>
          <w:p>
            <w:pPr>
              <w:jc w:val="center"/>
              <w:rPr>
                <w:kern w:val="0"/>
                <w:sz w:val="20"/>
              </w:rPr>
            </w:pPr>
            <w:r>
              <w:rPr>
                <w:rFonts w:hint="eastAsia"/>
                <w:kern w:val="0"/>
                <w:sz w:val="20"/>
              </w:rPr>
              <w:t>subIndex</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jc w:val="cente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jc w:val="cente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jc w:val="cente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11</w:t>
            </w:r>
          </w:p>
        </w:tc>
        <w:tc>
          <w:tcPr>
            <w:tcW w:w="978" w:type="dxa"/>
          </w:tcPr>
          <w:p>
            <w:pPr>
              <w:spacing w:line="360" w:lineRule="auto"/>
              <w:jc w:val="center"/>
              <w:rPr>
                <w:kern w:val="0"/>
                <w:szCs w:val="21"/>
              </w:rPr>
            </w:pPr>
            <w:r>
              <w:rPr>
                <w:rFonts w:hint="eastAsia"/>
                <w:kern w:val="0"/>
                <w:szCs w:val="21"/>
              </w:rPr>
              <w:t>No</w:t>
            </w:r>
          </w:p>
        </w:tc>
      </w:tr>
    </w:tbl>
    <w:p>
      <w:pPr>
        <w:spacing w:line="360" w:lineRule="auto"/>
        <w:jc w:val="left"/>
        <w:rPr>
          <w:rFonts w:hint="default"/>
          <w:szCs w:val="22"/>
          <w:lang w:val="en-US" w:eastAsia="zh-CN"/>
        </w:rPr>
      </w:pPr>
      <w:r>
        <w:rPr>
          <w:rFonts w:hint="eastAsia"/>
          <w:lang w:val="en-US" w:eastAsia="zh-CN"/>
        </w:rPr>
        <w:t>测量记录</w:t>
      </w:r>
      <w:r>
        <w:rPr>
          <w:rFonts w:hint="eastAsia"/>
          <w:szCs w:val="22"/>
          <w:lang w:val="en-US" w:eastAsia="zh-CN"/>
        </w:rPr>
        <w:t xml:space="preserve">各实体关系如图4-2 </w:t>
      </w:r>
      <w:r>
        <w:rPr>
          <w:rFonts w:hint="eastAsia"/>
          <w:lang w:val="en-US" w:eastAsia="zh-CN"/>
        </w:rPr>
        <w:t>测量记录</w:t>
      </w:r>
      <w:r>
        <w:rPr>
          <w:rFonts w:hint="eastAsia"/>
          <w:szCs w:val="22"/>
          <w:lang w:val="en-US" w:eastAsia="zh-CN"/>
        </w:rPr>
        <w:t>关系图所示：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4967605" cy="2470150"/>
            <wp:effectExtent l="0" t="0" r="63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967605" cy="2470150"/>
                    </a:xfrm>
                    <a:prstGeom prst="rect">
                      <a:avLst/>
                    </a:prstGeom>
                    <a:noFill/>
                    <a:ln>
                      <a:noFill/>
                    </a:ln>
                  </pic:spPr>
                </pic:pic>
              </a:graphicData>
            </a:graphic>
          </wp:inline>
        </w:drawing>
      </w:r>
    </w:p>
    <w:p>
      <w:pPr>
        <w:spacing w:line="360" w:lineRule="auto"/>
        <w:jc w:val="center"/>
        <w:rPr>
          <w:rStyle w:val="17"/>
          <w:rFonts w:hint="eastAsia"/>
          <w:szCs w:val="22"/>
          <w:lang w:val="en-US" w:eastAsia="zh-CN"/>
        </w:rPr>
      </w:pPr>
      <w:r>
        <w:rPr>
          <w:rStyle w:val="17"/>
          <w:rFonts w:hint="eastAsia"/>
          <w:szCs w:val="22"/>
          <w:lang w:val="en-US" w:eastAsia="zh-CN"/>
        </w:rPr>
        <w:t>图4-2 测量记录关系图</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eastAsia"/>
          <w:lang w:val="en-US" w:eastAsia="zh-CN"/>
        </w:rPr>
      </w:pPr>
      <w:r>
        <w:rPr>
          <w:rFonts w:hint="eastAsia"/>
          <w:szCs w:val="22"/>
        </w:rPr>
        <w:t>位移采集记录表，有四张表构成，测量点记录表（point_enum），该表用于</w:t>
      </w:r>
      <w:r>
        <w:rPr>
          <w:rFonts w:hint="eastAsia"/>
          <w:szCs w:val="22"/>
          <w:lang w:val="en-US" w:eastAsia="zh-CN"/>
        </w:rPr>
        <w:t>记录采集位移信息的点的</w:t>
      </w:r>
      <w:r>
        <w:rPr>
          <w:rFonts w:hint="eastAsia"/>
          <w:szCs w:val="22"/>
        </w:rPr>
        <w:t>相关信息，</w:t>
      </w:r>
      <w:r>
        <w:rPr>
          <w:rFonts w:hint="eastAsia"/>
          <w:lang w:val="en-US" w:eastAsia="zh-CN"/>
        </w:rPr>
        <w:t>具体结构如表</w:t>
      </w:r>
      <w:r>
        <w:rPr>
          <w:rFonts w:hint="eastAsia"/>
        </w:rPr>
        <w:t>4-</w:t>
      </w:r>
      <w:r>
        <w:rPr>
          <w:rFonts w:hint="eastAsia"/>
          <w:lang w:val="en-US" w:eastAsia="zh-CN"/>
        </w:rPr>
        <w:t>5</w:t>
      </w:r>
      <w:r>
        <w:rPr>
          <w:rFonts w:hint="eastAsia"/>
          <w:szCs w:val="22"/>
        </w:rPr>
        <w:t>测量点记录表</w:t>
      </w:r>
      <w:r>
        <w:rPr>
          <w:rFonts w:hint="eastAsia"/>
          <w:lang w:val="en-US" w:eastAsia="zh-CN"/>
        </w:rPr>
        <w:t>所示。</w:t>
      </w:r>
      <w:r>
        <w:rPr>
          <w:rFonts w:hint="eastAsia"/>
          <w:szCs w:val="22"/>
        </w:rPr>
        <w:t>位移采集汇总记录表（displacement），该表用于</w:t>
      </w:r>
      <w:r>
        <w:rPr>
          <w:rFonts w:hint="eastAsia"/>
          <w:szCs w:val="22"/>
          <w:lang w:val="en-US" w:eastAsia="zh-CN"/>
        </w:rPr>
        <w:t>记录单次采集到的所有测量点的公共</w:t>
      </w:r>
      <w:r>
        <w:rPr>
          <w:rFonts w:hint="eastAsia"/>
          <w:szCs w:val="22"/>
        </w:rPr>
        <w:t>信息，</w:t>
      </w:r>
      <w:r>
        <w:rPr>
          <w:rFonts w:hint="eastAsia"/>
          <w:lang w:val="en-US" w:eastAsia="zh-CN"/>
        </w:rPr>
        <w:t>具体结构如表</w:t>
      </w:r>
      <w:r>
        <w:rPr>
          <w:rFonts w:hint="eastAsia"/>
        </w:rPr>
        <w:t>4-</w:t>
      </w:r>
      <w:r>
        <w:rPr>
          <w:rFonts w:hint="eastAsia"/>
          <w:lang w:val="en-US" w:eastAsia="zh-CN"/>
        </w:rPr>
        <w:t>6</w:t>
      </w:r>
      <w:r>
        <w:rPr>
          <w:rFonts w:hint="eastAsia"/>
          <w:szCs w:val="22"/>
        </w:rPr>
        <w:t>位移采集汇总记录表</w:t>
      </w:r>
      <w:r>
        <w:rPr>
          <w:rFonts w:hint="eastAsia"/>
          <w:lang w:val="en-US" w:eastAsia="zh-CN"/>
        </w:rPr>
        <w:t>所示。</w:t>
      </w:r>
      <w:r>
        <w:rPr>
          <w:rFonts w:hint="eastAsia"/>
          <w:szCs w:val="22"/>
        </w:rPr>
        <w:t>移采集单条记录表（displacement_every），该表用于</w:t>
      </w:r>
      <w:r>
        <w:rPr>
          <w:rFonts w:hint="eastAsia"/>
          <w:szCs w:val="22"/>
          <w:lang w:val="en-US" w:eastAsia="zh-CN"/>
        </w:rPr>
        <w:t>记录单个测量点采集到的数据</w:t>
      </w:r>
      <w:r>
        <w:rPr>
          <w:rFonts w:hint="eastAsia"/>
          <w:szCs w:val="22"/>
        </w:rPr>
        <w:t>，</w:t>
      </w:r>
      <w:r>
        <w:rPr>
          <w:rFonts w:hint="eastAsia"/>
          <w:lang w:val="en-US" w:eastAsia="zh-CN"/>
        </w:rPr>
        <w:t>具体结构如表</w:t>
      </w:r>
      <w:r>
        <w:rPr>
          <w:rFonts w:hint="eastAsia"/>
        </w:rPr>
        <w:t>4-</w:t>
      </w:r>
      <w:r>
        <w:rPr>
          <w:rFonts w:hint="eastAsia"/>
          <w:lang w:val="en-US" w:eastAsia="zh-CN"/>
        </w:rPr>
        <w:t>7位</w:t>
      </w:r>
      <w:r>
        <w:rPr>
          <w:rFonts w:hint="eastAsia"/>
          <w:szCs w:val="22"/>
        </w:rPr>
        <w:t>移采集单条记录表</w:t>
      </w:r>
      <w:r>
        <w:rPr>
          <w:rFonts w:hint="eastAsia"/>
          <w:lang w:val="en-US" w:eastAsia="zh-CN"/>
        </w:rPr>
        <w:t>所示。</w:t>
      </w:r>
      <w:r>
        <w:rPr>
          <w:rFonts w:hint="eastAsia"/>
          <w:szCs w:val="22"/>
          <w:lang w:val="en-US" w:eastAsia="zh-CN"/>
        </w:rPr>
        <w:t>位</w:t>
      </w:r>
      <w:r>
        <w:rPr>
          <w:rFonts w:hint="eastAsia"/>
          <w:szCs w:val="22"/>
        </w:rPr>
        <w:t>移采集值表（displacement_value），该表用于</w:t>
      </w:r>
      <w:r>
        <w:rPr>
          <w:rFonts w:hint="eastAsia"/>
          <w:szCs w:val="22"/>
          <w:lang w:val="en-US" w:eastAsia="zh-CN"/>
        </w:rPr>
        <w:t>记录每个点采集到的x、y、z轴上采集详细数据</w:t>
      </w:r>
      <w:r>
        <w:rPr>
          <w:rFonts w:hint="eastAsia"/>
          <w:szCs w:val="22"/>
        </w:rPr>
        <w:t>，</w:t>
      </w:r>
      <w:r>
        <w:rPr>
          <w:rFonts w:hint="eastAsia"/>
          <w:lang w:val="en-US" w:eastAsia="zh-CN"/>
        </w:rPr>
        <w:t>具体结构如表</w:t>
      </w:r>
      <w:r>
        <w:rPr>
          <w:rFonts w:hint="eastAsia"/>
        </w:rPr>
        <w:t>4-</w:t>
      </w:r>
      <w:r>
        <w:rPr>
          <w:rFonts w:hint="eastAsia"/>
          <w:lang w:val="en-US" w:eastAsia="zh-CN"/>
        </w:rPr>
        <w:t>8</w:t>
      </w:r>
      <w:r>
        <w:rPr>
          <w:rFonts w:hint="eastAsia"/>
          <w:szCs w:val="22"/>
          <w:lang w:val="en-US" w:eastAsia="zh-CN"/>
        </w:rPr>
        <w:t>位</w:t>
      </w:r>
      <w:r>
        <w:rPr>
          <w:rFonts w:hint="eastAsia"/>
          <w:szCs w:val="22"/>
        </w:rPr>
        <w:t>移采集值表</w:t>
      </w:r>
      <w:r>
        <w:rPr>
          <w:rFonts w:hint="eastAsia"/>
          <w:lang w:val="en-US" w:eastAsia="zh-CN"/>
        </w:rPr>
        <w:t>所示。</w:t>
      </w:r>
    </w:p>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5</w:t>
      </w:r>
      <w:r>
        <w:rPr>
          <w:rStyle w:val="17"/>
          <w:rFonts w:hint="eastAsia"/>
          <w:szCs w:val="22"/>
        </w:rPr>
        <w:t>测量点记录表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code</w:t>
            </w:r>
          </w:p>
        </w:tc>
        <w:tc>
          <w:tcPr>
            <w:tcW w:w="2324" w:type="dxa"/>
          </w:tcPr>
          <w:p>
            <w:pPr>
              <w:spacing w:line="360" w:lineRule="auto"/>
              <w:jc w:val="center"/>
              <w:rPr>
                <w:kern w:val="0"/>
                <w:szCs w:val="21"/>
              </w:rPr>
            </w:pPr>
            <w:r>
              <w:rPr>
                <w:rFonts w:hint="eastAsia"/>
                <w:kern w:val="0"/>
                <w:szCs w:val="21"/>
              </w:rPr>
              <w:t>code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测量线</w:t>
            </w:r>
          </w:p>
        </w:tc>
        <w:tc>
          <w:tcPr>
            <w:tcW w:w="2324" w:type="dxa"/>
          </w:tcPr>
          <w:p>
            <w:pPr>
              <w:spacing w:line="360" w:lineRule="auto"/>
              <w:jc w:val="center"/>
            </w:pPr>
            <w:r>
              <w:rPr>
                <w:rFonts w:hint="eastAsia"/>
              </w:rPr>
              <w:t>line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spacing w:line="360" w:lineRule="auto"/>
              <w:jc w:val="cente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测点名称</w:t>
            </w:r>
          </w:p>
        </w:tc>
        <w:tc>
          <w:tcPr>
            <w:tcW w:w="2324" w:type="dxa"/>
          </w:tcPr>
          <w:p>
            <w:pPr>
              <w:spacing w:line="360" w:lineRule="auto"/>
              <w:jc w:val="center"/>
            </w:pPr>
            <w:r>
              <w:rPr>
                <w:rFonts w:hint="eastAsia"/>
              </w:rPr>
              <w:t>name</w:t>
            </w:r>
          </w:p>
        </w:tc>
        <w:tc>
          <w:tcPr>
            <w:tcW w:w="2065" w:type="dxa"/>
            <w:vAlign w:val="center"/>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6</w:t>
      </w:r>
      <w:r>
        <w:rPr>
          <w:rStyle w:val="17"/>
          <w:rFonts w:hint="eastAsia"/>
          <w:szCs w:val="22"/>
        </w:rPr>
        <w:t>位移采集汇总记录表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jc w:val="center"/>
              <w:rPr>
                <w:rFonts w:hint="eastAsia"/>
                <w:szCs w:val="22"/>
              </w:rPr>
            </w:pPr>
            <w:r>
              <w:rPr>
                <w:rFonts w:hint="eastAsia"/>
                <w:szCs w:val="22"/>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rFonts w:hint="eastAsia"/>
                <w:szCs w:val="22"/>
              </w:rPr>
            </w:pPr>
            <w:r>
              <w:rPr>
                <w:rFonts w:hint="eastAsia"/>
                <w:szCs w:val="22"/>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备注</w:t>
            </w:r>
          </w:p>
        </w:tc>
        <w:tc>
          <w:tcPr>
            <w:tcW w:w="2324" w:type="dxa"/>
          </w:tcPr>
          <w:p>
            <w:pPr>
              <w:jc w:val="center"/>
              <w:rPr>
                <w:rFonts w:hint="eastAsia"/>
                <w:szCs w:val="22"/>
              </w:rPr>
            </w:pPr>
            <w:r>
              <w:rPr>
                <w:rFonts w:hint="eastAsia"/>
                <w:szCs w:val="22"/>
              </w:rPr>
              <w:t>remark</w:t>
            </w:r>
          </w:p>
        </w:tc>
        <w:tc>
          <w:tcPr>
            <w:tcW w:w="2065" w:type="dxa"/>
            <w:vAlign w:val="center"/>
          </w:tcPr>
          <w:p>
            <w:pPr>
              <w:spacing w:line="360" w:lineRule="auto"/>
              <w:jc w:val="center"/>
              <w:rPr>
                <w:kern w:val="0"/>
                <w:szCs w:val="21"/>
              </w:rPr>
            </w:pPr>
            <w:r>
              <w:rPr>
                <w:rFonts w:hint="eastAsia"/>
                <w:kern w:val="0"/>
                <w:szCs w:val="21"/>
              </w:rPr>
              <w:t>text</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w:t>
      </w:r>
      <w:r>
        <w:rPr>
          <w:rStyle w:val="17"/>
          <w:rFonts w:hint="eastAsia"/>
          <w:lang w:val="en-US" w:eastAsia="zh-CN"/>
        </w:rPr>
        <w:t xml:space="preserve">7 </w:t>
      </w:r>
      <w:r>
        <w:rPr>
          <w:rStyle w:val="17"/>
          <w:rFonts w:hint="eastAsia"/>
        </w:rPr>
        <w:t>移采集单条记录表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组ID</w:t>
            </w:r>
          </w:p>
        </w:tc>
        <w:tc>
          <w:tcPr>
            <w:tcW w:w="2324" w:type="dxa"/>
          </w:tcPr>
          <w:p>
            <w:pPr>
              <w:jc w:val="center"/>
              <w:rPr>
                <w:kern w:val="0"/>
                <w:sz w:val="20"/>
              </w:rPr>
            </w:pPr>
            <w:r>
              <w:rPr>
                <w:rFonts w:hint="eastAsia"/>
              </w:rPr>
              <w:t>groupId</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jc w:val="center"/>
              <w:rPr>
                <w:kern w:val="0"/>
                <w:sz w:val="20"/>
              </w:rP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本次测值</w:t>
            </w:r>
          </w:p>
        </w:tc>
        <w:tc>
          <w:tcPr>
            <w:tcW w:w="2324" w:type="dxa"/>
          </w:tcPr>
          <w:p>
            <w:pPr>
              <w:jc w:val="center"/>
              <w:rPr>
                <w:kern w:val="0"/>
                <w:sz w:val="20"/>
              </w:rPr>
            </w:pPr>
            <w:r>
              <w:rPr>
                <w:rFonts w:hint="eastAsia"/>
              </w:rPr>
              <w:t>thisValue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上次测值</w:t>
            </w:r>
          </w:p>
        </w:tc>
        <w:tc>
          <w:tcPr>
            <w:tcW w:w="2324" w:type="dxa"/>
          </w:tcPr>
          <w:p>
            <w:pPr>
              <w:jc w:val="center"/>
              <w:rPr>
                <w:kern w:val="0"/>
                <w:sz w:val="20"/>
              </w:rPr>
            </w:pPr>
            <w:r>
              <w:rPr>
                <w:rFonts w:hint="eastAsia"/>
              </w:rPr>
              <w:t>beforeValue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8 位</w:t>
      </w:r>
      <w:r>
        <w:rPr>
          <w:rStyle w:val="17"/>
          <w:rFonts w:hint="eastAsia"/>
          <w:szCs w:val="22"/>
        </w:rPr>
        <w:t>移采集值表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x值</w:t>
            </w:r>
          </w:p>
        </w:tc>
        <w:tc>
          <w:tcPr>
            <w:tcW w:w="2324" w:type="dxa"/>
          </w:tcPr>
          <w:p>
            <w:pPr>
              <w:spacing w:line="360" w:lineRule="auto"/>
              <w:jc w:val="center"/>
              <w:rPr>
                <w:kern w:val="0"/>
                <w:szCs w:val="21"/>
              </w:rPr>
            </w:pPr>
            <w:r>
              <w:rPr>
                <w:rFonts w:hint="eastAsia"/>
                <w:kern w:val="0"/>
                <w:szCs w:val="21"/>
              </w:rPr>
              <w:t>x</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y值</w:t>
            </w:r>
          </w:p>
        </w:tc>
        <w:tc>
          <w:tcPr>
            <w:tcW w:w="2324" w:type="dxa"/>
          </w:tcPr>
          <w:p>
            <w:pPr>
              <w:spacing w:line="360" w:lineRule="auto"/>
              <w:jc w:val="center"/>
              <w:rPr>
                <w:kern w:val="0"/>
                <w:szCs w:val="21"/>
              </w:rPr>
            </w:pPr>
            <w:r>
              <w:rPr>
                <w:rFonts w:hint="eastAsia"/>
                <w:kern w:val="0"/>
                <w:szCs w:val="21"/>
              </w:rPr>
              <w:t>y</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z值</w:t>
            </w:r>
          </w:p>
        </w:tc>
        <w:tc>
          <w:tcPr>
            <w:tcW w:w="2324" w:type="dxa"/>
          </w:tcPr>
          <w:p>
            <w:pPr>
              <w:spacing w:line="360" w:lineRule="auto"/>
              <w:jc w:val="center"/>
              <w:rPr>
                <w:kern w:val="0"/>
                <w:szCs w:val="21"/>
              </w:rPr>
            </w:pPr>
            <w:r>
              <w:rPr>
                <w:rFonts w:hint="eastAsia"/>
                <w:kern w:val="0"/>
                <w:szCs w:val="21"/>
              </w:rPr>
              <w:t>z</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bl>
    <w:p>
      <w:pPr>
        <w:spacing w:line="360" w:lineRule="auto"/>
        <w:jc w:val="left"/>
        <w:rPr>
          <w:rFonts w:hint="default"/>
          <w:szCs w:val="22"/>
          <w:lang w:val="en-US" w:eastAsia="zh-CN"/>
        </w:rPr>
      </w:pPr>
      <w:r>
        <w:rPr>
          <w:rFonts w:hint="eastAsia"/>
          <w:szCs w:val="22"/>
          <w:lang w:val="en-US" w:eastAsia="zh-CN"/>
        </w:rPr>
        <w:t>位移测量各实体关系</w:t>
      </w:r>
      <w:r>
        <w:rPr>
          <w:rFonts w:hint="eastAsia"/>
          <w:szCs w:val="22"/>
          <w:lang w:val="en-US" w:eastAsia="zh-CN"/>
        </w:rPr>
        <w:t>如图4-3 位移测量关系图所示：</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69865" cy="26638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9865" cy="2663825"/>
                    </a:xfrm>
                    <a:prstGeom prst="rect">
                      <a:avLst/>
                    </a:prstGeom>
                    <a:noFill/>
                    <a:ln>
                      <a:noFill/>
                    </a:ln>
                  </pic:spPr>
                </pic:pic>
              </a:graphicData>
            </a:graphic>
          </wp:inline>
        </w:drawing>
      </w:r>
    </w:p>
    <w:p>
      <w:pPr>
        <w:spacing w:line="360" w:lineRule="auto"/>
        <w:jc w:val="center"/>
      </w:pPr>
      <w:r>
        <w:rPr>
          <w:rStyle w:val="17"/>
          <w:rFonts w:hint="eastAsia"/>
          <w:szCs w:val="22"/>
          <w:lang w:val="en-US" w:eastAsia="zh-CN"/>
        </w:rPr>
        <w:t>图4-3 位移测量关系图</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rPr>
      </w:pPr>
      <w:r>
        <w:rPr>
          <w:rFonts w:hint="eastAsia"/>
          <w:szCs w:val="22"/>
        </w:rPr>
        <w:t>系统测量异常记录（</w:t>
      </w:r>
      <w:r>
        <w:rPr>
          <w:szCs w:val="22"/>
        </w:rPr>
        <w:t>sys_warn</w:t>
      </w:r>
      <w:r>
        <w:rPr>
          <w:rFonts w:hint="eastAsia"/>
          <w:szCs w:val="22"/>
        </w:rPr>
        <w:t>），该表用于</w:t>
      </w:r>
      <w:r>
        <w:rPr>
          <w:rFonts w:hint="eastAsia"/>
          <w:szCs w:val="22"/>
          <w:lang w:val="en-US" w:eastAsia="zh-CN"/>
        </w:rPr>
        <w:t>记录</w:t>
      </w:r>
      <w:r>
        <w:rPr>
          <w:rFonts w:hint="eastAsia"/>
          <w:szCs w:val="22"/>
        </w:rPr>
        <w:t>测量</w:t>
      </w:r>
      <w:r>
        <w:rPr>
          <w:rFonts w:hint="eastAsia"/>
          <w:szCs w:val="22"/>
          <w:lang w:val="en-US" w:eastAsia="zh-CN"/>
        </w:rPr>
        <w:t>模块的</w:t>
      </w:r>
      <w:r>
        <w:rPr>
          <w:rFonts w:hint="eastAsia"/>
          <w:szCs w:val="22"/>
        </w:rPr>
        <w:t>异常记录，具体的结构如表4-</w:t>
      </w:r>
      <w:r>
        <w:rPr>
          <w:rFonts w:hint="eastAsia"/>
          <w:szCs w:val="22"/>
          <w:lang w:val="en-US" w:eastAsia="zh-CN"/>
        </w:rPr>
        <w:t>9</w:t>
      </w:r>
      <w:r>
        <w:rPr>
          <w:rFonts w:hint="eastAsia"/>
          <w:szCs w:val="22"/>
        </w:rPr>
        <w:t>系统测量异常记录表所示：</w:t>
      </w:r>
    </w:p>
    <w:p>
      <w:pPr>
        <w:spacing w:line="360" w:lineRule="auto"/>
        <w:jc w:val="center"/>
        <w:rPr>
          <w:rStyle w:val="17"/>
          <w:rFonts w:hint="eastAsia"/>
          <w:szCs w:val="22"/>
        </w:rPr>
      </w:pPr>
      <w:r>
        <w:rPr>
          <w:rStyle w:val="17"/>
          <w:rFonts w:hint="eastAsia"/>
          <w:szCs w:val="22"/>
        </w:rPr>
        <w:t>表4-</w:t>
      </w:r>
      <w:r>
        <w:rPr>
          <w:rStyle w:val="17"/>
          <w:rFonts w:hint="eastAsia"/>
          <w:szCs w:val="22"/>
          <w:lang w:val="en-US" w:eastAsia="zh-CN"/>
        </w:rPr>
        <w:t>9</w:t>
      </w:r>
      <w:r>
        <w:rPr>
          <w:rStyle w:val="17"/>
          <w:rFonts w:hint="eastAsia"/>
          <w:szCs w:val="22"/>
        </w:rPr>
        <w:t>系统测量异常记录表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spacing w:line="360" w:lineRule="auto"/>
              <w:jc w:val="center"/>
              <w:rPr>
                <w:rFonts w:hint="eastAsia"/>
                <w:bCs/>
                <w:kern w:val="0"/>
                <w:szCs w:val="21"/>
              </w:rPr>
            </w:pPr>
            <w:r>
              <w:rPr>
                <w:rFonts w:hint="eastAsia"/>
                <w:bCs/>
                <w:kern w:val="0"/>
                <w:szCs w:val="21"/>
              </w:rPr>
              <w:t>长度</w:t>
            </w:r>
          </w:p>
        </w:tc>
        <w:tc>
          <w:tcPr>
            <w:tcW w:w="97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pPr>
            <w:r>
              <w:rPr>
                <w:rFonts w:hint="eastAsia"/>
              </w:rPr>
              <w:t>id</w:t>
            </w:r>
          </w:p>
        </w:tc>
        <w:tc>
          <w:tcPr>
            <w:tcW w:w="2324" w:type="dxa"/>
            <w:tcBorders>
              <w:top w:val="single" w:color="auto" w:sz="4" w:space="0"/>
            </w:tcBorders>
          </w:tcPr>
          <w:p>
            <w:pPr>
              <w:spacing w:line="360" w:lineRule="auto"/>
              <w:jc w:val="center"/>
            </w:pPr>
            <w:r>
              <w:rPr>
                <w:rFonts w:hint="eastAsia"/>
              </w:rPr>
              <w:t>id</w:t>
            </w:r>
          </w:p>
        </w:tc>
        <w:tc>
          <w:tcPr>
            <w:tcW w:w="2065" w:type="dxa"/>
            <w:tcBorders>
              <w:top w:val="single" w:color="auto" w:sz="4" w:space="0"/>
            </w:tcBorders>
          </w:tcPr>
          <w:p>
            <w:pPr>
              <w:spacing w:line="360" w:lineRule="auto"/>
              <w:jc w:val="cente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创建时间</w:t>
            </w:r>
          </w:p>
        </w:tc>
        <w:tc>
          <w:tcPr>
            <w:tcW w:w="2324" w:type="dxa"/>
          </w:tcPr>
          <w:p>
            <w:pPr>
              <w:spacing w:line="360" w:lineRule="auto"/>
              <w:jc w:val="center"/>
            </w:pPr>
            <w:r>
              <w:rPr>
                <w:rFonts w:hint="eastAsia"/>
              </w:rPr>
              <w:t>createTime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修改时间</w:t>
            </w:r>
          </w:p>
        </w:tc>
        <w:tc>
          <w:tcPr>
            <w:tcW w:w="2324" w:type="dxa"/>
          </w:tcPr>
          <w:p>
            <w:pPr>
              <w:spacing w:line="360" w:lineRule="auto"/>
              <w:jc w:val="center"/>
            </w:pPr>
            <w:r>
              <w:rPr>
                <w:rFonts w:hint="eastAsia"/>
              </w:rPr>
              <w:t>updateTime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操作人</w:t>
            </w:r>
          </w:p>
        </w:tc>
        <w:tc>
          <w:tcPr>
            <w:tcW w:w="2324" w:type="dxa"/>
          </w:tcPr>
          <w:p>
            <w:pPr>
              <w:spacing w:line="360" w:lineRule="auto"/>
              <w:jc w:val="center"/>
            </w:pPr>
            <w:r>
              <w:rPr>
                <w:rFonts w:hint="eastAsia"/>
              </w:rPr>
              <w:t>optionUser</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异常类型</w:t>
            </w:r>
          </w:p>
        </w:tc>
        <w:tc>
          <w:tcPr>
            <w:tcW w:w="2324" w:type="dxa"/>
          </w:tcPr>
          <w:p>
            <w:pPr>
              <w:spacing w:line="360" w:lineRule="auto"/>
              <w:jc w:val="center"/>
            </w:pPr>
            <w:r>
              <w:rPr>
                <w:rFonts w:hint="eastAsia"/>
              </w:rPr>
              <w:t>exceptionLocation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异常描述</w:t>
            </w:r>
          </w:p>
        </w:tc>
        <w:tc>
          <w:tcPr>
            <w:tcW w:w="2324" w:type="dxa"/>
          </w:tcPr>
          <w:p>
            <w:pPr>
              <w:spacing w:line="360" w:lineRule="auto"/>
              <w:jc w:val="center"/>
            </w:pPr>
            <w:r>
              <w:rPr>
                <w:rFonts w:hint="eastAsia"/>
              </w:rPr>
              <w:t>exceptionDescription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异常状态</w:t>
            </w:r>
          </w:p>
        </w:tc>
        <w:tc>
          <w:tcPr>
            <w:tcW w:w="2324" w:type="dxa"/>
          </w:tcPr>
          <w:p>
            <w:pPr>
              <w:spacing w:line="360" w:lineRule="auto"/>
              <w:jc w:val="center"/>
            </w:pPr>
            <w:r>
              <w:rPr>
                <w:rFonts w:hint="eastAsia"/>
              </w:rPr>
              <w:t>exceptionState</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eastAsia="宋体"/>
                <w:lang w:eastAsia="zh-CN"/>
              </w:rPr>
            </w:pP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异常值</w:t>
            </w:r>
          </w:p>
        </w:tc>
        <w:tc>
          <w:tcPr>
            <w:tcW w:w="2324" w:type="dxa"/>
          </w:tcPr>
          <w:p>
            <w:pPr>
              <w:spacing w:line="360" w:lineRule="auto"/>
              <w:jc w:val="center"/>
            </w:pPr>
            <w:r>
              <w:rPr>
                <w:rFonts w:hint="eastAsia"/>
              </w:rPr>
              <w:t>exceptionValue</w:t>
            </w:r>
          </w:p>
        </w:tc>
        <w:tc>
          <w:tcPr>
            <w:tcW w:w="2065" w:type="dxa"/>
          </w:tcPr>
          <w:p>
            <w:pPr>
              <w:spacing w:line="360" w:lineRule="auto"/>
              <w:jc w:val="center"/>
            </w:pPr>
            <w:r>
              <w:rPr>
                <w:rFonts w:hint="eastAsia"/>
              </w:rPr>
              <w:t>float</w:t>
            </w:r>
          </w:p>
        </w:tc>
        <w:tc>
          <w:tcPr>
            <w:tcW w:w="978" w:type="dxa"/>
          </w:tcPr>
          <w:p>
            <w:pPr>
              <w:spacing w:line="360" w:lineRule="auto"/>
              <w:jc w:val="center"/>
              <w:rPr>
                <w:rFonts w:hint="eastAsia"/>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阈值</w:t>
            </w:r>
          </w:p>
        </w:tc>
        <w:tc>
          <w:tcPr>
            <w:tcW w:w="2324" w:type="dxa"/>
          </w:tcPr>
          <w:p>
            <w:pPr>
              <w:spacing w:line="360" w:lineRule="auto"/>
              <w:jc w:val="center"/>
            </w:pPr>
            <w:r>
              <w:rPr>
                <w:rFonts w:hint="eastAsia"/>
              </w:rPr>
              <w:t>limitValue</w:t>
            </w:r>
          </w:p>
        </w:tc>
        <w:tc>
          <w:tcPr>
            <w:tcW w:w="2065" w:type="dxa"/>
          </w:tcPr>
          <w:p>
            <w:pPr>
              <w:spacing w:line="360" w:lineRule="auto"/>
              <w:jc w:val="center"/>
            </w:pPr>
            <w:r>
              <w:rPr>
                <w:rFonts w:hint="eastAsia"/>
              </w:rPr>
              <w:t>float</w:t>
            </w:r>
          </w:p>
        </w:tc>
        <w:tc>
          <w:tcPr>
            <w:tcW w:w="978" w:type="dxa"/>
          </w:tcPr>
          <w:p>
            <w:pPr>
              <w:spacing w:line="360" w:lineRule="auto"/>
              <w:jc w:val="center"/>
              <w:rPr>
                <w:rFonts w:hint="default" w:eastAsia="宋体"/>
                <w:lang w:val="en-US" w:eastAsia="zh-CN"/>
              </w:rPr>
            </w:pPr>
            <w:r>
              <w:rPr>
                <w:rFonts w:hint="eastAsia"/>
                <w:lang w:val="en-US" w:eastAsia="zh-CN"/>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备注</w:t>
            </w:r>
          </w:p>
        </w:tc>
        <w:tc>
          <w:tcPr>
            <w:tcW w:w="2324" w:type="dxa"/>
          </w:tcPr>
          <w:p>
            <w:pPr>
              <w:spacing w:line="360" w:lineRule="auto"/>
              <w:jc w:val="center"/>
            </w:pPr>
            <w:r>
              <w:rPr>
                <w:rFonts w:hint="eastAsia"/>
              </w:rPr>
              <w:t>remark</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spacing w:line="360" w:lineRule="auto"/>
        <w:jc w:val="left"/>
        <w:rPr>
          <w:rFonts w:hint="default"/>
          <w:szCs w:val="22"/>
          <w:lang w:val="en-US" w:eastAsia="zh-CN"/>
        </w:rPr>
      </w:pPr>
      <w:bookmarkStart w:id="154" w:name="_Toc2045"/>
      <w:bookmarkStart w:id="155" w:name="_Toc511632127"/>
      <w:bookmarkStart w:id="156" w:name="_Toc485497942"/>
      <w:bookmarkStart w:id="157" w:name="_Toc8573"/>
      <w:bookmarkStart w:id="158" w:name="_Toc511632186"/>
      <w:bookmarkStart w:id="159" w:name="_Toc482633793"/>
      <w:r>
        <w:rPr>
          <w:rFonts w:hint="eastAsia"/>
          <w:szCs w:val="22"/>
          <w:lang w:val="en-US" w:eastAsia="zh-CN"/>
        </w:rPr>
        <w:t>测量异常属性关系如图4-4测量异常属性图所示：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9230" cy="2846705"/>
            <wp:effectExtent l="0" t="0" r="3810"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269230" cy="2846705"/>
                    </a:xfrm>
                    <a:prstGeom prst="rect">
                      <a:avLst/>
                    </a:prstGeom>
                    <a:noFill/>
                    <a:ln>
                      <a:noFill/>
                    </a:ln>
                  </pic:spPr>
                </pic:pic>
              </a:graphicData>
            </a:graphic>
          </wp:inline>
        </w:drawing>
      </w:r>
    </w:p>
    <w:p>
      <w:pPr>
        <w:spacing w:line="360" w:lineRule="auto"/>
        <w:jc w:val="center"/>
        <w:rPr>
          <w:rStyle w:val="17"/>
          <w:rFonts w:hint="eastAsia"/>
          <w:szCs w:val="22"/>
          <w:lang w:val="en-US" w:eastAsia="zh-CN"/>
        </w:rPr>
      </w:pPr>
      <w:r>
        <w:rPr>
          <w:rStyle w:val="17"/>
          <w:rFonts w:hint="eastAsia"/>
          <w:szCs w:val="22"/>
          <w:lang w:val="en-US" w:eastAsia="zh-CN"/>
        </w:rPr>
        <w:t>图4-4测量异常属性图</w:t>
      </w:r>
    </w:p>
    <w:p>
      <w:pPr>
        <w:pStyle w:val="2"/>
        <w:spacing w:beforeLines="0"/>
      </w:pPr>
      <w:bookmarkStart w:id="160" w:name="_Toc31252"/>
      <w:r>
        <w:rPr>
          <w:rFonts w:hint="eastAsia"/>
        </w:rPr>
        <w:t>5 系统的实现</w:t>
      </w:r>
      <w:bookmarkEnd w:id="154"/>
      <w:bookmarkEnd w:id="155"/>
      <w:bookmarkEnd w:id="156"/>
      <w:bookmarkEnd w:id="157"/>
      <w:bookmarkEnd w:id="158"/>
      <w:bookmarkEnd w:id="159"/>
      <w:bookmarkEnd w:id="160"/>
    </w:p>
    <w:p>
      <w:pPr>
        <w:spacing w:line="360" w:lineRule="auto"/>
        <w:ind w:firstLine="420" w:firstLineChars="200"/>
        <w:rPr>
          <w:color w:val="000000"/>
        </w:rPr>
      </w:pPr>
      <w:r>
        <w:rPr>
          <w:rFonts w:hint="eastAsia"/>
          <w:color w:val="000000"/>
        </w:rPr>
        <w:t>依据需求分析，本系统实现了全部功能，并且保证了每一个功能点可用性和实用性，主要完成了测量中心模块、视频监控模块、人员管理模块、系统管理模块等。</w:t>
      </w:r>
    </w:p>
    <w:p>
      <w:pPr>
        <w:spacing w:line="360" w:lineRule="auto"/>
        <w:ind w:firstLine="420" w:firstLineChars="200"/>
      </w:pPr>
      <w:r>
        <w:rPr>
          <w:rFonts w:hint="eastAsia"/>
        </w:rPr>
        <w:t>各个角色登录时，输入用户账号、用户密码，点击登录，</w:t>
      </w:r>
      <w:r>
        <w:rPr>
          <w:rFonts w:hint="eastAsia"/>
          <w:lang w:val="en-US" w:eastAsia="zh-CN"/>
        </w:rPr>
        <w:t>系统自动识别用户类型，根据不同的权限提供不同的操作</w:t>
      </w:r>
      <w:r>
        <w:rPr>
          <w:rFonts w:hint="eastAsia"/>
        </w:rPr>
        <w:t>。</w:t>
      </w:r>
    </w:p>
    <w:p>
      <w:pPr>
        <w:pStyle w:val="3"/>
        <w:bidi w:val="0"/>
      </w:pPr>
      <w:bookmarkStart w:id="161" w:name="_Toc11815"/>
      <w:bookmarkStart w:id="162" w:name="_Toc29451"/>
      <w:bookmarkStart w:id="163" w:name="_Toc511632132"/>
      <w:bookmarkStart w:id="164" w:name="_Toc511632191"/>
      <w:bookmarkStart w:id="165" w:name="_Toc485497948"/>
      <w:bookmarkStart w:id="166" w:name="_Toc14604"/>
      <w:r>
        <w:rPr>
          <w:rFonts w:hint="eastAsia"/>
        </w:rPr>
        <w:t>5.2.1登录模块</w:t>
      </w:r>
      <w:bookmarkEnd w:id="161"/>
      <w:bookmarkEnd w:id="162"/>
      <w:bookmarkEnd w:id="163"/>
      <w:bookmarkEnd w:id="164"/>
      <w:bookmarkEnd w:id="165"/>
      <w:bookmarkEnd w:id="166"/>
    </w:p>
    <w:p>
      <w:pPr>
        <w:spacing w:line="360" w:lineRule="auto"/>
        <w:ind w:firstLine="420" w:firstLineChars="200"/>
        <w:rPr>
          <w:rFonts w:hint="eastAsia"/>
          <w:color w:val="000000"/>
          <w:szCs w:val="22"/>
        </w:rPr>
      </w:pPr>
      <w:r>
        <w:rPr>
          <w:rFonts w:hint="eastAsia"/>
          <w:color w:val="000000"/>
          <w:szCs w:val="22"/>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spacing w:line="360" w:lineRule="auto"/>
        <w:ind w:firstLine="420" w:firstLineChars="200"/>
        <w:rPr>
          <w:rFonts w:hint="eastAsia"/>
          <w:color w:val="000000"/>
          <w:szCs w:val="22"/>
        </w:rPr>
      </w:pPr>
      <w:r>
        <w:rPr>
          <w:rFonts w:hint="eastAsia"/>
          <w:color w:val="000000"/>
          <w:szCs w:val="22"/>
        </w:rPr>
        <w:t>在进入登录页面和登录成功后时页面的右上角会有不同的提示信息，方便不熟悉此平台的人员使用此系统。页面如图5-1所示：</w:t>
      </w:r>
    </w:p>
    <w:p>
      <w:pPr>
        <w:spacing w:line="360" w:lineRule="auto"/>
      </w:pPr>
      <w:r>
        <w:drawing>
          <wp:inline distT="0" distB="0" distL="114300" distR="114300">
            <wp:extent cx="4739005" cy="2540000"/>
            <wp:effectExtent l="0" t="0" r="635" b="50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6"/>
                    <a:stretch>
                      <a:fillRect/>
                    </a:stretch>
                  </pic:blipFill>
                  <pic:spPr>
                    <a:xfrm>
                      <a:off x="0" y="0"/>
                      <a:ext cx="4739005" cy="254000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1</w:t>
      </w:r>
      <w:r>
        <w:rPr>
          <w:rStyle w:val="17"/>
          <w:rFonts w:hint="eastAsia"/>
          <w:szCs w:val="22"/>
        </w:rPr>
        <w:t xml:space="preserve"> 尾矿库安全云管理平台登录页</w:t>
      </w:r>
    </w:p>
    <w:p>
      <w:pPr>
        <w:spacing w:line="360" w:lineRule="auto"/>
        <w:rPr>
          <w:rFonts w:hint="eastAsia"/>
          <w:color w:val="000000"/>
          <w:szCs w:val="22"/>
        </w:rPr>
      </w:pPr>
      <w:r>
        <w:rPr>
          <w:rFonts w:hint="eastAsia"/>
          <w:color w:val="000000"/>
          <w:szCs w:val="22"/>
        </w:rPr>
        <w:t>登录成功后将进入系统内，系统页面主要由四部分构成,分别为：</w:t>
      </w:r>
    </w:p>
    <w:p>
      <w:pPr>
        <w:spacing w:line="360" w:lineRule="auto"/>
        <w:ind w:firstLine="420" w:firstLineChars="200"/>
        <w:rPr>
          <w:rFonts w:hint="default" w:eastAsia="宋体"/>
          <w:b/>
          <w:bCs/>
          <w:color w:val="000000"/>
          <w:szCs w:val="22"/>
          <w:lang w:val="en-US" w:eastAsia="zh-CN"/>
        </w:rPr>
      </w:pPr>
      <w:r>
        <w:rPr>
          <w:rFonts w:hint="eastAsia"/>
          <w:color w:val="000000"/>
          <w:szCs w:val="22"/>
        </w:rPr>
        <w:t>Header（头部）：显示系统平台名称和登录的用户姓名，最左侧按钮为折叠（展开）侧边栏按钮，单击侧换侧边栏不同状态。最右侧下拉菜单主要为修改自己密码，退出登录的功能。</w:t>
      </w:r>
      <w:r>
        <w:rPr>
          <w:rFonts w:hint="eastAsia"/>
          <w:color w:val="000000"/>
          <w:szCs w:val="22"/>
          <w:lang w:val="en-US" w:eastAsia="zh-CN"/>
        </w:rPr>
        <w:t>侧边栏展开如</w:t>
      </w:r>
      <w:r>
        <w:rPr>
          <w:rFonts w:hint="eastAsia"/>
          <w:color w:val="000000"/>
          <w:szCs w:val="22"/>
        </w:rPr>
        <w:t>图5-</w:t>
      </w:r>
      <w:r>
        <w:rPr>
          <w:rFonts w:hint="eastAsia"/>
          <w:color w:val="000000"/>
          <w:szCs w:val="22"/>
          <w:lang w:val="en-US" w:eastAsia="zh-CN"/>
        </w:rPr>
        <w:t>2</w:t>
      </w:r>
      <w:r>
        <w:rPr>
          <w:rFonts w:hint="eastAsia"/>
          <w:color w:val="000000"/>
          <w:szCs w:val="22"/>
        </w:rPr>
        <w:t xml:space="preserve"> 页面区域说明（侧边栏展开效果）</w:t>
      </w:r>
      <w:r>
        <w:rPr>
          <w:rFonts w:hint="eastAsia"/>
          <w:color w:val="000000"/>
          <w:szCs w:val="22"/>
          <w:lang w:val="en-US" w:eastAsia="zh-CN"/>
        </w:rPr>
        <w:t>图所示，</w:t>
      </w:r>
      <w:r>
        <w:rPr>
          <w:rFonts w:hint="eastAsia"/>
          <w:color w:val="000000"/>
          <w:szCs w:val="22"/>
          <w:lang w:val="en-US" w:eastAsia="zh-CN"/>
        </w:rPr>
        <w:t>侧边栏</w:t>
      </w:r>
      <w:r>
        <w:rPr>
          <w:rFonts w:hint="eastAsia"/>
          <w:color w:val="000000"/>
          <w:szCs w:val="22"/>
        </w:rPr>
        <w:t>折叠</w:t>
      </w:r>
      <w:r>
        <w:rPr>
          <w:rFonts w:hint="eastAsia"/>
          <w:color w:val="000000"/>
          <w:szCs w:val="22"/>
          <w:lang w:val="en-US" w:eastAsia="zh-CN"/>
        </w:rPr>
        <w:t>如</w:t>
      </w:r>
      <w:r>
        <w:rPr>
          <w:rFonts w:hint="eastAsia"/>
          <w:color w:val="000000"/>
          <w:szCs w:val="22"/>
        </w:rPr>
        <w:t>图5-</w:t>
      </w:r>
      <w:r>
        <w:rPr>
          <w:rFonts w:hint="eastAsia"/>
          <w:color w:val="000000"/>
          <w:szCs w:val="22"/>
          <w:lang w:val="en-US" w:eastAsia="zh-CN"/>
        </w:rPr>
        <w:t>3</w:t>
      </w:r>
      <w:r>
        <w:rPr>
          <w:rFonts w:hint="eastAsia"/>
          <w:color w:val="000000"/>
          <w:szCs w:val="22"/>
        </w:rPr>
        <w:t xml:space="preserve"> 页面区域说明</w:t>
      </w:r>
      <w:r>
        <w:rPr>
          <w:rFonts w:hint="eastAsia"/>
          <w:color w:val="000000"/>
          <w:szCs w:val="22"/>
          <w:lang w:eastAsia="zh-CN"/>
        </w:rPr>
        <w:t>（</w:t>
      </w:r>
      <w:r>
        <w:rPr>
          <w:rFonts w:hint="eastAsia"/>
          <w:color w:val="000000"/>
          <w:szCs w:val="22"/>
        </w:rPr>
        <w:t>侧边栏折叠效果</w:t>
      </w:r>
      <w:r>
        <w:rPr>
          <w:rFonts w:hint="eastAsia"/>
          <w:color w:val="000000"/>
          <w:szCs w:val="22"/>
          <w:lang w:eastAsia="zh-CN"/>
        </w:rPr>
        <w:t>）</w:t>
      </w:r>
      <w:r>
        <w:rPr>
          <w:rFonts w:hint="eastAsia"/>
          <w:color w:val="000000"/>
          <w:szCs w:val="22"/>
          <w:lang w:val="en-US" w:eastAsia="zh-CN"/>
        </w:rPr>
        <w:t>图所示，</w:t>
      </w:r>
    </w:p>
    <w:p>
      <w:pPr>
        <w:spacing w:line="360" w:lineRule="auto"/>
        <w:ind w:firstLine="420" w:firstLineChars="200"/>
        <w:rPr>
          <w:rFonts w:hint="eastAsia"/>
          <w:color w:val="000000"/>
          <w:szCs w:val="22"/>
        </w:rPr>
      </w:pPr>
      <w:r>
        <w:rPr>
          <w:rFonts w:hint="eastAsia"/>
          <w:color w:val="000000"/>
          <w:szCs w:val="22"/>
        </w:rPr>
        <w:t>Tag（标签列表区）：在Header下方，记录在平台内访问过的页面信息，并可作为页面路由跳转功能，单击可跳转至不同页面，最右侧按钮可关闭当前除当前页面所在标签外的其他标签。</w:t>
      </w:r>
    </w:p>
    <w:p>
      <w:pPr>
        <w:spacing w:line="360" w:lineRule="auto"/>
        <w:ind w:firstLine="420" w:firstLineChars="200"/>
        <w:rPr>
          <w:rFonts w:hint="eastAsia"/>
          <w:color w:val="000000"/>
          <w:szCs w:val="22"/>
        </w:rPr>
      </w:pPr>
      <w:r>
        <w:rPr>
          <w:rFonts w:hint="eastAsia"/>
          <w:color w:val="000000"/>
          <w:szCs w:val="22"/>
        </w:rPr>
        <w:t>Sidbar（侧边栏）：显示页面所有的路由和页面跳转信息。可通过Header的最左侧按钮改变显示样式。</w:t>
      </w:r>
    </w:p>
    <w:p>
      <w:pPr>
        <w:spacing w:line="360" w:lineRule="auto"/>
        <w:ind w:firstLine="420" w:firstLineChars="200"/>
        <w:rPr>
          <w:rFonts w:hint="eastAsia"/>
          <w:color w:val="000000"/>
          <w:szCs w:val="22"/>
        </w:rPr>
      </w:pPr>
      <w:r>
        <w:rPr>
          <w:rFonts w:hint="eastAsia"/>
          <w:color w:val="000000"/>
          <w:szCs w:val="22"/>
        </w:rPr>
        <w:t>Content（内容区）：根据页面的不同路由显示不同的内容。</w:t>
      </w:r>
    </w:p>
    <w:p>
      <w:pPr>
        <w:spacing w:line="360" w:lineRule="auto"/>
        <w:jc w:val="both"/>
      </w:pPr>
      <w:r>
        <w:drawing>
          <wp:inline distT="0" distB="0" distL="114300" distR="114300">
            <wp:extent cx="4549775" cy="2602230"/>
            <wp:effectExtent l="0" t="0" r="6985" b="3810"/>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17"/>
                    <a:stretch>
                      <a:fillRect/>
                    </a:stretch>
                  </pic:blipFill>
                  <pic:spPr>
                    <a:xfrm>
                      <a:off x="0" y="0"/>
                      <a:ext cx="4549775" cy="260223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2</w:t>
      </w:r>
      <w:r>
        <w:rPr>
          <w:rStyle w:val="17"/>
          <w:rFonts w:hint="eastAsia"/>
          <w:szCs w:val="22"/>
        </w:rPr>
        <w:t xml:space="preserve"> 页面区域说明（侧边栏展开效果）</w:t>
      </w:r>
    </w:p>
    <w:p>
      <w:pPr>
        <w:spacing w:line="360" w:lineRule="auto"/>
        <w:jc w:val="center"/>
      </w:pPr>
      <w:r>
        <w:drawing>
          <wp:inline distT="0" distB="0" distL="114300" distR="114300">
            <wp:extent cx="4730750" cy="2716530"/>
            <wp:effectExtent l="0" t="0" r="8890" b="1143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18"/>
                    <a:stretch>
                      <a:fillRect/>
                    </a:stretch>
                  </pic:blipFill>
                  <pic:spPr>
                    <a:xfrm>
                      <a:off x="0" y="0"/>
                      <a:ext cx="4730750" cy="271653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3</w:t>
      </w:r>
      <w:r>
        <w:rPr>
          <w:rStyle w:val="17"/>
          <w:rFonts w:hint="eastAsia"/>
          <w:szCs w:val="22"/>
        </w:rPr>
        <w:t xml:space="preserve"> 页面区域说明</w:t>
      </w:r>
      <w:r>
        <w:rPr>
          <w:rStyle w:val="17"/>
          <w:rFonts w:hint="eastAsia"/>
          <w:szCs w:val="22"/>
          <w:lang w:eastAsia="zh-CN"/>
        </w:rPr>
        <w:t>（</w:t>
      </w:r>
      <w:r>
        <w:rPr>
          <w:rStyle w:val="17"/>
          <w:rFonts w:hint="eastAsia"/>
          <w:szCs w:val="22"/>
        </w:rPr>
        <w:t>侧边栏折叠效果</w:t>
      </w:r>
      <w:r>
        <w:rPr>
          <w:rStyle w:val="17"/>
          <w:rFonts w:hint="eastAsia"/>
          <w:szCs w:val="22"/>
          <w:lang w:eastAsia="zh-CN"/>
        </w:rPr>
        <w:t>）</w:t>
      </w:r>
    </w:p>
    <w:p>
      <w:pPr>
        <w:pStyle w:val="3"/>
        <w:bidi w:val="0"/>
        <w:rPr>
          <w:rFonts w:hint="eastAsia"/>
        </w:rPr>
      </w:pPr>
      <w:bookmarkStart w:id="167" w:name="_Toc13989"/>
      <w:bookmarkStart w:id="168" w:name="_Toc485497951"/>
      <w:bookmarkStart w:id="169" w:name="_Toc511632194"/>
      <w:bookmarkStart w:id="170" w:name="_Toc511632135"/>
      <w:bookmarkStart w:id="171" w:name="_Toc30042"/>
      <w:bookmarkStart w:id="172" w:name="_Toc9610"/>
      <w:r>
        <w:rPr>
          <w:rFonts w:hint="eastAsia"/>
        </w:rPr>
        <w:t>5.2.6用户管理模块</w:t>
      </w:r>
      <w:bookmarkEnd w:id="167"/>
      <w:bookmarkEnd w:id="168"/>
      <w:bookmarkEnd w:id="169"/>
      <w:bookmarkEnd w:id="170"/>
      <w:bookmarkEnd w:id="171"/>
      <w:bookmarkEnd w:id="172"/>
    </w:p>
    <w:p>
      <w:pPr>
        <w:spacing w:line="360" w:lineRule="auto"/>
        <w:ind w:firstLine="420" w:firstLineChars="200"/>
        <w:rPr>
          <w:rFonts w:hint="eastAsia"/>
          <w:color w:val="000000"/>
          <w:szCs w:val="22"/>
        </w:rPr>
      </w:pPr>
      <w:r>
        <w:rPr>
          <w:rFonts w:hint="eastAsia"/>
          <w:color w:val="000000"/>
          <w:szCs w:val="22"/>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spacing w:line="360" w:lineRule="auto"/>
        <w:ind w:firstLine="420" w:firstLineChars="200"/>
        <w:rPr>
          <w:rFonts w:hint="eastAsia"/>
          <w:color w:val="000000"/>
          <w:szCs w:val="22"/>
        </w:rPr>
      </w:pPr>
      <w:r>
        <w:rPr>
          <w:rFonts w:hint="eastAsia"/>
          <w:color w:val="000000"/>
          <w:szCs w:val="22"/>
        </w:rPr>
        <w:t>管理员：查看所有用户信息，可对所有用户执行信息修改，删除禁用等操作。</w:t>
      </w:r>
    </w:p>
    <w:p>
      <w:pPr>
        <w:spacing w:line="360" w:lineRule="auto"/>
        <w:ind w:firstLine="420" w:firstLineChars="200"/>
        <w:rPr>
          <w:rFonts w:hint="eastAsia"/>
          <w:color w:val="000000"/>
          <w:szCs w:val="22"/>
        </w:rPr>
      </w:pPr>
      <w:r>
        <w:rPr>
          <w:rFonts w:hint="eastAsia"/>
          <w:color w:val="000000"/>
          <w:szCs w:val="22"/>
        </w:rPr>
        <w:t>普通用户：查看所有用户信息，修改自己的信息，不能修改其他人信息。</w:t>
      </w:r>
    </w:p>
    <w:p>
      <w:pPr>
        <w:spacing w:line="360" w:lineRule="auto"/>
        <w:ind w:firstLine="420" w:firstLineChars="200"/>
        <w:rPr>
          <w:rFonts w:hint="eastAsia"/>
          <w:color w:val="000000"/>
          <w:szCs w:val="22"/>
        </w:rPr>
      </w:pPr>
      <w:r>
        <w:rPr>
          <w:rFonts w:hint="eastAsia"/>
          <w:color w:val="000000"/>
          <w:szCs w:val="22"/>
        </w:rPr>
        <w:t>禁用用户：不可进行登录进系统，进行任何操作。</w:t>
      </w:r>
    </w:p>
    <w:p>
      <w:pPr>
        <w:spacing w:line="360" w:lineRule="auto"/>
        <w:jc w:val="center"/>
        <w:rPr>
          <w:rStyle w:val="17"/>
        </w:rPr>
      </w:pPr>
      <w:r>
        <w:drawing>
          <wp:inline distT="0" distB="0" distL="114300" distR="114300">
            <wp:extent cx="4745355" cy="2750820"/>
            <wp:effectExtent l="0" t="0" r="9525"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9"/>
                    <a:stretch>
                      <a:fillRect/>
                    </a:stretch>
                  </pic:blipFill>
                  <pic:spPr>
                    <a:xfrm>
                      <a:off x="0" y="0"/>
                      <a:ext cx="4745355" cy="275082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4</w:t>
      </w:r>
      <w:r>
        <w:rPr>
          <w:rStyle w:val="17"/>
          <w:rFonts w:hint="eastAsia"/>
          <w:szCs w:val="22"/>
        </w:rPr>
        <w:t>管理员页面图</w:t>
      </w:r>
    </w:p>
    <w:p>
      <w:pPr>
        <w:spacing w:line="360" w:lineRule="auto"/>
        <w:jc w:val="center"/>
        <w:rPr>
          <w:rStyle w:val="17"/>
        </w:rPr>
      </w:pPr>
      <w:r>
        <w:drawing>
          <wp:inline distT="0" distB="0" distL="114300" distR="114300">
            <wp:extent cx="4904105" cy="2842260"/>
            <wp:effectExtent l="0" t="0" r="317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9"/>
                    <a:stretch>
                      <a:fillRect/>
                    </a:stretch>
                  </pic:blipFill>
                  <pic:spPr>
                    <a:xfrm>
                      <a:off x="0" y="0"/>
                      <a:ext cx="4904105" cy="284226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5</w:t>
      </w:r>
      <w:r>
        <w:rPr>
          <w:rStyle w:val="17"/>
          <w:rFonts w:hint="eastAsia"/>
          <w:szCs w:val="22"/>
        </w:rPr>
        <w:t>普通用户页面图</w:t>
      </w:r>
    </w:p>
    <w:p>
      <w:pPr>
        <w:spacing w:line="360" w:lineRule="auto"/>
        <w:jc w:val="center"/>
        <w:rPr>
          <w:rStyle w:val="17"/>
        </w:rPr>
      </w:pPr>
      <w:r>
        <w:drawing>
          <wp:inline distT="0" distB="0" distL="114300" distR="114300">
            <wp:extent cx="4591050" cy="2371090"/>
            <wp:effectExtent l="0" t="0" r="11430" b="635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0"/>
                    <a:stretch>
                      <a:fillRect/>
                    </a:stretch>
                  </pic:blipFill>
                  <pic:spPr>
                    <a:xfrm>
                      <a:off x="0" y="0"/>
                      <a:ext cx="4591050" cy="237109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6</w:t>
      </w:r>
      <w:r>
        <w:rPr>
          <w:rStyle w:val="17"/>
          <w:rFonts w:hint="eastAsia"/>
          <w:szCs w:val="22"/>
        </w:rPr>
        <w:t>添加、修改用户信息图</w:t>
      </w:r>
    </w:p>
    <w:p>
      <w:pPr>
        <w:pStyle w:val="3"/>
        <w:bidi w:val="0"/>
        <w:rPr>
          <w:rFonts w:hint="eastAsia"/>
        </w:rPr>
      </w:pPr>
      <w:bookmarkStart w:id="173" w:name="_Toc16503"/>
      <w:bookmarkStart w:id="174" w:name="_Toc511632134"/>
      <w:bookmarkStart w:id="175" w:name="_Toc485497950"/>
      <w:bookmarkStart w:id="176" w:name="_Toc511632193"/>
      <w:bookmarkStart w:id="177" w:name="_Toc24793"/>
      <w:bookmarkStart w:id="178" w:name="_Toc12303"/>
      <w:r>
        <w:rPr>
          <w:rFonts w:hint="eastAsia"/>
        </w:rPr>
        <w:t>5.2.4视频监控模块</w:t>
      </w:r>
      <w:bookmarkEnd w:id="173"/>
      <w:bookmarkEnd w:id="174"/>
      <w:bookmarkEnd w:id="175"/>
      <w:bookmarkEnd w:id="176"/>
      <w:bookmarkEnd w:id="177"/>
      <w:bookmarkEnd w:id="178"/>
    </w:p>
    <w:p>
      <w:pPr>
        <w:spacing w:line="360" w:lineRule="auto"/>
        <w:ind w:firstLine="420" w:firstLineChars="200"/>
      </w:pPr>
      <w:r>
        <w:rPr>
          <w:rFonts w:hint="eastAsia"/>
        </w:rPr>
        <w:t>视频监控模块的功能主要提供监控功能。帮助企业管理人员实时查看和监控尾矿库的各种信息。</w:t>
      </w:r>
    </w:p>
    <w:p>
      <w:pPr>
        <w:spacing w:line="360" w:lineRule="auto"/>
        <w:jc w:val="center"/>
        <w:rPr>
          <w:rFonts w:hint="eastAsia" w:eastAsia="宋体"/>
          <w:lang w:eastAsia="zh-CN"/>
        </w:rPr>
      </w:pPr>
      <w:r>
        <w:rPr>
          <w:rFonts w:hint="eastAsia" w:eastAsia="宋体"/>
          <w:lang w:eastAsia="zh-CN"/>
        </w:rPr>
        <w:drawing>
          <wp:inline distT="0" distB="0" distL="114300" distR="114300">
            <wp:extent cx="3338195" cy="1496695"/>
            <wp:effectExtent l="0" t="0" r="14605" b="12065"/>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21"/>
                    <a:stretch>
                      <a:fillRect/>
                    </a:stretch>
                  </pic:blipFill>
                  <pic:spPr>
                    <a:xfrm>
                      <a:off x="0" y="0"/>
                      <a:ext cx="3338195" cy="1496695"/>
                    </a:xfrm>
                    <a:prstGeom prst="rect">
                      <a:avLst/>
                    </a:prstGeom>
                  </pic:spPr>
                </pic:pic>
              </a:graphicData>
            </a:graphic>
          </wp:inline>
        </w:drawing>
      </w:r>
    </w:p>
    <w:p>
      <w:pPr>
        <w:spacing w:line="360" w:lineRule="auto"/>
        <w:jc w:val="center"/>
        <w:rPr>
          <w:rStyle w:val="17"/>
          <w:rFonts w:hint="eastAsia"/>
          <w:szCs w:val="22"/>
          <w:lang w:eastAsia="zh-CN"/>
        </w:rPr>
      </w:pPr>
      <w:r>
        <w:rPr>
          <w:rStyle w:val="17"/>
          <w:rFonts w:hint="eastAsia"/>
          <w:szCs w:val="22"/>
        </w:rPr>
        <w:t>图5-</w:t>
      </w:r>
      <w:r>
        <w:rPr>
          <w:rStyle w:val="17"/>
          <w:rFonts w:hint="eastAsia"/>
          <w:szCs w:val="22"/>
          <w:lang w:val="en-US" w:eastAsia="zh-CN"/>
        </w:rPr>
        <w:t>7</w:t>
      </w:r>
      <w:r>
        <w:rPr>
          <w:rStyle w:val="17"/>
          <w:rFonts w:hint="eastAsia"/>
          <w:szCs w:val="22"/>
        </w:rPr>
        <w:t>视频监控页面图</w:t>
      </w:r>
    </w:p>
    <w:p>
      <w:pPr>
        <w:pStyle w:val="3"/>
        <w:bidi w:val="0"/>
        <w:rPr>
          <w:rFonts w:hint="eastAsia"/>
        </w:rPr>
      </w:pPr>
      <w:bookmarkStart w:id="179" w:name="_Toc742"/>
      <w:bookmarkStart w:id="180" w:name="_Toc31728"/>
      <w:r>
        <w:rPr>
          <w:rFonts w:hint="eastAsia"/>
        </w:rPr>
        <w:t>5.2.5 监控地图模块</w:t>
      </w:r>
      <w:bookmarkEnd w:id="179"/>
      <w:bookmarkEnd w:id="180"/>
    </w:p>
    <w:p>
      <w:pPr>
        <w:spacing w:line="360" w:lineRule="auto"/>
        <w:ind w:firstLine="420" w:firstLineChars="200"/>
      </w:pPr>
      <w:r>
        <w:rPr>
          <w:rFonts w:hint="eastAsia"/>
        </w:rPr>
        <w:t>监控地图模块，根据需求通过调用百度地图</w:t>
      </w:r>
      <w:r>
        <w:t>API实现周围环境的地图监控功能</w:t>
      </w:r>
      <w:r>
        <w:rPr>
          <w:rFonts w:hint="eastAsia"/>
        </w:rPr>
        <w:t>，通过百度地图进行实时定位，可事实展示路况地图和，卫星地图，实时将G</w:t>
      </w:r>
      <w:r>
        <w:t>PS采集到的数据可视化展示给用户</w:t>
      </w:r>
      <w:r>
        <w:rPr>
          <w:rFonts w:hint="eastAsia" w:ascii="宋体" w:hAnsi="宋体"/>
          <w:color w:val="000000"/>
        </w:rPr>
        <w:t>，方便在突发情况来临前做战略部署或在特殊时期做应急指挥</w:t>
      </w:r>
      <w:r>
        <w:t>，如图</w:t>
      </w:r>
      <w:r>
        <w:rPr>
          <w:rFonts w:hint="eastAsia"/>
        </w:rPr>
        <w:t>5-</w:t>
      </w:r>
      <w:r>
        <w:t>12所示</w:t>
      </w:r>
      <w:r>
        <w:rPr>
          <w:rFonts w:hint="eastAsia"/>
        </w:rPr>
        <w:t>。</w:t>
      </w:r>
    </w:p>
    <w:p>
      <w:pPr>
        <w:spacing w:line="360" w:lineRule="auto"/>
        <w:jc w:val="both"/>
        <w:rPr>
          <w:rStyle w:val="17"/>
        </w:rPr>
      </w:pPr>
      <w:r>
        <w:drawing>
          <wp:inline distT="0" distB="0" distL="114300" distR="114300">
            <wp:extent cx="5269230" cy="2625090"/>
            <wp:effectExtent l="0" t="0" r="3810" b="1143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2"/>
                    <a:stretch>
                      <a:fillRect/>
                    </a:stretch>
                  </pic:blipFill>
                  <pic:spPr>
                    <a:xfrm>
                      <a:off x="0" y="0"/>
                      <a:ext cx="5269230" cy="262509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8</w:t>
      </w:r>
      <w:r>
        <w:rPr>
          <w:rStyle w:val="17"/>
          <w:rFonts w:hint="eastAsia"/>
          <w:szCs w:val="22"/>
        </w:rPr>
        <w:t>监控地图页面</w:t>
      </w:r>
    </w:p>
    <w:p>
      <w:pPr>
        <w:pStyle w:val="3"/>
        <w:bidi w:val="0"/>
        <w:rPr>
          <w:rFonts w:hint="eastAsia"/>
        </w:rPr>
      </w:pPr>
      <w:bookmarkStart w:id="181" w:name="_Toc485497949"/>
      <w:bookmarkStart w:id="182" w:name="_Toc511632192"/>
      <w:bookmarkStart w:id="183" w:name="_Toc16484"/>
      <w:bookmarkStart w:id="184" w:name="_Toc511632133"/>
      <w:bookmarkStart w:id="185" w:name="_Toc31223"/>
      <w:bookmarkStart w:id="186" w:name="_Toc942"/>
      <w:r>
        <w:rPr>
          <w:rFonts w:hint="eastAsia"/>
        </w:rPr>
        <w:t xml:space="preserve">5.2.2 </w:t>
      </w:r>
      <w:bookmarkEnd w:id="181"/>
      <w:r>
        <w:rPr>
          <w:rFonts w:hint="eastAsia"/>
        </w:rPr>
        <w:t>测量中心模块</w:t>
      </w:r>
      <w:bookmarkEnd w:id="182"/>
      <w:bookmarkEnd w:id="183"/>
      <w:bookmarkEnd w:id="184"/>
      <w:bookmarkEnd w:id="185"/>
      <w:bookmarkEnd w:id="186"/>
    </w:p>
    <w:p>
      <w:pPr>
        <w:spacing w:line="360" w:lineRule="auto"/>
        <w:ind w:firstLine="420" w:firstLineChars="200"/>
      </w:pPr>
      <w:r>
        <w:rPr>
          <w:rFonts w:hint="eastAsia"/>
        </w:rPr>
        <w:t>测量中心主要有温度测量、湿度测量，以水位测量，有毒气体检测，重金属含量测量，位移测量等模块。</w:t>
      </w:r>
    </w:p>
    <w:p>
      <w:pPr>
        <w:spacing w:line="360" w:lineRule="auto"/>
        <w:ind w:firstLine="420" w:firstLineChars="200"/>
      </w:pPr>
      <w:r>
        <w:rPr>
          <w:rFonts w:hint="eastAsia"/>
        </w:rPr>
        <w:t>WebSocket链接：在客户端第一次访问该服务器时，会建立一个长连接，服务器保存所有客户端的会话，当测量值发生变化时，</w:t>
      </w:r>
      <w:r>
        <w:rPr>
          <w:rFonts w:hint="eastAsia"/>
          <w:lang w:val="en-US" w:eastAsia="zh-CN"/>
        </w:rPr>
        <w:t>服务器</w:t>
      </w:r>
      <w:r>
        <w:rPr>
          <w:rFonts w:hint="eastAsia"/>
        </w:rPr>
        <w:t>将变化数据推送给所有保持链接的客户端，不需要客户端主动向服务器发送请求。客户端会通过onmessage监听数据变化，并根据不同</w:t>
      </w:r>
      <w:r>
        <w:rPr>
          <w:rFonts w:hint="eastAsia"/>
          <w:lang w:val="en-US" w:eastAsia="zh-CN"/>
        </w:rPr>
        <w:t>类别</w:t>
      </w:r>
      <w:r>
        <w:rPr>
          <w:rFonts w:hint="eastAsia"/>
        </w:rPr>
        <w:t>信息，分发到不同页面，动态更新图表信息</w:t>
      </w:r>
      <w:r>
        <w:rPr>
          <w:rFonts w:hint="eastAsia"/>
          <w:lang w:eastAsia="zh-CN"/>
        </w:rPr>
        <w:t>。</w:t>
      </w:r>
      <w:r>
        <w:rPr>
          <w:rFonts w:hint="eastAsia"/>
          <w:lang w:val="en-US" w:eastAsia="zh-CN"/>
        </w:rPr>
        <w:t>在传统的客户端轮询请求服务器时</w:t>
      </w:r>
      <w:r>
        <w:rPr>
          <w:rFonts w:hint="eastAsia"/>
        </w:rPr>
        <w:t>，一般会携带较多的无用信息，如header等认证信息等</w:t>
      </w:r>
      <w:r>
        <w:rPr>
          <w:rFonts w:hint="eastAsia"/>
          <w:lang w:eastAsia="zh-CN"/>
        </w:rPr>
        <w:t>，</w:t>
      </w:r>
      <w:r>
        <w:rPr>
          <w:rFonts w:hint="eastAsia"/>
          <w:lang w:val="en-US" w:eastAsia="zh-CN"/>
        </w:rPr>
        <w:t>当客户端数量较多时，服务器会在短时间内接收到大量请求，极大的消耗服务器和数据库的资源</w:t>
      </w:r>
      <w:r>
        <w:rPr>
          <w:rFonts w:hint="eastAsia"/>
        </w:rPr>
        <w:t>。在使用webtoken传输数据时，只传递数据，无需其他冗余信息，极大地减轻服务器的压力。</w:t>
      </w:r>
    </w:p>
    <w:p>
      <w:pPr>
        <w:spacing w:line="360" w:lineRule="auto"/>
        <w:ind w:firstLine="420" w:firstLineChars="200"/>
      </w:pPr>
      <w:r>
        <w:drawing>
          <wp:inline distT="0" distB="0" distL="114300" distR="114300">
            <wp:extent cx="5270500" cy="2204720"/>
            <wp:effectExtent l="0" t="0" r="2540" b="508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3"/>
                    <a:stretch>
                      <a:fillRect/>
                    </a:stretch>
                  </pic:blipFill>
                  <pic:spPr>
                    <a:xfrm>
                      <a:off x="0" y="0"/>
                      <a:ext cx="5270500" cy="220472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w:t>
      </w:r>
      <w:r>
        <w:rPr>
          <w:rStyle w:val="17"/>
          <w:rFonts w:hint="eastAsia"/>
          <w:szCs w:val="22"/>
          <w:lang w:val="en-US" w:eastAsia="zh-CN"/>
        </w:rPr>
        <w:t>9</w:t>
      </w:r>
      <w:r>
        <w:rPr>
          <w:rStyle w:val="17"/>
          <w:rFonts w:hint="eastAsia"/>
          <w:szCs w:val="22"/>
        </w:rPr>
        <w:t xml:space="preserve"> 服务器向所有客户端推送数据</w:t>
      </w:r>
    </w:p>
    <w:p>
      <w:pPr>
        <w:spacing w:line="360" w:lineRule="auto"/>
        <w:ind w:firstLine="420" w:firstLineChars="200"/>
      </w:pPr>
      <w:r>
        <w:drawing>
          <wp:inline distT="0" distB="0" distL="114300" distR="114300">
            <wp:extent cx="5268595" cy="3120390"/>
            <wp:effectExtent l="0" t="0" r="4445"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4"/>
                    <a:stretch>
                      <a:fillRect/>
                    </a:stretch>
                  </pic:blipFill>
                  <pic:spPr>
                    <a:xfrm>
                      <a:off x="0" y="0"/>
                      <a:ext cx="5268595" cy="3120390"/>
                    </a:xfrm>
                    <a:prstGeom prst="rect">
                      <a:avLst/>
                    </a:prstGeom>
                    <a:noFill/>
                    <a:ln>
                      <a:noFill/>
                    </a:ln>
                  </pic:spPr>
                </pic:pic>
              </a:graphicData>
            </a:graphic>
          </wp:inline>
        </w:drawing>
      </w:r>
    </w:p>
    <w:p>
      <w:pPr>
        <w:spacing w:line="360" w:lineRule="auto"/>
        <w:jc w:val="center"/>
        <w:rPr>
          <w:rStyle w:val="17"/>
          <w:rFonts w:hint="default"/>
          <w:szCs w:val="22"/>
          <w:lang w:val="en-US" w:eastAsia="zh-CN"/>
        </w:rPr>
      </w:pPr>
      <w:r>
        <w:rPr>
          <w:rStyle w:val="17"/>
          <w:rFonts w:hint="eastAsia"/>
          <w:szCs w:val="22"/>
        </w:rPr>
        <w:t>图5-1</w:t>
      </w:r>
      <w:r>
        <w:rPr>
          <w:rStyle w:val="17"/>
          <w:rFonts w:hint="eastAsia"/>
          <w:szCs w:val="22"/>
          <w:lang w:val="en-US" w:eastAsia="zh-CN"/>
        </w:rPr>
        <w:t>0</w:t>
      </w:r>
      <w:r>
        <w:rPr>
          <w:rStyle w:val="17"/>
          <w:rFonts w:hint="eastAsia"/>
          <w:szCs w:val="22"/>
        </w:rPr>
        <w:t xml:space="preserve"> 客户端接收消息并分发</w:t>
      </w:r>
      <w:r>
        <w:rPr>
          <w:rStyle w:val="17"/>
          <w:rFonts w:hint="eastAsia"/>
          <w:szCs w:val="22"/>
          <w:lang w:val="en-US" w:eastAsia="zh-CN"/>
        </w:rPr>
        <w:t>给不同组件</w:t>
      </w:r>
    </w:p>
    <w:p>
      <w:pPr>
        <w:spacing w:line="360" w:lineRule="auto"/>
        <w:ind w:firstLine="420" w:firstLineChars="200"/>
      </w:pPr>
      <w:r>
        <w:rPr>
          <w:rFonts w:hint="eastAsia"/>
        </w:rPr>
        <w:t>报表导出：使用了POI的Java的API进行操作Excel，通过读取后台模板文件，将通过反射获取每个表格的特定数据，将数据写入指定单元格，并一一对应。具体步骤如下：</w:t>
      </w:r>
    </w:p>
    <w:p>
      <w:pPr>
        <w:numPr>
          <w:ilvl w:val="0"/>
          <w:numId w:val="4"/>
        </w:numPr>
        <w:spacing w:line="360" w:lineRule="auto"/>
        <w:ind w:firstLine="420" w:firstLineChars="200"/>
      </w:pPr>
      <w:r>
        <w:rPr>
          <w:rFonts w:hint="eastAsia"/>
        </w:rPr>
        <w:t>在字段上加特定注解，使其value属性与导出的模板的表头数据相同。</w:t>
      </w:r>
    </w:p>
    <w:p>
      <w:pPr>
        <w:numPr>
          <w:ilvl w:val="0"/>
          <w:numId w:val="4"/>
        </w:numPr>
        <w:spacing w:line="360" w:lineRule="auto"/>
        <w:ind w:firstLine="420" w:firstLineChars="200"/>
      </w:pPr>
      <w:r>
        <w:rPr>
          <w:rFonts w:hint="eastAsia"/>
        </w:rPr>
        <w:t>通过反射得到该特定注解的值将数据与表头信息关联。</w:t>
      </w:r>
    </w:p>
    <w:p>
      <w:pPr>
        <w:numPr>
          <w:ilvl w:val="0"/>
          <w:numId w:val="4"/>
        </w:numPr>
        <w:spacing w:line="360" w:lineRule="auto"/>
        <w:ind w:firstLine="420" w:firstLineChars="200"/>
      </w:pPr>
      <w:r>
        <w:rPr>
          <w:rFonts w:hint="eastAsia"/>
        </w:rPr>
        <w:t>读取Excel模板文件。导出excel文件</w:t>
      </w:r>
      <w:r>
        <w:rPr>
          <w:rFonts w:hint="eastAsia"/>
          <w:lang w:eastAsia="zh-CN"/>
        </w:rPr>
        <w:t>。</w:t>
      </w:r>
    </w:p>
    <w:p>
      <w:pPr>
        <w:spacing w:line="360" w:lineRule="auto"/>
        <w:jc w:val="both"/>
        <w:rPr>
          <w:rStyle w:val="17"/>
        </w:rPr>
      </w:pPr>
      <w:r>
        <w:drawing>
          <wp:inline distT="0" distB="0" distL="114300" distR="114300">
            <wp:extent cx="5817870" cy="4321175"/>
            <wp:effectExtent l="0" t="0" r="3810" b="6985"/>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25"/>
                    <a:stretch>
                      <a:fillRect/>
                    </a:stretch>
                  </pic:blipFill>
                  <pic:spPr>
                    <a:xfrm>
                      <a:off x="0" y="0"/>
                      <a:ext cx="5817870" cy="4321175"/>
                    </a:xfrm>
                    <a:prstGeom prst="rect">
                      <a:avLst/>
                    </a:prstGeom>
                    <a:noFill/>
                    <a:ln>
                      <a:noFill/>
                    </a:ln>
                  </pic:spPr>
                </pic:pic>
              </a:graphicData>
            </a:graphic>
          </wp:inline>
        </w:drawing>
      </w:r>
    </w:p>
    <w:p>
      <w:pPr>
        <w:spacing w:line="360" w:lineRule="auto"/>
        <w:jc w:val="center"/>
        <w:rPr>
          <w:rStyle w:val="17"/>
          <w:rFonts w:hint="default" w:eastAsia="宋体"/>
          <w:szCs w:val="22"/>
          <w:lang w:val="en-US" w:eastAsia="zh-CN"/>
        </w:rPr>
      </w:pPr>
      <w:r>
        <w:rPr>
          <w:rStyle w:val="17"/>
          <w:rFonts w:hint="eastAsia"/>
          <w:szCs w:val="22"/>
        </w:rPr>
        <w:t>图5-11 在</w:t>
      </w:r>
      <w:r>
        <w:rPr>
          <w:rStyle w:val="17"/>
          <w:rFonts w:hint="eastAsia"/>
          <w:szCs w:val="22"/>
          <w:lang w:val="en-US" w:eastAsia="zh-CN"/>
        </w:rPr>
        <w:t>导出</w:t>
      </w:r>
      <w:r>
        <w:rPr>
          <w:rStyle w:val="17"/>
          <w:rFonts w:hint="eastAsia"/>
          <w:szCs w:val="22"/>
        </w:rPr>
        <w:t>字段上加</w:t>
      </w:r>
      <w:r>
        <w:rPr>
          <w:rStyle w:val="17"/>
          <w:rFonts w:hint="eastAsia"/>
          <w:szCs w:val="22"/>
          <w:lang w:val="en-US" w:eastAsia="zh-CN"/>
        </w:rPr>
        <w:t>@ApiModelProperty</w:t>
      </w:r>
      <w:r>
        <w:rPr>
          <w:rStyle w:val="17"/>
          <w:rFonts w:hint="eastAsia"/>
          <w:szCs w:val="22"/>
        </w:rPr>
        <w:t>注解</w:t>
      </w:r>
      <w:r>
        <w:rPr>
          <w:rStyle w:val="17"/>
          <w:rFonts w:hint="eastAsia"/>
          <w:szCs w:val="22"/>
          <w:lang w:eastAsia="zh-CN"/>
        </w:rPr>
        <w:t>，</w:t>
      </w:r>
      <w:r>
        <w:rPr>
          <w:rStyle w:val="17"/>
          <w:rFonts w:hint="eastAsia"/>
          <w:szCs w:val="22"/>
          <w:lang w:val="en-US" w:eastAsia="zh-CN"/>
        </w:rPr>
        <w:t>并设置value属性</w:t>
      </w:r>
    </w:p>
    <w:p>
      <w:pPr>
        <w:spacing w:line="360" w:lineRule="auto"/>
        <w:jc w:val="both"/>
        <w:rPr>
          <w:rStyle w:val="17"/>
        </w:rPr>
      </w:pPr>
      <w:r>
        <w:drawing>
          <wp:inline distT="0" distB="0" distL="114300" distR="114300">
            <wp:extent cx="5267960" cy="3745230"/>
            <wp:effectExtent l="0" t="0" r="5080" b="3810"/>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26"/>
                    <a:stretch>
                      <a:fillRect/>
                    </a:stretch>
                  </pic:blipFill>
                  <pic:spPr>
                    <a:xfrm>
                      <a:off x="0" y="0"/>
                      <a:ext cx="5267960" cy="3745230"/>
                    </a:xfrm>
                    <a:prstGeom prst="rect">
                      <a:avLst/>
                    </a:prstGeom>
                    <a:noFill/>
                    <a:ln>
                      <a:noFill/>
                    </a:ln>
                  </pic:spPr>
                </pic:pic>
              </a:graphicData>
            </a:graphic>
          </wp:inline>
        </w:drawing>
      </w:r>
    </w:p>
    <w:p>
      <w:pPr>
        <w:spacing w:line="360" w:lineRule="auto"/>
        <w:jc w:val="center"/>
        <w:rPr>
          <w:rStyle w:val="17"/>
          <w:rFonts w:hint="default"/>
          <w:szCs w:val="22"/>
          <w:lang w:val="en-US" w:eastAsia="zh-CN"/>
        </w:rPr>
      </w:pPr>
      <w:r>
        <w:rPr>
          <w:rStyle w:val="17"/>
          <w:rFonts w:hint="eastAsia"/>
          <w:szCs w:val="22"/>
        </w:rPr>
        <w:t>图5-1</w:t>
      </w:r>
      <w:r>
        <w:rPr>
          <w:rStyle w:val="17"/>
          <w:rFonts w:hint="eastAsia"/>
          <w:szCs w:val="22"/>
          <w:lang w:val="en-US" w:eastAsia="zh-CN"/>
        </w:rPr>
        <w:t>2</w:t>
      </w:r>
      <w:r>
        <w:rPr>
          <w:rStyle w:val="17"/>
          <w:rFonts w:hint="eastAsia"/>
          <w:szCs w:val="22"/>
        </w:rPr>
        <w:t xml:space="preserve"> </w:t>
      </w:r>
      <w:r>
        <w:rPr>
          <w:rStyle w:val="17"/>
          <w:rFonts w:hint="eastAsia"/>
          <w:szCs w:val="22"/>
          <w:lang w:val="en-US" w:eastAsia="zh-CN"/>
        </w:rPr>
        <w:t>通过反射读取注解的value属性值</w:t>
      </w:r>
    </w:p>
    <w:p>
      <w:pPr>
        <w:spacing w:line="360" w:lineRule="auto"/>
        <w:jc w:val="both"/>
        <w:rPr>
          <w:rStyle w:val="17"/>
        </w:rPr>
      </w:pPr>
      <w:r>
        <w:drawing>
          <wp:inline distT="0" distB="0" distL="114300" distR="114300">
            <wp:extent cx="5272405" cy="1902460"/>
            <wp:effectExtent l="0" t="0" r="635" b="2540"/>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27"/>
                    <a:stretch>
                      <a:fillRect/>
                    </a:stretch>
                  </pic:blipFill>
                  <pic:spPr>
                    <a:xfrm>
                      <a:off x="0" y="0"/>
                      <a:ext cx="5272405" cy="1902460"/>
                    </a:xfrm>
                    <a:prstGeom prst="rect">
                      <a:avLst/>
                    </a:prstGeom>
                    <a:noFill/>
                    <a:ln>
                      <a:noFill/>
                    </a:ln>
                  </pic:spPr>
                </pic:pic>
              </a:graphicData>
            </a:graphic>
          </wp:inline>
        </w:drawing>
      </w:r>
    </w:p>
    <w:p>
      <w:pPr>
        <w:spacing w:line="360" w:lineRule="auto"/>
        <w:jc w:val="center"/>
        <w:rPr>
          <w:rStyle w:val="17"/>
          <w:rFonts w:hint="default"/>
          <w:szCs w:val="22"/>
          <w:lang w:val="en-US" w:eastAsia="zh-CN"/>
        </w:rPr>
      </w:pPr>
      <w:r>
        <w:rPr>
          <w:rStyle w:val="17"/>
          <w:rFonts w:hint="eastAsia"/>
          <w:szCs w:val="22"/>
        </w:rPr>
        <w:t>图5-1</w:t>
      </w:r>
      <w:r>
        <w:rPr>
          <w:rStyle w:val="17"/>
          <w:rFonts w:hint="eastAsia"/>
          <w:szCs w:val="22"/>
          <w:lang w:val="en-US" w:eastAsia="zh-CN"/>
        </w:rPr>
        <w:t>3</w:t>
      </w:r>
      <w:r>
        <w:rPr>
          <w:rStyle w:val="17"/>
          <w:rFonts w:hint="eastAsia"/>
          <w:szCs w:val="22"/>
        </w:rPr>
        <w:t xml:space="preserve"> </w:t>
      </w:r>
      <w:r>
        <w:rPr>
          <w:rStyle w:val="17"/>
          <w:rFonts w:hint="eastAsia"/>
          <w:szCs w:val="22"/>
          <w:lang w:val="en-US" w:eastAsia="zh-CN"/>
        </w:rPr>
        <w:t>读取Excel模板</w:t>
      </w:r>
    </w:p>
    <w:p>
      <w:pPr>
        <w:spacing w:line="360" w:lineRule="auto"/>
        <w:ind w:firstLine="420" w:firstLineChars="200"/>
        <w:rPr>
          <w:rFonts w:hint="eastAsia"/>
        </w:rPr>
      </w:pPr>
      <w:r>
        <w:rPr>
          <w:rFonts w:hint="eastAsia"/>
        </w:rPr>
        <w:t>权限操作：管理员账号可以对各个类别设置不同测量阈值，页面显示阈值相关信息，超过阈值时在系统管理里添加相关异常数据，统一管理。普通用户不支持修改阈值信息。</w:t>
      </w:r>
    </w:p>
    <w:p>
      <w:pPr>
        <w:spacing w:line="360" w:lineRule="auto"/>
        <w:ind w:firstLine="480" w:firstLineChars="200"/>
        <w:rPr>
          <w:rFonts w:hint="eastAsia"/>
        </w:rPr>
      </w:pPr>
      <w:r>
        <w:rPr>
          <w:rStyle w:val="17"/>
          <w:rFonts w:hint="eastAsia"/>
          <w:sz w:val="24"/>
          <w:szCs w:val="22"/>
        </w:rPr>
        <w:t>（</w:t>
      </w:r>
      <w:r>
        <w:rPr>
          <w:rFonts w:hint="eastAsia"/>
          <w:szCs w:val="22"/>
        </w:rPr>
        <w:t>1）温度测量模块负责展示实时采集来的温度数据。</w:t>
      </w:r>
    </w:p>
    <w:p>
      <w:pPr>
        <w:spacing w:line="360" w:lineRule="auto"/>
        <w:ind w:firstLine="420" w:firstLineChars="200"/>
        <w:jc w:val="center"/>
        <w:rPr>
          <w:rStyle w:val="17"/>
        </w:rPr>
      </w:pPr>
      <w:r>
        <w:drawing>
          <wp:inline distT="0" distB="0" distL="114300" distR="114300">
            <wp:extent cx="4711700" cy="2337435"/>
            <wp:effectExtent l="0" t="0" r="12700"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8"/>
                    <a:stretch>
                      <a:fillRect/>
                    </a:stretch>
                  </pic:blipFill>
                  <pic:spPr>
                    <a:xfrm>
                      <a:off x="0" y="0"/>
                      <a:ext cx="4711700" cy="233743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4</w:t>
      </w:r>
      <w:r>
        <w:rPr>
          <w:rStyle w:val="17"/>
          <w:rFonts w:hint="eastAsia"/>
          <w:szCs w:val="22"/>
        </w:rPr>
        <w:t xml:space="preserve"> 温度测量</w:t>
      </w:r>
    </w:p>
    <w:p>
      <w:pPr>
        <w:spacing w:line="360" w:lineRule="auto"/>
        <w:jc w:val="left"/>
        <w:rPr>
          <w:rStyle w:val="17"/>
          <w:sz w:val="24"/>
        </w:rPr>
      </w:pPr>
      <w:r>
        <w:rPr>
          <w:rStyle w:val="17"/>
          <w:rFonts w:hint="eastAsia"/>
          <w:sz w:val="24"/>
        </w:rPr>
        <w:t>（2）湿度测量模块负责展示实时采集来的湿度数据。</w:t>
      </w:r>
    </w:p>
    <w:p>
      <w:pPr>
        <w:adjustRightInd w:val="0"/>
        <w:spacing w:line="360" w:lineRule="auto"/>
        <w:ind w:firstLine="420" w:firstLineChars="200"/>
        <w:jc w:val="both"/>
        <w:rPr>
          <w:rStyle w:val="17"/>
        </w:rPr>
      </w:pPr>
      <w:r>
        <w:drawing>
          <wp:inline distT="0" distB="0" distL="114300" distR="114300">
            <wp:extent cx="4669155" cy="2323465"/>
            <wp:effectExtent l="0" t="0" r="9525" b="825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4669155" cy="2323465"/>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5</w:t>
      </w:r>
      <w:r>
        <w:rPr>
          <w:rStyle w:val="17"/>
          <w:rFonts w:hint="eastAsia"/>
          <w:szCs w:val="22"/>
        </w:rPr>
        <w:t xml:space="preserve"> 湿度测量</w:t>
      </w:r>
    </w:p>
    <w:p>
      <w:pPr>
        <w:spacing w:line="360" w:lineRule="auto"/>
        <w:ind w:firstLine="480" w:firstLineChars="200"/>
        <w:rPr>
          <w:rStyle w:val="17"/>
          <w:sz w:val="24"/>
        </w:rPr>
      </w:pPr>
      <w:r>
        <w:rPr>
          <w:rStyle w:val="17"/>
          <w:rFonts w:hint="eastAsia"/>
          <w:sz w:val="24"/>
        </w:rPr>
        <w:t>（3）浸润测量模块负责展示坝体水位线高度和尾矿所在地区的近期降雨量和水流量信息，方便管理人员及时开展防洪防汛工作。</w:t>
      </w:r>
    </w:p>
    <w:p>
      <w:pPr>
        <w:spacing w:line="360" w:lineRule="auto"/>
        <w:jc w:val="both"/>
        <w:rPr>
          <w:rStyle w:val="17"/>
          <w:szCs w:val="22"/>
        </w:rPr>
      </w:pPr>
      <w:r>
        <w:drawing>
          <wp:inline distT="0" distB="0" distL="114300" distR="114300">
            <wp:extent cx="5270500" cy="2607310"/>
            <wp:effectExtent l="0" t="0" r="2540" b="1397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0"/>
                    <a:stretch>
                      <a:fillRect/>
                    </a:stretch>
                  </pic:blipFill>
                  <pic:spPr>
                    <a:xfrm>
                      <a:off x="0" y="0"/>
                      <a:ext cx="5270500" cy="260731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6</w:t>
      </w:r>
      <w:r>
        <w:rPr>
          <w:rStyle w:val="17"/>
          <w:rFonts w:hint="eastAsia"/>
          <w:szCs w:val="22"/>
        </w:rPr>
        <w:t xml:space="preserve"> 浸润测量</w:t>
      </w:r>
    </w:p>
    <w:p>
      <w:pPr>
        <w:spacing w:line="360" w:lineRule="auto"/>
        <w:ind w:firstLine="480" w:firstLineChars="200"/>
        <w:rPr>
          <w:rStyle w:val="17"/>
          <w:sz w:val="24"/>
        </w:rPr>
      </w:pPr>
      <w:r>
        <w:rPr>
          <w:rStyle w:val="17"/>
          <w:rFonts w:hint="eastAsia"/>
          <w:sz w:val="24"/>
        </w:rPr>
        <w:t>（4）金气测量模块负责展示坝体有毒有害气体占比和重金属元素含量，帮助工作人员及时排除危险，避免不必要的人员伤害，可对各个子项设置不同的阈值。</w:t>
      </w:r>
    </w:p>
    <w:p>
      <w:pPr>
        <w:spacing w:line="360" w:lineRule="auto"/>
        <w:jc w:val="both"/>
        <w:rPr>
          <w:rStyle w:val="17"/>
          <w:sz w:val="24"/>
        </w:rPr>
      </w:pPr>
      <w:r>
        <w:drawing>
          <wp:inline distT="0" distB="0" distL="114300" distR="114300">
            <wp:extent cx="5266055" cy="2611120"/>
            <wp:effectExtent l="0" t="0" r="6985" b="1016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1"/>
                    <a:stretch>
                      <a:fillRect/>
                    </a:stretch>
                  </pic:blipFill>
                  <pic:spPr>
                    <a:xfrm>
                      <a:off x="0" y="0"/>
                      <a:ext cx="5266055" cy="261112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7</w:t>
      </w:r>
      <w:r>
        <w:rPr>
          <w:rStyle w:val="17"/>
          <w:rFonts w:hint="eastAsia"/>
          <w:szCs w:val="22"/>
        </w:rPr>
        <w:t xml:space="preserve"> 金气测量</w:t>
      </w:r>
    </w:p>
    <w:p>
      <w:pPr>
        <w:spacing w:line="360" w:lineRule="auto"/>
        <w:ind w:firstLine="480" w:firstLineChars="200"/>
        <w:rPr>
          <w:rStyle w:val="17"/>
          <w:sz w:val="24"/>
        </w:rPr>
      </w:pPr>
      <w:r>
        <w:rPr>
          <w:rStyle w:val="17"/>
          <w:rFonts w:hint="eastAsia"/>
          <w:sz w:val="24"/>
        </w:rPr>
        <w:t>（5）位移测量模块负责展示坝体多个点的坝体位移x，y，z各个轴线上位移的变化情况。数据实时更新，可同时显示本次测量和上次测量的值。</w:t>
      </w:r>
    </w:p>
    <w:p>
      <w:pPr>
        <w:spacing w:line="360" w:lineRule="auto"/>
        <w:rPr>
          <w:rStyle w:val="17"/>
          <w:sz w:val="24"/>
        </w:rPr>
      </w:pPr>
      <w:r>
        <w:drawing>
          <wp:inline distT="0" distB="0" distL="114300" distR="114300">
            <wp:extent cx="5264150" cy="2649220"/>
            <wp:effectExtent l="0" t="0" r="8890" b="254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2"/>
                    <a:stretch>
                      <a:fillRect/>
                    </a:stretch>
                  </pic:blipFill>
                  <pic:spPr>
                    <a:xfrm>
                      <a:off x="0" y="0"/>
                      <a:ext cx="5264150" cy="2649220"/>
                    </a:xfrm>
                    <a:prstGeom prst="rect">
                      <a:avLst/>
                    </a:prstGeom>
                    <a:noFill/>
                    <a:ln>
                      <a:noFill/>
                    </a:ln>
                  </pic:spPr>
                </pic:pic>
              </a:graphicData>
            </a:graphic>
          </wp:inline>
        </w:drawing>
      </w:r>
    </w:p>
    <w:p>
      <w:pPr>
        <w:spacing w:line="360" w:lineRule="auto"/>
        <w:jc w:val="center"/>
        <w:rPr>
          <w:rStyle w:val="17"/>
          <w:rFonts w:hint="eastAsia"/>
          <w:szCs w:val="22"/>
        </w:rPr>
      </w:pPr>
      <w:r>
        <w:rPr>
          <w:rStyle w:val="17"/>
          <w:rFonts w:hint="eastAsia"/>
          <w:szCs w:val="22"/>
        </w:rPr>
        <w:t>图5-1</w:t>
      </w:r>
      <w:r>
        <w:rPr>
          <w:rStyle w:val="17"/>
          <w:rFonts w:hint="eastAsia"/>
          <w:szCs w:val="22"/>
          <w:lang w:val="en-US" w:eastAsia="zh-CN"/>
        </w:rPr>
        <w:t>8</w:t>
      </w:r>
      <w:r>
        <w:rPr>
          <w:rStyle w:val="17"/>
          <w:rFonts w:hint="eastAsia"/>
          <w:szCs w:val="22"/>
        </w:rPr>
        <w:t xml:space="preserve"> 位移测量</w:t>
      </w:r>
    </w:p>
    <w:p>
      <w:pPr>
        <w:pStyle w:val="3"/>
        <w:bidi w:val="0"/>
        <w:rPr>
          <w:rFonts w:hint="eastAsia"/>
        </w:rPr>
      </w:pPr>
      <w:bookmarkStart w:id="187" w:name="_Toc485497952"/>
      <w:bookmarkStart w:id="188" w:name="_Toc511632195"/>
      <w:bookmarkStart w:id="189" w:name="_Toc30053"/>
      <w:bookmarkStart w:id="190" w:name="_Toc511632136"/>
      <w:bookmarkStart w:id="191" w:name="_Toc12049"/>
      <w:bookmarkStart w:id="192" w:name="_Toc24898"/>
      <w:r>
        <w:rPr>
          <w:rFonts w:hint="eastAsia"/>
        </w:rPr>
        <w:t>5.2.7系统管理模块</w:t>
      </w:r>
      <w:bookmarkEnd w:id="187"/>
      <w:bookmarkEnd w:id="188"/>
      <w:bookmarkEnd w:id="189"/>
      <w:bookmarkEnd w:id="190"/>
      <w:bookmarkEnd w:id="191"/>
      <w:bookmarkEnd w:id="192"/>
    </w:p>
    <w:p>
      <w:pPr>
        <w:spacing w:line="360" w:lineRule="auto"/>
        <w:ind w:firstLine="420" w:firstLineChars="200"/>
        <w:rPr>
          <w:rFonts w:hint="eastAsia"/>
          <w:szCs w:val="22"/>
        </w:rPr>
      </w:pPr>
      <w:r>
        <w:rPr>
          <w:rFonts w:hint="eastAsia"/>
          <w:szCs w:val="22"/>
        </w:rPr>
        <w:t>系统管理模块主要记录了系统运行时测量值超过阈值线的数据，进行统一管理，可一建导出所有异常信息，可以进行状态修改，添加备注，条件筛选等，并记录创建、修改时间，修改人等信息。</w:t>
      </w:r>
    </w:p>
    <w:p>
      <w:pPr>
        <w:widowControl/>
        <w:jc w:val="both"/>
        <w:rPr>
          <w:rStyle w:val="17"/>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3"/>
                    <a:stretch>
                      <a:fillRect/>
                    </a:stretch>
                  </pic:blipFill>
                  <pic:spPr>
                    <a:xfrm>
                      <a:off x="0" y="0"/>
                      <a:ext cx="5263515" cy="2592070"/>
                    </a:xfrm>
                    <a:prstGeom prst="rect">
                      <a:avLst/>
                    </a:prstGeom>
                    <a:noFill/>
                    <a:ln>
                      <a:noFill/>
                    </a:ln>
                  </pic:spPr>
                </pic:pic>
              </a:graphicData>
            </a:graphic>
          </wp:inline>
        </w:drawing>
      </w:r>
    </w:p>
    <w:p>
      <w:pPr>
        <w:spacing w:line="360" w:lineRule="auto"/>
        <w:jc w:val="center"/>
        <w:rPr>
          <w:rStyle w:val="17"/>
        </w:rPr>
      </w:pPr>
      <w:r>
        <w:rPr>
          <w:rStyle w:val="17"/>
          <w:rFonts w:hint="eastAsia"/>
          <w:szCs w:val="22"/>
        </w:rPr>
        <w:t>图5-1</w:t>
      </w:r>
      <w:r>
        <w:rPr>
          <w:rStyle w:val="17"/>
          <w:rFonts w:hint="eastAsia"/>
          <w:szCs w:val="22"/>
          <w:lang w:val="en-US" w:eastAsia="zh-CN"/>
        </w:rPr>
        <w:t>9</w:t>
      </w:r>
      <w:r>
        <w:rPr>
          <w:rStyle w:val="17"/>
          <w:rFonts w:hint="eastAsia"/>
          <w:szCs w:val="22"/>
        </w:rPr>
        <w:t xml:space="preserve"> 系统管理</w:t>
      </w:r>
      <w:r>
        <w:rPr>
          <w:rStyle w:val="17"/>
          <w:rFonts w:hint="eastAsia"/>
        </w:rPr>
        <w:t>页面图</w:t>
      </w:r>
    </w:p>
    <w:p>
      <w:pPr>
        <w:pStyle w:val="2"/>
      </w:pPr>
      <w:bookmarkStart w:id="193" w:name="_Toc511632137"/>
      <w:bookmarkStart w:id="194" w:name="_Toc511632196"/>
      <w:bookmarkStart w:id="195" w:name="_Toc20918"/>
      <w:bookmarkStart w:id="196" w:name="_Toc485497953"/>
      <w:bookmarkStart w:id="197" w:name="_Toc482633796"/>
      <w:bookmarkStart w:id="198" w:name="_Toc29724"/>
      <w:bookmarkStart w:id="199" w:name="_Toc1360"/>
      <w:r>
        <w:rPr>
          <w:rFonts w:hint="eastAsia"/>
        </w:rPr>
        <w:t>6 系统的测试</w:t>
      </w:r>
      <w:bookmarkEnd w:id="193"/>
      <w:bookmarkEnd w:id="194"/>
      <w:bookmarkEnd w:id="195"/>
      <w:bookmarkEnd w:id="196"/>
      <w:bookmarkEnd w:id="197"/>
      <w:bookmarkEnd w:id="198"/>
      <w:bookmarkEnd w:id="199"/>
    </w:p>
    <w:p>
      <w:pPr>
        <w:spacing w:line="360" w:lineRule="auto"/>
        <w:ind w:firstLine="420" w:firstLineChars="200"/>
      </w:pPr>
      <w:r>
        <w:rPr>
          <w:rFonts w:hint="eastAsia"/>
        </w:rPr>
        <w:t>本项目的代码编写历时一个多月时间，为了能使系统达到可以线上部署的要求，就必须对系统进行各种各样的测试和B</w:t>
      </w:r>
      <w:r>
        <w:t>UG修改</w:t>
      </w:r>
      <w:r>
        <w:rPr>
          <w:rFonts w:hint="eastAsia"/>
        </w:rPr>
        <w:t>工作，所以很大一部分时间都用在了测试和完善bug中。</w:t>
      </w:r>
    </w:p>
    <w:p>
      <w:pPr>
        <w:spacing w:line="360" w:lineRule="auto"/>
        <w:ind w:firstLine="420" w:firstLineChars="200"/>
      </w:pPr>
      <w:r>
        <w:rPr>
          <w:rFonts w:hint="eastAsia"/>
        </w:rPr>
        <w:t>常用的测试方法有：单元测试、黑白盒测试、压力测试、动态测试等。本项目中使用了单元测试和</w:t>
      </w:r>
      <w:r>
        <w:t>Jmeter</w:t>
      </w:r>
      <w:r>
        <w:rPr>
          <w:rFonts w:hint="eastAsia"/>
        </w:rPr>
        <w:t>压力测试。</w:t>
      </w:r>
    </w:p>
    <w:p>
      <w:pPr>
        <w:pStyle w:val="3"/>
        <w:rPr>
          <w:sz w:val="24"/>
          <w:szCs w:val="24"/>
        </w:rPr>
      </w:pPr>
      <w:bookmarkStart w:id="200" w:name="_Toc11330"/>
      <w:bookmarkStart w:id="201" w:name="_Toc12181"/>
      <w:bookmarkStart w:id="202" w:name="_Toc511632197"/>
      <w:bookmarkStart w:id="203" w:name="_Toc511632138"/>
      <w:bookmarkStart w:id="204" w:name="_Toc482633797"/>
      <w:bookmarkStart w:id="205" w:name="_Toc485497954"/>
      <w:bookmarkStart w:id="206" w:name="_Toc20794"/>
      <w:r>
        <w:rPr>
          <w:rFonts w:hint="eastAsia"/>
          <w:sz w:val="24"/>
          <w:szCs w:val="24"/>
        </w:rPr>
        <w:t>6.1单元测试</w:t>
      </w:r>
      <w:bookmarkEnd w:id="200"/>
      <w:bookmarkEnd w:id="201"/>
      <w:bookmarkEnd w:id="202"/>
      <w:bookmarkEnd w:id="203"/>
      <w:bookmarkEnd w:id="204"/>
      <w:bookmarkEnd w:id="205"/>
      <w:bookmarkEnd w:id="206"/>
    </w:p>
    <w:p>
      <w:pPr>
        <w:spacing w:line="360" w:lineRule="auto"/>
        <w:ind w:firstLine="420" w:firstLineChars="200"/>
      </w:pPr>
      <w:r>
        <w:rPr>
          <w:rFonts w:hint="eastAsia"/>
        </w:rPr>
        <w:t>单元测试（Unit Testing），是最微小的测试方法，最大的特征是单元测试是有程序员来编写的而不是由专业的测试人员编写。</w:t>
      </w:r>
    </w:p>
    <w:p>
      <w:pPr>
        <w:pStyle w:val="3"/>
        <w:rPr>
          <w:sz w:val="24"/>
          <w:szCs w:val="24"/>
        </w:rPr>
      </w:pPr>
      <w:bookmarkStart w:id="207" w:name="_Toc482633798"/>
      <w:bookmarkStart w:id="208" w:name="_Toc485497955"/>
      <w:bookmarkStart w:id="209" w:name="_Toc30563"/>
      <w:bookmarkStart w:id="210" w:name="_Toc511632198"/>
      <w:bookmarkStart w:id="211" w:name="_Toc511632139"/>
      <w:bookmarkStart w:id="212" w:name="_Toc25857"/>
      <w:bookmarkStart w:id="213" w:name="_Toc14827"/>
      <w:r>
        <w:rPr>
          <w:rFonts w:hint="eastAsia"/>
          <w:sz w:val="24"/>
          <w:szCs w:val="24"/>
        </w:rPr>
        <w:t xml:space="preserve">6.2 </w:t>
      </w:r>
      <w:bookmarkEnd w:id="207"/>
      <w:bookmarkEnd w:id="208"/>
      <w:r>
        <w:rPr>
          <w:rFonts w:hint="eastAsia"/>
          <w:sz w:val="24"/>
          <w:szCs w:val="24"/>
        </w:rPr>
        <w:t>OneAPM CPT云压测</w:t>
      </w:r>
      <w:bookmarkEnd w:id="209"/>
      <w:bookmarkEnd w:id="210"/>
      <w:bookmarkEnd w:id="211"/>
      <w:bookmarkEnd w:id="212"/>
      <w:bookmarkEnd w:id="213"/>
    </w:p>
    <w:p>
      <w:pPr>
        <w:spacing w:line="360" w:lineRule="auto"/>
        <w:ind w:firstLine="420" w:firstLineChars="200"/>
        <w:rPr>
          <w:rFonts w:hint="eastAsia"/>
        </w:rPr>
      </w:pPr>
      <w:r>
        <w:rPr>
          <w:rFonts w:hint="eastAsia"/>
        </w:rPr>
        <w:t>压力测试又称负载测试，是一个应用程序能够承担最大的的负荷量。压力测试与服务器的硬件设备密不可分，所以不同的代码在不同的硬件机器上可能会出现不能的结果。</w:t>
      </w:r>
    </w:p>
    <w:p>
      <w:pPr>
        <w:spacing w:line="360" w:lineRule="auto"/>
        <w:jc w:val="center"/>
        <w:rPr>
          <w:rFonts w:hint="eastAsia"/>
        </w:rPr>
      </w:pPr>
      <w:r>
        <w:drawing>
          <wp:inline distT="0" distB="0" distL="114300" distR="114300">
            <wp:extent cx="5570220" cy="3274060"/>
            <wp:effectExtent l="0" t="0" r="7620" b="254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34"/>
                    <a:srcRect t="4279"/>
                    <a:stretch>
                      <a:fillRect/>
                    </a:stretch>
                  </pic:blipFill>
                  <pic:spPr>
                    <a:xfrm>
                      <a:off x="0" y="0"/>
                      <a:ext cx="5570220" cy="3274060"/>
                    </a:xfrm>
                    <a:prstGeom prst="rect">
                      <a:avLst/>
                    </a:prstGeom>
                    <a:noFill/>
                    <a:ln w="9525">
                      <a:noFill/>
                    </a:ln>
                  </pic:spPr>
                </pic:pic>
              </a:graphicData>
            </a:graphic>
          </wp:inline>
        </w:drawing>
      </w:r>
    </w:p>
    <w:p>
      <w:pPr>
        <w:spacing w:line="360" w:lineRule="auto"/>
        <w:ind w:firstLine="420" w:firstLineChars="200"/>
        <w:jc w:val="center"/>
      </w:pPr>
      <w:r>
        <w:rPr>
          <w:rStyle w:val="17"/>
        </w:rPr>
        <w:t>图</w:t>
      </w:r>
      <w:r>
        <w:rPr>
          <w:rStyle w:val="17"/>
          <w:rFonts w:hint="eastAsia"/>
        </w:rPr>
        <w:t>6-</w:t>
      </w:r>
      <w:r>
        <w:rPr>
          <w:rStyle w:val="17"/>
          <w:rFonts w:hint="eastAsia"/>
          <w:lang w:val="en-US" w:eastAsia="zh-CN"/>
        </w:rPr>
        <w:t>1</w:t>
      </w:r>
      <w:r>
        <w:rPr>
          <w:rStyle w:val="17"/>
        </w:rPr>
        <w:t xml:space="preserve"> </w:t>
      </w:r>
      <w:r>
        <w:rPr>
          <w:rStyle w:val="17"/>
          <w:rFonts w:hint="eastAsia"/>
        </w:rPr>
        <w:t>OneAPM CPT</w:t>
      </w:r>
      <w:r>
        <w:rPr>
          <w:rStyle w:val="17"/>
        </w:rPr>
        <w:t>压测节点</w:t>
      </w:r>
    </w:p>
    <w:p>
      <w:pPr>
        <w:spacing w:line="360" w:lineRule="auto"/>
        <w:ind w:firstLine="420" w:firstLineChars="200"/>
      </w:pPr>
      <w:r>
        <w:t>在压测过程中，可对事务耗时深入到各应用组件, 自定义事务深入到执行线, 数据库监控下钻至 SQL 执行计划, 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w:t>
      </w:r>
      <w:r>
        <w:rPr>
          <w:rFonts w:hint="eastAsia"/>
          <w:lang w:val="en-US" w:eastAsia="zh-CN"/>
        </w:rPr>
        <w:t>2</w:t>
      </w:r>
      <w:r>
        <w:t>所示。</w:t>
      </w:r>
      <w:r>
        <w:rPr>
          <w:rFonts w:hint="eastAsia"/>
          <w:iCs/>
          <w:szCs w:val="22"/>
        </w:rPr>
        <w:t>OneAPM CPT 压测节点遍布全球,节点分部图如6-</w:t>
      </w:r>
      <w:r>
        <w:rPr>
          <w:rFonts w:hint="eastAsia"/>
          <w:iCs/>
          <w:szCs w:val="22"/>
          <w:lang w:val="en-US" w:eastAsia="zh-CN"/>
        </w:rPr>
        <w:t>2</w:t>
      </w:r>
      <w:r>
        <w:rPr>
          <w:rFonts w:hint="eastAsia"/>
          <w:iCs/>
          <w:szCs w:val="22"/>
        </w:rPr>
        <w:t>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35"/>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pPr>
      <w:r>
        <w:rPr>
          <w:rStyle w:val="17"/>
        </w:rPr>
        <w:t>图</w:t>
      </w:r>
      <w:r>
        <w:rPr>
          <w:rStyle w:val="17"/>
          <w:rFonts w:hint="eastAsia"/>
        </w:rPr>
        <w:t>6-</w:t>
      </w:r>
      <w:r>
        <w:rPr>
          <w:rStyle w:val="17"/>
          <w:rFonts w:hint="eastAsia"/>
          <w:lang w:val="en-US" w:eastAsia="zh-CN"/>
        </w:rPr>
        <w:t>2</w:t>
      </w:r>
      <w:r>
        <w:rPr>
          <w:rStyle w:val="17"/>
        </w:rPr>
        <w:t xml:space="preserve"> </w:t>
      </w:r>
      <w:r>
        <w:rPr>
          <w:rStyle w:val="17"/>
          <w:rFonts w:hint="eastAsia"/>
        </w:rPr>
        <w:t>OneAPM CPT 压测结果</w:t>
      </w:r>
    </w:p>
    <w:p>
      <w:pPr>
        <w:spacing w:line="360" w:lineRule="auto"/>
        <w:ind w:firstLine="420" w:firstLineChars="200"/>
        <w:rPr>
          <w:iCs/>
        </w:rPr>
      </w:pPr>
      <w:r>
        <w:rPr>
          <w:rFonts w:hint="eastAsia"/>
          <w:iCs/>
        </w:rPr>
        <w:t>压力测试结果说明：</w:t>
      </w:r>
    </w:p>
    <w:p>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pPr>
        <w:spacing w:line="360" w:lineRule="auto"/>
        <w:rPr>
          <w:rFonts w:hint="eastAsia"/>
          <w:iCs/>
        </w:rPr>
      </w:pPr>
      <w:r>
        <w:rPr>
          <w:rFonts w:hint="eastAsia"/>
          <w:iCs/>
        </w:rPr>
        <w:t>线程错误率0.0</w:t>
      </w:r>
      <w:r>
        <w:rPr>
          <w:iCs/>
        </w:rPr>
        <w:t>3%</w:t>
      </w:r>
      <w:r>
        <w:rPr>
          <w:rFonts w:hint="eastAsia"/>
          <w:iCs/>
        </w:rPr>
        <w:t>，90%的线程在2秒内完成，95%在5秒内完成，平均在1秒内完成，平均每秒内8221</w:t>
      </w:r>
      <w:r>
        <w:rPr>
          <w:iCs/>
        </w:rPr>
        <w:t>.5次点击</w:t>
      </w:r>
      <w:r>
        <w:rPr>
          <w:rFonts w:hint="eastAsia"/>
          <w:iCs/>
        </w:rPr>
        <w:t>。测试结果通过，本尾矿库安全管理系统完全可以满足一般企业正常业务使用。</w:t>
      </w:r>
    </w:p>
    <w:p>
      <w:pPr>
        <w:rPr>
          <w:rFonts w:hint="eastAsia"/>
          <w:iCs/>
        </w:rPr>
      </w:pPr>
      <w:r>
        <w:rPr>
          <w:rFonts w:hint="eastAsia"/>
          <w:iCs/>
        </w:rPr>
        <w:br w:type="page"/>
      </w:r>
    </w:p>
    <w:p>
      <w:pPr>
        <w:pStyle w:val="2"/>
        <w:spacing w:before="166"/>
        <w:ind w:firstLine="600" w:firstLineChars="200"/>
        <w:jc w:val="center"/>
      </w:pPr>
      <w:bookmarkStart w:id="214" w:name="_Toc19032"/>
      <w:bookmarkStart w:id="215" w:name="_Toc482633801"/>
      <w:bookmarkStart w:id="216" w:name="_Toc511632141"/>
      <w:bookmarkStart w:id="217" w:name="_Toc4484"/>
      <w:bookmarkStart w:id="218" w:name="_Toc15317"/>
      <w:bookmarkStart w:id="219" w:name="_Toc485497957"/>
      <w:bookmarkStart w:id="220" w:name="_Toc2695"/>
      <w:bookmarkStart w:id="221" w:name="_Toc32219"/>
      <w:bookmarkStart w:id="222" w:name="_Toc511632200"/>
      <w:bookmarkStart w:id="223" w:name="_Toc31867"/>
      <w:bookmarkStart w:id="224" w:name="_Toc482633800"/>
      <w:bookmarkStart w:id="225" w:name="_Toc25943"/>
      <w:bookmarkStart w:id="226" w:name="_Toc26284"/>
      <w:bookmarkStart w:id="227" w:name="_Toc511632201"/>
      <w:bookmarkStart w:id="228" w:name="_Toc2265"/>
      <w:bookmarkStart w:id="229" w:name="_Toc25887"/>
      <w:bookmarkStart w:id="230" w:name="_Toc511632142"/>
      <w:bookmarkStart w:id="231" w:name="_Toc485497958"/>
      <w:bookmarkStart w:id="232" w:name="_Toc25679"/>
      <w:r>
        <w:rPr>
          <w:bCs/>
        </w:rPr>
        <w:t>参考文献</w:t>
      </w:r>
      <w:bookmarkEnd w:id="214"/>
      <w:bookmarkEnd w:id="215"/>
      <w:bookmarkEnd w:id="216"/>
      <w:bookmarkEnd w:id="217"/>
      <w:bookmarkEnd w:id="218"/>
      <w:bookmarkEnd w:id="219"/>
      <w:bookmarkEnd w:id="220"/>
      <w:bookmarkEnd w:id="221"/>
      <w:bookmarkEnd w:id="222"/>
      <w:bookmarkEnd w:id="223"/>
    </w:p>
    <w:p>
      <w:pPr>
        <w:pStyle w:val="25"/>
        <w:widowControl/>
        <w:numPr>
          <w:ilvl w:val="0"/>
          <w:numId w:val="5"/>
        </w:numPr>
        <w:spacing w:line="360" w:lineRule="auto"/>
        <w:ind w:firstLineChars="0"/>
        <w:jc w:val="left"/>
        <w:rPr>
          <w:rFonts w:hint="eastAsia"/>
          <w:kern w:val="0"/>
        </w:rPr>
      </w:pPr>
      <w:r>
        <w:rPr>
          <w:rFonts w:hint="eastAsia"/>
          <w:kern w:val="0"/>
        </w:rPr>
        <w:t>于广明,宋传旺,潘永战,李亮,李冉,路世豹.尾矿坝安全研究的国外新进展及我国的现状和发展态势[J].岩石力学与工程学报,2014,33(S1):3238-3248.</w:t>
      </w:r>
    </w:p>
    <w:p>
      <w:pPr>
        <w:pStyle w:val="25"/>
        <w:widowControl/>
        <w:numPr>
          <w:ilvl w:val="0"/>
          <w:numId w:val="5"/>
        </w:numPr>
        <w:spacing w:line="360" w:lineRule="auto"/>
        <w:ind w:firstLineChars="0"/>
        <w:jc w:val="left"/>
        <w:rPr>
          <w:rFonts w:hint="eastAsia"/>
          <w:kern w:val="0"/>
        </w:rPr>
      </w:pPr>
      <w:r>
        <w:rPr>
          <w:rFonts w:hint="eastAsia"/>
          <w:kern w:val="0"/>
        </w:rPr>
        <w:t>唐利红.基于Spring MVC及MyBatis的Web应用框架解析[J].课程教育研究,2017(48):230.</w:t>
      </w:r>
    </w:p>
    <w:p>
      <w:pPr>
        <w:pStyle w:val="25"/>
        <w:widowControl/>
        <w:numPr>
          <w:ilvl w:val="0"/>
          <w:numId w:val="5"/>
        </w:numPr>
        <w:spacing w:line="360" w:lineRule="auto"/>
        <w:ind w:firstLineChars="0"/>
        <w:jc w:val="left"/>
        <w:rPr>
          <w:rFonts w:hint="eastAsia"/>
          <w:kern w:val="0"/>
        </w:rPr>
      </w:pPr>
      <w:r>
        <w:rPr>
          <w:rFonts w:hint="eastAsia"/>
          <w:kern w:val="0"/>
        </w:rPr>
        <w:fldChar w:fldCharType="begin"/>
      </w:r>
      <w:r>
        <w:rPr>
          <w:rFonts w:hint="eastAsia"/>
          <w:kern w:val="0"/>
        </w:rPr>
        <w:instrText xml:space="preserve"> HYPERLINK "http://kns.cnki.net/kcms/detail/detail.aspx?filename=2006056868.nh&amp;dbcode=CMFD&amp;dbname=CMFD2006&amp;v=" \t "http://kns.cnki.net/kcms/detail/frame/kcmstarget" </w:instrText>
      </w:r>
      <w:r>
        <w:rPr>
          <w:rFonts w:hint="eastAsia"/>
          <w:kern w:val="0"/>
        </w:rPr>
        <w:fldChar w:fldCharType="separate"/>
      </w:r>
      <w:r>
        <w:rPr>
          <w:rFonts w:hint="default"/>
          <w:kern w:val="0"/>
        </w:rPr>
        <w:t>基于J2EE的WEB框架的研究和实现</w:t>
      </w:r>
      <w:r>
        <w:rPr>
          <w:rFonts w:hint="default"/>
          <w:kern w:val="0"/>
        </w:rPr>
        <w:fldChar w:fldCharType="end"/>
      </w:r>
      <w:r>
        <w:rPr>
          <w:rFonts w:hint="default"/>
          <w:kern w:val="0"/>
        </w:rPr>
        <w:t>[D]. 邹盼霞.东华大学 2006</w:t>
      </w:r>
    </w:p>
    <w:p>
      <w:pPr>
        <w:pStyle w:val="25"/>
        <w:widowControl/>
        <w:numPr>
          <w:ilvl w:val="0"/>
          <w:numId w:val="5"/>
        </w:numPr>
        <w:spacing w:line="360" w:lineRule="auto"/>
        <w:ind w:firstLineChars="0"/>
        <w:jc w:val="left"/>
        <w:rPr>
          <w:rFonts w:hint="eastAsia"/>
          <w:kern w:val="0"/>
        </w:rPr>
      </w:pPr>
      <w:r>
        <w:rPr>
          <w:rFonts w:hint="eastAsia"/>
          <w:kern w:val="0"/>
        </w:rPr>
        <w:t>秦飞.基于MVC模式的尾矿库信息化监控系统的分析与设计[J].山东工业技术,2017(24):114.</w:t>
      </w:r>
    </w:p>
    <w:p>
      <w:pPr>
        <w:pStyle w:val="25"/>
        <w:widowControl/>
        <w:numPr>
          <w:ilvl w:val="0"/>
          <w:numId w:val="5"/>
        </w:numPr>
        <w:spacing w:line="360" w:lineRule="auto"/>
        <w:ind w:firstLineChars="0"/>
        <w:jc w:val="left"/>
        <w:rPr>
          <w:rFonts w:hint="eastAsia"/>
          <w:kern w:val="0"/>
        </w:rPr>
      </w:pPr>
      <w:r>
        <w:rPr>
          <w:rFonts w:hint="eastAsia"/>
          <w:kern w:val="0"/>
        </w:rPr>
        <w:t>康文杰,王勇,俸皓.云平台中MySQL数据库高可用性的设计与实现[J].计算机工程与设计,2018,39(01):296-301</w:t>
      </w:r>
    </w:p>
    <w:p>
      <w:pPr>
        <w:pStyle w:val="25"/>
        <w:widowControl/>
        <w:numPr>
          <w:ilvl w:val="0"/>
          <w:numId w:val="5"/>
        </w:numPr>
        <w:spacing w:line="360" w:lineRule="auto"/>
        <w:ind w:firstLineChars="0"/>
        <w:jc w:val="left"/>
        <w:rPr>
          <w:rFonts w:hint="eastAsia"/>
          <w:kern w:val="0"/>
        </w:rPr>
      </w:pPr>
      <w:r>
        <w:rPr>
          <w:rFonts w:hint="eastAsia"/>
          <w:kern w:val="0"/>
        </w:rPr>
        <w:t>梁晓弘,黄兴荣.J2EE架构下基于Web的信息管理系统框架研究[J].数字技术与应用,2017(12):86-88.</w:t>
      </w:r>
    </w:p>
    <w:p>
      <w:pPr>
        <w:pStyle w:val="25"/>
        <w:widowControl/>
        <w:numPr>
          <w:ilvl w:val="0"/>
          <w:numId w:val="5"/>
        </w:numPr>
        <w:spacing w:line="360" w:lineRule="auto"/>
        <w:ind w:firstLineChars="0"/>
        <w:jc w:val="left"/>
        <w:rPr>
          <w:rFonts w:hint="eastAsia"/>
          <w:kern w:val="0"/>
        </w:rPr>
      </w:pPr>
      <w:r>
        <w:rPr>
          <w:rFonts w:hint="eastAsia"/>
          <w:kern w:val="0"/>
        </w:rPr>
        <w:t>李万锋. 基于Java EE的数据可视化平台设计及主要功能实现[D].中国科学院大学(中国科学院工程管理与信息技术学院),2017.</w:t>
      </w:r>
    </w:p>
    <w:p>
      <w:pPr>
        <w:pStyle w:val="25"/>
        <w:widowControl/>
        <w:numPr>
          <w:ilvl w:val="0"/>
          <w:numId w:val="5"/>
        </w:numPr>
        <w:spacing w:line="360" w:lineRule="auto"/>
        <w:ind w:firstLineChars="0"/>
        <w:jc w:val="left"/>
        <w:rPr>
          <w:rFonts w:hint="eastAsia"/>
          <w:kern w:val="0"/>
        </w:rPr>
      </w:pPr>
      <w:r>
        <w:rPr>
          <w:rFonts w:hint="eastAsia"/>
          <w:kern w:val="0"/>
        </w:rPr>
        <w:t>荣艳冬.关于Mybatis持久层框架的应用研究[J].信息安全与技术,2015,6(12):86-88.</w:t>
      </w:r>
    </w:p>
    <w:p>
      <w:pPr>
        <w:pStyle w:val="25"/>
        <w:widowControl/>
        <w:numPr>
          <w:ilvl w:val="0"/>
          <w:numId w:val="5"/>
        </w:numPr>
        <w:spacing w:line="360" w:lineRule="auto"/>
        <w:ind w:firstLineChars="0"/>
        <w:jc w:val="left"/>
        <w:rPr>
          <w:rFonts w:hint="eastAsia"/>
          <w:kern w:val="0"/>
        </w:rPr>
      </w:pPr>
      <w:r>
        <w:rPr>
          <w:rFonts w:hint="eastAsia"/>
          <w:kern w:val="0"/>
        </w:rPr>
        <w:t>张宝玉.浅析HTTPS协议的原理及应用[J].网络安全技术与应用,2016(07):36-37+39.</w:t>
      </w:r>
    </w:p>
    <w:p>
      <w:pPr>
        <w:pStyle w:val="25"/>
        <w:widowControl/>
        <w:numPr>
          <w:ilvl w:val="0"/>
          <w:numId w:val="5"/>
        </w:numPr>
        <w:spacing w:line="360" w:lineRule="auto"/>
        <w:ind w:firstLineChars="0"/>
        <w:jc w:val="left"/>
        <w:rPr>
          <w:rFonts w:hint="eastAsia"/>
          <w:kern w:val="0"/>
        </w:rPr>
      </w:pPr>
      <w:r>
        <w:rPr>
          <w:rFonts w:hint="eastAsia"/>
          <w:kern w:val="0"/>
          <w:lang w:val="en-US" w:eastAsia="zh-CN"/>
        </w:rPr>
        <w:t xml:space="preserve"> </w:t>
      </w:r>
      <w:r>
        <w:rPr>
          <w:rFonts w:hint="eastAsia"/>
          <w:kern w:val="0"/>
        </w:rPr>
        <w:t>James Goodwill. Pure Java Server Pages .Indianapolis Ind: Sams, 2015, 54(3)，61-63</w:t>
      </w:r>
    </w:p>
    <w:p>
      <w:pPr>
        <w:pStyle w:val="25"/>
        <w:widowControl/>
        <w:numPr>
          <w:ilvl w:val="0"/>
          <w:numId w:val="5"/>
        </w:numPr>
        <w:spacing w:line="360" w:lineRule="auto"/>
        <w:ind w:firstLineChars="0"/>
        <w:jc w:val="left"/>
        <w:rPr>
          <w:rFonts w:hint="eastAsia"/>
          <w:kern w:val="0"/>
        </w:rPr>
      </w:pPr>
      <w:r>
        <w:rPr>
          <w:rFonts w:hint="eastAsia"/>
          <w:kern w:val="0"/>
        </w:rPr>
        <w:t> Zoya Ali. Designing Object Oriented Software Applications within the Context of Software Frameworks[D]. Ohio State University,2011.</w:t>
      </w:r>
    </w:p>
    <w:p>
      <w:pPr>
        <w:pStyle w:val="25"/>
        <w:widowControl/>
        <w:numPr>
          <w:ilvl w:val="0"/>
          <w:numId w:val="5"/>
        </w:numPr>
        <w:spacing w:line="360" w:lineRule="auto"/>
        <w:ind w:firstLineChars="0"/>
        <w:jc w:val="left"/>
        <w:rPr>
          <w:rFonts w:hint="default"/>
          <w:kern w:val="0"/>
        </w:rPr>
      </w:pPr>
      <w:r>
        <w:rPr>
          <w:rFonts w:hint="eastAsia"/>
          <w:kern w:val="0"/>
          <w:lang w:val="en-US" w:eastAsia="zh-CN"/>
        </w:rPr>
        <w:t xml:space="preserve"> </w:t>
      </w:r>
      <w:r>
        <w:rPr>
          <w:rFonts w:hint="eastAsia"/>
          <w:kern w:val="0"/>
        </w:rPr>
        <w:fldChar w:fldCharType="begin"/>
      </w:r>
      <w:r>
        <w:rPr>
          <w:rFonts w:hint="eastAsia"/>
          <w:kern w:val="0"/>
        </w:rPr>
        <w:instrText xml:space="preserve"> HYPERLINK "http://kns.cnki.net/kcms/detail/detail.aspx?filename=KJYX201720061&amp;dbcode=CJFQ&amp;dbname=CJFD2017&amp;v=" \t "http://kns.cnki.net/kcms/detail/frame/kcmstarget" </w:instrText>
      </w:r>
      <w:r>
        <w:rPr>
          <w:rFonts w:hint="eastAsia"/>
          <w:kern w:val="0"/>
        </w:rPr>
        <w:fldChar w:fldCharType="separate"/>
      </w:r>
      <w:r>
        <w:rPr>
          <w:rFonts w:hint="default"/>
          <w:kern w:val="0"/>
        </w:rPr>
        <w:t>基于Vue.js的Web前端应用研究</w:t>
      </w:r>
      <w:r>
        <w:rPr>
          <w:rFonts w:hint="default"/>
          <w:kern w:val="0"/>
        </w:rPr>
        <w:fldChar w:fldCharType="end"/>
      </w:r>
      <w:r>
        <w:rPr>
          <w:rFonts w:hint="default"/>
          <w:kern w:val="0"/>
        </w:rPr>
        <w:t>[J]. 朱二华.  科技与创新. 2017(20)</w:t>
      </w:r>
    </w:p>
    <w:p>
      <w:pPr>
        <w:rPr>
          <w:bCs/>
        </w:rPr>
      </w:pPr>
      <w:r>
        <w:rPr>
          <w:bCs/>
        </w:rPr>
        <w:br w:type="page"/>
      </w:r>
    </w:p>
    <w:p>
      <w:pPr>
        <w:pStyle w:val="2"/>
        <w:spacing w:before="166"/>
        <w:jc w:val="center"/>
        <w:rPr>
          <w:bCs/>
        </w:rPr>
      </w:pPr>
      <w:bookmarkStart w:id="233" w:name="_Toc22808"/>
      <w:r>
        <w:rPr>
          <w:bCs/>
        </w:rPr>
        <w:t>致</w:t>
      </w:r>
      <w:r>
        <w:rPr>
          <w:rFonts w:hint="eastAsia"/>
          <w:bCs/>
        </w:rPr>
        <w:t xml:space="preserve"> </w:t>
      </w:r>
      <w:r>
        <w:rPr>
          <w:bCs/>
        </w:rPr>
        <w:t>谢</w:t>
      </w:r>
      <w:bookmarkEnd w:id="224"/>
      <w:bookmarkEnd w:id="225"/>
      <w:bookmarkEnd w:id="226"/>
      <w:bookmarkEnd w:id="227"/>
      <w:bookmarkEnd w:id="228"/>
      <w:bookmarkEnd w:id="229"/>
      <w:bookmarkEnd w:id="230"/>
      <w:bookmarkEnd w:id="231"/>
      <w:bookmarkEnd w:id="232"/>
      <w:bookmarkEnd w:id="233"/>
    </w:p>
    <w:p>
      <w:pPr>
        <w:snapToGrid w:val="0"/>
        <w:spacing w:line="360" w:lineRule="auto"/>
        <w:ind w:firstLine="420" w:firstLineChars="200"/>
        <w:rPr>
          <w:rFonts w:hint="default"/>
          <w:szCs w:val="22"/>
        </w:rPr>
      </w:pPr>
      <w:r>
        <w:rPr>
          <w:rFonts w:hint="default" w:ascii="Arial" w:hAnsi="Arial" w:cs="Arial"/>
          <w:i w:val="0"/>
          <w:caps w:val="0"/>
          <w:color w:val="333333"/>
          <w:spacing w:val="0"/>
          <w:sz w:val="21"/>
          <w:szCs w:val="21"/>
          <w:vertAlign w:val="baseline"/>
        </w:rPr>
        <w:t> </w:t>
      </w:r>
      <w:r>
        <w:rPr>
          <w:rFonts w:hint="default"/>
          <w:szCs w:val="22"/>
        </w:rPr>
        <w:t>大学</w:t>
      </w:r>
      <w:r>
        <w:rPr>
          <w:rFonts w:hint="eastAsia"/>
          <w:szCs w:val="22"/>
          <w:lang w:val="en-US" w:eastAsia="zh-CN"/>
        </w:rPr>
        <w:t>四</w:t>
      </w:r>
      <w:r>
        <w:rPr>
          <w:rFonts w:hint="default"/>
          <w:szCs w:val="22"/>
        </w:rPr>
        <w:t>年学习时光已经接近尾声，在此我想对我的母校，我的父母、亲人们，我的老师和同学们表达我由衷的谢意。感谢我的家人对我大学</w:t>
      </w:r>
      <w:r>
        <w:rPr>
          <w:rFonts w:hint="eastAsia"/>
          <w:szCs w:val="22"/>
          <w:lang w:val="en-US" w:eastAsia="zh-CN"/>
        </w:rPr>
        <w:t>四</w:t>
      </w:r>
      <w:r>
        <w:rPr>
          <w:rFonts w:hint="default"/>
          <w:szCs w:val="22"/>
        </w:rPr>
        <w:t>年学习的默默支持;感谢我的母校</w:t>
      </w:r>
      <w:r>
        <w:rPr>
          <w:rFonts w:hint="eastAsia"/>
          <w:szCs w:val="22"/>
          <w:lang w:val="en-US" w:eastAsia="zh-CN"/>
        </w:rPr>
        <w:t>商洛学院</w:t>
      </w:r>
      <w:r>
        <w:rPr>
          <w:rFonts w:hint="default"/>
          <w:szCs w:val="22"/>
        </w:rPr>
        <w:t>给了我我在大学</w:t>
      </w:r>
      <w:r>
        <w:rPr>
          <w:rFonts w:hint="eastAsia"/>
          <w:szCs w:val="22"/>
          <w:lang w:val="en-US" w:eastAsia="zh-CN"/>
        </w:rPr>
        <w:t>四</w:t>
      </w:r>
      <w:r>
        <w:rPr>
          <w:rFonts w:hint="default"/>
          <w:szCs w:val="22"/>
        </w:rPr>
        <w:t>年深造的机会，让我能继续学习和提高;感谢</w:t>
      </w:r>
      <w:r>
        <w:rPr>
          <w:rFonts w:hint="eastAsia"/>
          <w:szCs w:val="22"/>
          <w:lang w:val="en-US" w:eastAsia="zh-CN"/>
        </w:rPr>
        <w:t>商洛学院</w:t>
      </w:r>
      <w:r>
        <w:rPr>
          <w:rFonts w:hint="default"/>
          <w:szCs w:val="22"/>
        </w:rPr>
        <w:t>的老师和同学们</w:t>
      </w:r>
      <w:r>
        <w:rPr>
          <w:rFonts w:hint="eastAsia"/>
          <w:szCs w:val="22"/>
          <w:lang w:eastAsia="zh-CN"/>
        </w:rPr>
        <w:t>四</w:t>
      </w:r>
      <w:r>
        <w:rPr>
          <w:rFonts w:hint="default"/>
          <w:szCs w:val="22"/>
        </w:rPr>
        <w:t>年来的关心和鼓励。老师们课堂上的激情洋溢，课堂下的谆谆教诲</w:t>
      </w:r>
      <w:r>
        <w:rPr>
          <w:rFonts w:hint="eastAsia"/>
          <w:szCs w:val="22"/>
          <w:lang w:eastAsia="zh-CN"/>
        </w:rPr>
        <w:t>；</w:t>
      </w:r>
      <w:r>
        <w:rPr>
          <w:rFonts w:hint="default"/>
          <w:szCs w:val="22"/>
        </w:rPr>
        <w:t>同学们在学习中的认真热情，生活上的热心主动，所有这些都让我的</w:t>
      </w:r>
      <w:r>
        <w:rPr>
          <w:rFonts w:hint="eastAsia"/>
          <w:szCs w:val="22"/>
          <w:lang w:val="en-US" w:eastAsia="zh-CN"/>
        </w:rPr>
        <w:t>四</w:t>
      </w:r>
      <w:r>
        <w:rPr>
          <w:rFonts w:hint="default"/>
          <w:szCs w:val="22"/>
        </w:rPr>
        <w:t>年充满了感动。</w:t>
      </w:r>
    </w:p>
    <w:p>
      <w:pPr>
        <w:snapToGrid w:val="0"/>
        <w:spacing w:line="360" w:lineRule="auto"/>
        <w:ind w:firstLine="420" w:firstLineChars="200"/>
        <w:rPr>
          <w:rFonts w:hint="default"/>
          <w:szCs w:val="22"/>
        </w:rPr>
      </w:pPr>
      <w:r>
        <w:rPr>
          <w:rFonts w:hint="default"/>
          <w:szCs w:val="22"/>
        </w:rPr>
        <w:t> 我做毕业设计的每个阶段，从选题到查阅资料，论文提纲的确定，中期论文的修改，后期论文格式调整等各个环节中都给予了我悉心的指导。这几个月以来，</w:t>
      </w:r>
      <w:r>
        <w:rPr>
          <w:rFonts w:hint="eastAsia"/>
          <w:szCs w:val="22"/>
        </w:rPr>
        <w:t>王博</w:t>
      </w:r>
      <w:r>
        <w:rPr>
          <w:rFonts w:hint="default"/>
          <w:szCs w:val="22"/>
        </w:rPr>
        <w:t>老师不仅在学业上给我以精心指导，同时还在思想给我以无微不至的关怀，在此谨向</w:t>
      </w:r>
      <w:r>
        <w:rPr>
          <w:rFonts w:hint="eastAsia"/>
          <w:szCs w:val="22"/>
        </w:rPr>
        <w:t>王博</w:t>
      </w:r>
      <w:r>
        <w:rPr>
          <w:rFonts w:hint="default"/>
          <w:szCs w:val="22"/>
        </w:rPr>
        <w:t>老师致以诚挚的谢意和崇高的敬意。</w:t>
      </w:r>
    </w:p>
    <w:p>
      <w:pPr>
        <w:snapToGrid w:val="0"/>
        <w:spacing w:line="360" w:lineRule="auto"/>
        <w:ind w:firstLine="420" w:firstLineChars="200"/>
        <w:rPr>
          <w:rFonts w:hint="eastAsia"/>
          <w:iCs/>
        </w:rPr>
      </w:pPr>
      <w:r>
        <w:rPr>
          <w:rFonts w:hint="default" w:ascii="Arial" w:hAnsi="Arial" w:cs="Arial"/>
          <w:i w:val="0"/>
          <w:caps w:val="0"/>
          <w:color w:val="333333"/>
          <w:spacing w:val="0"/>
          <w:sz w:val="21"/>
          <w:szCs w:val="21"/>
          <w:vertAlign w:val="baseline"/>
        </w:rPr>
        <w:t> </w:t>
      </w:r>
      <w:r>
        <w:rPr>
          <w:rFonts w:hint="eastAsia"/>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564EF"/>
    <w:rsid w:val="000D40F4"/>
    <w:rsid w:val="000D61AD"/>
    <w:rsid w:val="000E3C31"/>
    <w:rsid w:val="00110347"/>
    <w:rsid w:val="00144ECA"/>
    <w:rsid w:val="001A0680"/>
    <w:rsid w:val="001D712A"/>
    <w:rsid w:val="0020220D"/>
    <w:rsid w:val="00207B4F"/>
    <w:rsid w:val="00235C7A"/>
    <w:rsid w:val="002730F9"/>
    <w:rsid w:val="00277BE3"/>
    <w:rsid w:val="00296E8F"/>
    <w:rsid w:val="002E290B"/>
    <w:rsid w:val="00301A5D"/>
    <w:rsid w:val="00322509"/>
    <w:rsid w:val="00340B55"/>
    <w:rsid w:val="003867F9"/>
    <w:rsid w:val="003B78DC"/>
    <w:rsid w:val="003D5861"/>
    <w:rsid w:val="003F5373"/>
    <w:rsid w:val="0045639F"/>
    <w:rsid w:val="004617DC"/>
    <w:rsid w:val="00466E3A"/>
    <w:rsid w:val="004D322A"/>
    <w:rsid w:val="005339C1"/>
    <w:rsid w:val="0053590A"/>
    <w:rsid w:val="00660755"/>
    <w:rsid w:val="00677E34"/>
    <w:rsid w:val="006B3831"/>
    <w:rsid w:val="006B5103"/>
    <w:rsid w:val="00713B0D"/>
    <w:rsid w:val="007364CE"/>
    <w:rsid w:val="00791E47"/>
    <w:rsid w:val="00802C75"/>
    <w:rsid w:val="00810EC5"/>
    <w:rsid w:val="00827B6D"/>
    <w:rsid w:val="00870050"/>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14B19EB"/>
    <w:rsid w:val="014C48E9"/>
    <w:rsid w:val="01691048"/>
    <w:rsid w:val="01910577"/>
    <w:rsid w:val="019C54F7"/>
    <w:rsid w:val="019E188D"/>
    <w:rsid w:val="01F474AB"/>
    <w:rsid w:val="026B5B60"/>
    <w:rsid w:val="027C3F7E"/>
    <w:rsid w:val="02C21338"/>
    <w:rsid w:val="02C23714"/>
    <w:rsid w:val="03124D14"/>
    <w:rsid w:val="031440A5"/>
    <w:rsid w:val="031A11C2"/>
    <w:rsid w:val="03293614"/>
    <w:rsid w:val="033D7CE5"/>
    <w:rsid w:val="036A33A4"/>
    <w:rsid w:val="038D703A"/>
    <w:rsid w:val="03D52CA9"/>
    <w:rsid w:val="03DF5A6F"/>
    <w:rsid w:val="03F619E6"/>
    <w:rsid w:val="04035F56"/>
    <w:rsid w:val="04421C40"/>
    <w:rsid w:val="04570053"/>
    <w:rsid w:val="04736C32"/>
    <w:rsid w:val="048B2943"/>
    <w:rsid w:val="049A4B78"/>
    <w:rsid w:val="049C1CAA"/>
    <w:rsid w:val="04A11033"/>
    <w:rsid w:val="04A72475"/>
    <w:rsid w:val="04B72CB4"/>
    <w:rsid w:val="04D161C2"/>
    <w:rsid w:val="05042A92"/>
    <w:rsid w:val="056B084A"/>
    <w:rsid w:val="059F2BD6"/>
    <w:rsid w:val="05BE6FB4"/>
    <w:rsid w:val="05D22D96"/>
    <w:rsid w:val="05F942A4"/>
    <w:rsid w:val="0604477D"/>
    <w:rsid w:val="06227A80"/>
    <w:rsid w:val="06245BFC"/>
    <w:rsid w:val="064F59D4"/>
    <w:rsid w:val="06795AF3"/>
    <w:rsid w:val="06817B7B"/>
    <w:rsid w:val="06872452"/>
    <w:rsid w:val="06F40FC2"/>
    <w:rsid w:val="07823D1E"/>
    <w:rsid w:val="078C1590"/>
    <w:rsid w:val="07902EB9"/>
    <w:rsid w:val="07974C0D"/>
    <w:rsid w:val="07C73839"/>
    <w:rsid w:val="07CB33E7"/>
    <w:rsid w:val="07D63E86"/>
    <w:rsid w:val="07EE0CA1"/>
    <w:rsid w:val="07F5121A"/>
    <w:rsid w:val="081A72B9"/>
    <w:rsid w:val="08380732"/>
    <w:rsid w:val="08516959"/>
    <w:rsid w:val="08616088"/>
    <w:rsid w:val="08690D5C"/>
    <w:rsid w:val="08847048"/>
    <w:rsid w:val="088622B9"/>
    <w:rsid w:val="088D1546"/>
    <w:rsid w:val="08947499"/>
    <w:rsid w:val="08BC276B"/>
    <w:rsid w:val="08BF1C8A"/>
    <w:rsid w:val="08FB671E"/>
    <w:rsid w:val="094E0710"/>
    <w:rsid w:val="0960194B"/>
    <w:rsid w:val="09775A1E"/>
    <w:rsid w:val="099A7DAB"/>
    <w:rsid w:val="09CA5A02"/>
    <w:rsid w:val="09CC714C"/>
    <w:rsid w:val="09D645DC"/>
    <w:rsid w:val="09E825C8"/>
    <w:rsid w:val="09EE240E"/>
    <w:rsid w:val="0A0A6855"/>
    <w:rsid w:val="0A14519B"/>
    <w:rsid w:val="0A250A01"/>
    <w:rsid w:val="0A2A76B9"/>
    <w:rsid w:val="0A6C23BF"/>
    <w:rsid w:val="0A7265C4"/>
    <w:rsid w:val="0A7423D3"/>
    <w:rsid w:val="0A7F5CF4"/>
    <w:rsid w:val="0A8C7591"/>
    <w:rsid w:val="0A98030A"/>
    <w:rsid w:val="0AC1142A"/>
    <w:rsid w:val="0AC7271F"/>
    <w:rsid w:val="0ACA352D"/>
    <w:rsid w:val="0ACE65C1"/>
    <w:rsid w:val="0ADA6CF4"/>
    <w:rsid w:val="0AE95775"/>
    <w:rsid w:val="0B092824"/>
    <w:rsid w:val="0B1E0D7E"/>
    <w:rsid w:val="0B2338FA"/>
    <w:rsid w:val="0B3604BC"/>
    <w:rsid w:val="0B6952AA"/>
    <w:rsid w:val="0B721E68"/>
    <w:rsid w:val="0B7221F4"/>
    <w:rsid w:val="0B900925"/>
    <w:rsid w:val="0B963FE1"/>
    <w:rsid w:val="0BA437AF"/>
    <w:rsid w:val="0BAC2FBF"/>
    <w:rsid w:val="0BED5A35"/>
    <w:rsid w:val="0BF368F5"/>
    <w:rsid w:val="0C706D1F"/>
    <w:rsid w:val="0C72713D"/>
    <w:rsid w:val="0C870BE1"/>
    <w:rsid w:val="0C880D46"/>
    <w:rsid w:val="0C896E0E"/>
    <w:rsid w:val="0C981459"/>
    <w:rsid w:val="0C9E3FC7"/>
    <w:rsid w:val="0CC54BED"/>
    <w:rsid w:val="0CD800AF"/>
    <w:rsid w:val="0CE75E6D"/>
    <w:rsid w:val="0D0212D5"/>
    <w:rsid w:val="0D340871"/>
    <w:rsid w:val="0D447B81"/>
    <w:rsid w:val="0D6066EA"/>
    <w:rsid w:val="0D7E1607"/>
    <w:rsid w:val="0D8B56DE"/>
    <w:rsid w:val="0DB307B9"/>
    <w:rsid w:val="0DC4330A"/>
    <w:rsid w:val="0DC50FA3"/>
    <w:rsid w:val="0DF107DC"/>
    <w:rsid w:val="0E082C03"/>
    <w:rsid w:val="0E335C7A"/>
    <w:rsid w:val="0E4F0EF8"/>
    <w:rsid w:val="0E9B64C8"/>
    <w:rsid w:val="0EB7537C"/>
    <w:rsid w:val="0EDF40E2"/>
    <w:rsid w:val="0F141672"/>
    <w:rsid w:val="0F5408A5"/>
    <w:rsid w:val="0F5F69D3"/>
    <w:rsid w:val="0F6B6620"/>
    <w:rsid w:val="0F8D6225"/>
    <w:rsid w:val="0FAC28A5"/>
    <w:rsid w:val="0FD006C1"/>
    <w:rsid w:val="0FD32ABB"/>
    <w:rsid w:val="0FE32AD0"/>
    <w:rsid w:val="0FE540BC"/>
    <w:rsid w:val="1032201D"/>
    <w:rsid w:val="103517FD"/>
    <w:rsid w:val="10373A67"/>
    <w:rsid w:val="10374DC8"/>
    <w:rsid w:val="10464800"/>
    <w:rsid w:val="10704217"/>
    <w:rsid w:val="10C8449F"/>
    <w:rsid w:val="1103111E"/>
    <w:rsid w:val="11073FB1"/>
    <w:rsid w:val="113762BB"/>
    <w:rsid w:val="116C64B7"/>
    <w:rsid w:val="119F7AC2"/>
    <w:rsid w:val="11A3145B"/>
    <w:rsid w:val="11B157A7"/>
    <w:rsid w:val="11FF2FF2"/>
    <w:rsid w:val="11FF49AE"/>
    <w:rsid w:val="121C0704"/>
    <w:rsid w:val="123A7F84"/>
    <w:rsid w:val="124339C4"/>
    <w:rsid w:val="12471F48"/>
    <w:rsid w:val="128C5842"/>
    <w:rsid w:val="12930BA4"/>
    <w:rsid w:val="12AF1BC6"/>
    <w:rsid w:val="12B5393E"/>
    <w:rsid w:val="12C05370"/>
    <w:rsid w:val="12C27BF4"/>
    <w:rsid w:val="12D44443"/>
    <w:rsid w:val="12D50B48"/>
    <w:rsid w:val="12D90BCD"/>
    <w:rsid w:val="13094F20"/>
    <w:rsid w:val="135A4CD7"/>
    <w:rsid w:val="13961183"/>
    <w:rsid w:val="13A22D3A"/>
    <w:rsid w:val="13AA0D77"/>
    <w:rsid w:val="13CC5240"/>
    <w:rsid w:val="13E002D7"/>
    <w:rsid w:val="14021CB2"/>
    <w:rsid w:val="1418649D"/>
    <w:rsid w:val="149913A2"/>
    <w:rsid w:val="14EF0AD9"/>
    <w:rsid w:val="14F779AA"/>
    <w:rsid w:val="14FE5982"/>
    <w:rsid w:val="1505021F"/>
    <w:rsid w:val="1507753C"/>
    <w:rsid w:val="151551BA"/>
    <w:rsid w:val="15390CEC"/>
    <w:rsid w:val="1550349B"/>
    <w:rsid w:val="15576A52"/>
    <w:rsid w:val="15877B55"/>
    <w:rsid w:val="15936EF5"/>
    <w:rsid w:val="15DE35ED"/>
    <w:rsid w:val="161765AF"/>
    <w:rsid w:val="16262AA3"/>
    <w:rsid w:val="16372C41"/>
    <w:rsid w:val="164F2E9D"/>
    <w:rsid w:val="16597697"/>
    <w:rsid w:val="16647D33"/>
    <w:rsid w:val="166D4976"/>
    <w:rsid w:val="169C586E"/>
    <w:rsid w:val="16D04A4B"/>
    <w:rsid w:val="170E249F"/>
    <w:rsid w:val="17285E30"/>
    <w:rsid w:val="172E5F97"/>
    <w:rsid w:val="17351730"/>
    <w:rsid w:val="177C3B03"/>
    <w:rsid w:val="17A56222"/>
    <w:rsid w:val="17BB4543"/>
    <w:rsid w:val="17CB5BAC"/>
    <w:rsid w:val="18505130"/>
    <w:rsid w:val="1865759F"/>
    <w:rsid w:val="187579F4"/>
    <w:rsid w:val="18966102"/>
    <w:rsid w:val="18C41709"/>
    <w:rsid w:val="18F35155"/>
    <w:rsid w:val="192E3620"/>
    <w:rsid w:val="194A241D"/>
    <w:rsid w:val="19544ACD"/>
    <w:rsid w:val="19580A54"/>
    <w:rsid w:val="19936215"/>
    <w:rsid w:val="19975F1D"/>
    <w:rsid w:val="19C3724C"/>
    <w:rsid w:val="1A0E6C35"/>
    <w:rsid w:val="1A160BD2"/>
    <w:rsid w:val="1A285893"/>
    <w:rsid w:val="1A467FDE"/>
    <w:rsid w:val="1A591565"/>
    <w:rsid w:val="1A765BD2"/>
    <w:rsid w:val="1A7B1139"/>
    <w:rsid w:val="1A825C0C"/>
    <w:rsid w:val="1A907767"/>
    <w:rsid w:val="1AA7546D"/>
    <w:rsid w:val="1AA80B8B"/>
    <w:rsid w:val="1AC66C63"/>
    <w:rsid w:val="1B1D5202"/>
    <w:rsid w:val="1B403B71"/>
    <w:rsid w:val="1B45010A"/>
    <w:rsid w:val="1BC43F41"/>
    <w:rsid w:val="1BEA4CB8"/>
    <w:rsid w:val="1C084DBC"/>
    <w:rsid w:val="1C164240"/>
    <w:rsid w:val="1C4408EF"/>
    <w:rsid w:val="1C443401"/>
    <w:rsid w:val="1C57300A"/>
    <w:rsid w:val="1C870171"/>
    <w:rsid w:val="1CD04079"/>
    <w:rsid w:val="1CD909BF"/>
    <w:rsid w:val="1D2E17B6"/>
    <w:rsid w:val="1D2E59CF"/>
    <w:rsid w:val="1D303838"/>
    <w:rsid w:val="1D506EF0"/>
    <w:rsid w:val="1D796E4A"/>
    <w:rsid w:val="1D9528C7"/>
    <w:rsid w:val="1DA85819"/>
    <w:rsid w:val="1DAD45C7"/>
    <w:rsid w:val="1DCA0D5B"/>
    <w:rsid w:val="1DF348E0"/>
    <w:rsid w:val="1DF87680"/>
    <w:rsid w:val="1E106230"/>
    <w:rsid w:val="1E196061"/>
    <w:rsid w:val="1E2F7434"/>
    <w:rsid w:val="1E663CB1"/>
    <w:rsid w:val="1E7B5887"/>
    <w:rsid w:val="1E800D9F"/>
    <w:rsid w:val="1E817EEA"/>
    <w:rsid w:val="1EA32A0D"/>
    <w:rsid w:val="1EDC3266"/>
    <w:rsid w:val="1EDD65DB"/>
    <w:rsid w:val="1EF54FB0"/>
    <w:rsid w:val="1F056617"/>
    <w:rsid w:val="1F127613"/>
    <w:rsid w:val="1F1D5800"/>
    <w:rsid w:val="1F231D97"/>
    <w:rsid w:val="1F5F70BF"/>
    <w:rsid w:val="1F6B4274"/>
    <w:rsid w:val="1F7E456E"/>
    <w:rsid w:val="1F923B60"/>
    <w:rsid w:val="1FD66117"/>
    <w:rsid w:val="20316A4D"/>
    <w:rsid w:val="20347AEB"/>
    <w:rsid w:val="204E5EA4"/>
    <w:rsid w:val="20614294"/>
    <w:rsid w:val="207A18BA"/>
    <w:rsid w:val="208A3312"/>
    <w:rsid w:val="20A67027"/>
    <w:rsid w:val="20CC56B4"/>
    <w:rsid w:val="20CD3BF2"/>
    <w:rsid w:val="20E26697"/>
    <w:rsid w:val="20F214A7"/>
    <w:rsid w:val="21024E01"/>
    <w:rsid w:val="210F0B35"/>
    <w:rsid w:val="21183A86"/>
    <w:rsid w:val="21267F1E"/>
    <w:rsid w:val="213E45ED"/>
    <w:rsid w:val="214970C1"/>
    <w:rsid w:val="217C7737"/>
    <w:rsid w:val="2185370A"/>
    <w:rsid w:val="21867135"/>
    <w:rsid w:val="218922A5"/>
    <w:rsid w:val="21C1720D"/>
    <w:rsid w:val="21DB3A5E"/>
    <w:rsid w:val="221557E2"/>
    <w:rsid w:val="22314934"/>
    <w:rsid w:val="2238134A"/>
    <w:rsid w:val="225205C2"/>
    <w:rsid w:val="226471C1"/>
    <w:rsid w:val="22A34F3F"/>
    <w:rsid w:val="22B9507E"/>
    <w:rsid w:val="22C82FB0"/>
    <w:rsid w:val="22D80B85"/>
    <w:rsid w:val="22FF3276"/>
    <w:rsid w:val="230D0D29"/>
    <w:rsid w:val="231173CF"/>
    <w:rsid w:val="233A4709"/>
    <w:rsid w:val="235032F4"/>
    <w:rsid w:val="235D4BE1"/>
    <w:rsid w:val="236A5F0F"/>
    <w:rsid w:val="236C5533"/>
    <w:rsid w:val="236F7BE5"/>
    <w:rsid w:val="23B22989"/>
    <w:rsid w:val="23BF4564"/>
    <w:rsid w:val="23CA1627"/>
    <w:rsid w:val="23F15FB4"/>
    <w:rsid w:val="240446E8"/>
    <w:rsid w:val="243527B5"/>
    <w:rsid w:val="245752CF"/>
    <w:rsid w:val="247C5302"/>
    <w:rsid w:val="248932D9"/>
    <w:rsid w:val="24C27381"/>
    <w:rsid w:val="24CD4DD0"/>
    <w:rsid w:val="24F74EE2"/>
    <w:rsid w:val="2508447B"/>
    <w:rsid w:val="250D45A5"/>
    <w:rsid w:val="25116E9C"/>
    <w:rsid w:val="25215254"/>
    <w:rsid w:val="25483097"/>
    <w:rsid w:val="255421C9"/>
    <w:rsid w:val="255E539D"/>
    <w:rsid w:val="257E4EE8"/>
    <w:rsid w:val="25873AC6"/>
    <w:rsid w:val="258C0FE9"/>
    <w:rsid w:val="25A83CED"/>
    <w:rsid w:val="25B43F09"/>
    <w:rsid w:val="25CB79DF"/>
    <w:rsid w:val="25CE6091"/>
    <w:rsid w:val="25D2692F"/>
    <w:rsid w:val="25E82AA4"/>
    <w:rsid w:val="25F50F1E"/>
    <w:rsid w:val="26060231"/>
    <w:rsid w:val="26156FB8"/>
    <w:rsid w:val="26255BA5"/>
    <w:rsid w:val="26584AD0"/>
    <w:rsid w:val="266A1107"/>
    <w:rsid w:val="26C54BD8"/>
    <w:rsid w:val="26D140A2"/>
    <w:rsid w:val="26D80699"/>
    <w:rsid w:val="26E17AE0"/>
    <w:rsid w:val="272C6D36"/>
    <w:rsid w:val="27312719"/>
    <w:rsid w:val="276B37A3"/>
    <w:rsid w:val="277E6517"/>
    <w:rsid w:val="27BA08B6"/>
    <w:rsid w:val="27C635AA"/>
    <w:rsid w:val="27CF20B0"/>
    <w:rsid w:val="27F2111C"/>
    <w:rsid w:val="280A6853"/>
    <w:rsid w:val="28397687"/>
    <w:rsid w:val="283B6310"/>
    <w:rsid w:val="284F01B9"/>
    <w:rsid w:val="285520F2"/>
    <w:rsid w:val="28886C26"/>
    <w:rsid w:val="28A9128E"/>
    <w:rsid w:val="28CF7E6A"/>
    <w:rsid w:val="28DB7A24"/>
    <w:rsid w:val="28E63160"/>
    <w:rsid w:val="28FA00AF"/>
    <w:rsid w:val="2909630B"/>
    <w:rsid w:val="2916669B"/>
    <w:rsid w:val="292A0A31"/>
    <w:rsid w:val="292C50F8"/>
    <w:rsid w:val="299B51D6"/>
    <w:rsid w:val="299E5CAC"/>
    <w:rsid w:val="29A237E0"/>
    <w:rsid w:val="29DC1364"/>
    <w:rsid w:val="29E66638"/>
    <w:rsid w:val="2A0848CC"/>
    <w:rsid w:val="2A1A3868"/>
    <w:rsid w:val="2A290E14"/>
    <w:rsid w:val="2A4854C1"/>
    <w:rsid w:val="2A5457DF"/>
    <w:rsid w:val="2A5F3868"/>
    <w:rsid w:val="2A7C209B"/>
    <w:rsid w:val="2A8A14BE"/>
    <w:rsid w:val="2A94726B"/>
    <w:rsid w:val="2AFA476C"/>
    <w:rsid w:val="2AFE78EB"/>
    <w:rsid w:val="2B070F74"/>
    <w:rsid w:val="2B1C2D0B"/>
    <w:rsid w:val="2B3C7485"/>
    <w:rsid w:val="2B455900"/>
    <w:rsid w:val="2B55779B"/>
    <w:rsid w:val="2B612398"/>
    <w:rsid w:val="2B6E6BB4"/>
    <w:rsid w:val="2BDD70CB"/>
    <w:rsid w:val="2BEF353B"/>
    <w:rsid w:val="2C06231E"/>
    <w:rsid w:val="2C075C98"/>
    <w:rsid w:val="2C0C7C50"/>
    <w:rsid w:val="2C2B0E50"/>
    <w:rsid w:val="2C2B7F32"/>
    <w:rsid w:val="2C9E3317"/>
    <w:rsid w:val="2CA73FB9"/>
    <w:rsid w:val="2CE03C39"/>
    <w:rsid w:val="2CE7455A"/>
    <w:rsid w:val="2D257534"/>
    <w:rsid w:val="2D272ADC"/>
    <w:rsid w:val="2D715559"/>
    <w:rsid w:val="2D8E33F8"/>
    <w:rsid w:val="2D9A1FE9"/>
    <w:rsid w:val="2DBB2BA2"/>
    <w:rsid w:val="2DC72929"/>
    <w:rsid w:val="2DD67620"/>
    <w:rsid w:val="2DE339F3"/>
    <w:rsid w:val="2E2D27DC"/>
    <w:rsid w:val="2E2D5ACB"/>
    <w:rsid w:val="2E503368"/>
    <w:rsid w:val="2E5713DC"/>
    <w:rsid w:val="2E676002"/>
    <w:rsid w:val="2E7B5436"/>
    <w:rsid w:val="2E7B5E46"/>
    <w:rsid w:val="2E8F3E00"/>
    <w:rsid w:val="2F0207CA"/>
    <w:rsid w:val="2F0D09D6"/>
    <w:rsid w:val="2F225297"/>
    <w:rsid w:val="2F44100C"/>
    <w:rsid w:val="2F4543DB"/>
    <w:rsid w:val="2F61381A"/>
    <w:rsid w:val="2F9207C2"/>
    <w:rsid w:val="2F946BC0"/>
    <w:rsid w:val="2FA310C5"/>
    <w:rsid w:val="2FB86C7C"/>
    <w:rsid w:val="2FC27B8C"/>
    <w:rsid w:val="2FC30A9C"/>
    <w:rsid w:val="2FC913D9"/>
    <w:rsid w:val="2FD80952"/>
    <w:rsid w:val="2FDF5146"/>
    <w:rsid w:val="301D09A5"/>
    <w:rsid w:val="3034517C"/>
    <w:rsid w:val="30441DEE"/>
    <w:rsid w:val="305F29B5"/>
    <w:rsid w:val="30604C20"/>
    <w:rsid w:val="306F2C04"/>
    <w:rsid w:val="30780A76"/>
    <w:rsid w:val="30D62678"/>
    <w:rsid w:val="30D6721E"/>
    <w:rsid w:val="31015D39"/>
    <w:rsid w:val="31030C58"/>
    <w:rsid w:val="312D64FC"/>
    <w:rsid w:val="313F007D"/>
    <w:rsid w:val="31627DCE"/>
    <w:rsid w:val="31790F2F"/>
    <w:rsid w:val="31900EBD"/>
    <w:rsid w:val="31A35D09"/>
    <w:rsid w:val="31D84025"/>
    <w:rsid w:val="31E1443F"/>
    <w:rsid w:val="32092656"/>
    <w:rsid w:val="320F34F7"/>
    <w:rsid w:val="325C273A"/>
    <w:rsid w:val="326845BA"/>
    <w:rsid w:val="32CB048E"/>
    <w:rsid w:val="32F23A41"/>
    <w:rsid w:val="330F598F"/>
    <w:rsid w:val="3324332E"/>
    <w:rsid w:val="33305949"/>
    <w:rsid w:val="333E1097"/>
    <w:rsid w:val="334F50EB"/>
    <w:rsid w:val="335A4A27"/>
    <w:rsid w:val="336F6B1D"/>
    <w:rsid w:val="3397452D"/>
    <w:rsid w:val="33D5262C"/>
    <w:rsid w:val="34103495"/>
    <w:rsid w:val="34151B63"/>
    <w:rsid w:val="34151CEC"/>
    <w:rsid w:val="34181471"/>
    <w:rsid w:val="34255816"/>
    <w:rsid w:val="342E2B45"/>
    <w:rsid w:val="34682BA5"/>
    <w:rsid w:val="34881833"/>
    <w:rsid w:val="348A7C24"/>
    <w:rsid w:val="34AC291C"/>
    <w:rsid w:val="34AE1EAC"/>
    <w:rsid w:val="34B25519"/>
    <w:rsid w:val="34BF22A4"/>
    <w:rsid w:val="34CE0540"/>
    <w:rsid w:val="34E7755D"/>
    <w:rsid w:val="35271346"/>
    <w:rsid w:val="35297E55"/>
    <w:rsid w:val="35345A98"/>
    <w:rsid w:val="359C0304"/>
    <w:rsid w:val="35B547D4"/>
    <w:rsid w:val="35C05408"/>
    <w:rsid w:val="35C92D0E"/>
    <w:rsid w:val="35F130C9"/>
    <w:rsid w:val="360A3DEE"/>
    <w:rsid w:val="360C1674"/>
    <w:rsid w:val="362B110B"/>
    <w:rsid w:val="36754389"/>
    <w:rsid w:val="368B5FBF"/>
    <w:rsid w:val="369525A1"/>
    <w:rsid w:val="36BC11E0"/>
    <w:rsid w:val="36E7677E"/>
    <w:rsid w:val="371B09C4"/>
    <w:rsid w:val="373A527B"/>
    <w:rsid w:val="3746108C"/>
    <w:rsid w:val="375626E4"/>
    <w:rsid w:val="375E6E3B"/>
    <w:rsid w:val="37676F22"/>
    <w:rsid w:val="376875F2"/>
    <w:rsid w:val="37716F15"/>
    <w:rsid w:val="379C3FFE"/>
    <w:rsid w:val="37A66E3D"/>
    <w:rsid w:val="37D045D5"/>
    <w:rsid w:val="37EA518E"/>
    <w:rsid w:val="37FE1EE8"/>
    <w:rsid w:val="37FF36C2"/>
    <w:rsid w:val="381E5D20"/>
    <w:rsid w:val="38462B4D"/>
    <w:rsid w:val="384C3613"/>
    <w:rsid w:val="384F40CD"/>
    <w:rsid w:val="385E3BFF"/>
    <w:rsid w:val="38883724"/>
    <w:rsid w:val="38913832"/>
    <w:rsid w:val="38B80953"/>
    <w:rsid w:val="38E07224"/>
    <w:rsid w:val="38EB4100"/>
    <w:rsid w:val="39323226"/>
    <w:rsid w:val="393D683D"/>
    <w:rsid w:val="3942254E"/>
    <w:rsid w:val="39443CF5"/>
    <w:rsid w:val="395D50C9"/>
    <w:rsid w:val="397A47BE"/>
    <w:rsid w:val="399B7374"/>
    <w:rsid w:val="399E504A"/>
    <w:rsid w:val="39A0672C"/>
    <w:rsid w:val="39A631CA"/>
    <w:rsid w:val="39B218FF"/>
    <w:rsid w:val="39DD789E"/>
    <w:rsid w:val="39DE452D"/>
    <w:rsid w:val="39E95614"/>
    <w:rsid w:val="3A0A75AF"/>
    <w:rsid w:val="3A185523"/>
    <w:rsid w:val="3A281864"/>
    <w:rsid w:val="3A5B7EA4"/>
    <w:rsid w:val="3A6B568F"/>
    <w:rsid w:val="3A713278"/>
    <w:rsid w:val="3A8B2973"/>
    <w:rsid w:val="3A9265FA"/>
    <w:rsid w:val="3AA95D41"/>
    <w:rsid w:val="3AC80D2F"/>
    <w:rsid w:val="3B135CF1"/>
    <w:rsid w:val="3B136C32"/>
    <w:rsid w:val="3B142983"/>
    <w:rsid w:val="3B6578E6"/>
    <w:rsid w:val="3B955788"/>
    <w:rsid w:val="3BB64DC9"/>
    <w:rsid w:val="3BFD4D3A"/>
    <w:rsid w:val="3C1350AF"/>
    <w:rsid w:val="3C180A96"/>
    <w:rsid w:val="3C2D4105"/>
    <w:rsid w:val="3C4934A7"/>
    <w:rsid w:val="3C530966"/>
    <w:rsid w:val="3C5931F5"/>
    <w:rsid w:val="3C6215D7"/>
    <w:rsid w:val="3C7979B8"/>
    <w:rsid w:val="3C9C21C6"/>
    <w:rsid w:val="3CD57031"/>
    <w:rsid w:val="3D1B57C3"/>
    <w:rsid w:val="3D1C335C"/>
    <w:rsid w:val="3D217E4F"/>
    <w:rsid w:val="3D3F7241"/>
    <w:rsid w:val="3D646C2D"/>
    <w:rsid w:val="3D7C6195"/>
    <w:rsid w:val="3D827B26"/>
    <w:rsid w:val="3DB12E99"/>
    <w:rsid w:val="3DB81DDF"/>
    <w:rsid w:val="3DC322D6"/>
    <w:rsid w:val="3DD92CF4"/>
    <w:rsid w:val="3DE53D63"/>
    <w:rsid w:val="3DF8190D"/>
    <w:rsid w:val="3E253B29"/>
    <w:rsid w:val="3E2F1C87"/>
    <w:rsid w:val="3E32390A"/>
    <w:rsid w:val="3E3453B5"/>
    <w:rsid w:val="3E763C2A"/>
    <w:rsid w:val="3EB03482"/>
    <w:rsid w:val="3ECD7EB1"/>
    <w:rsid w:val="3ECE5B3B"/>
    <w:rsid w:val="3EEB069D"/>
    <w:rsid w:val="3EEF0037"/>
    <w:rsid w:val="3EF4271F"/>
    <w:rsid w:val="3F3D260D"/>
    <w:rsid w:val="3F4A0461"/>
    <w:rsid w:val="3F7074E9"/>
    <w:rsid w:val="3F876CED"/>
    <w:rsid w:val="3FAC175D"/>
    <w:rsid w:val="3FAD7BEA"/>
    <w:rsid w:val="3FE1223B"/>
    <w:rsid w:val="3FEA7BB9"/>
    <w:rsid w:val="3FF05EBA"/>
    <w:rsid w:val="3FFB5930"/>
    <w:rsid w:val="400352D5"/>
    <w:rsid w:val="40357085"/>
    <w:rsid w:val="40616EC4"/>
    <w:rsid w:val="40632D9C"/>
    <w:rsid w:val="408B4A60"/>
    <w:rsid w:val="40A2787E"/>
    <w:rsid w:val="40AF59F1"/>
    <w:rsid w:val="40C75613"/>
    <w:rsid w:val="40DD0192"/>
    <w:rsid w:val="411E3B59"/>
    <w:rsid w:val="41325C94"/>
    <w:rsid w:val="41345FB0"/>
    <w:rsid w:val="4174107C"/>
    <w:rsid w:val="41914A1A"/>
    <w:rsid w:val="41B43FE4"/>
    <w:rsid w:val="41D73D4D"/>
    <w:rsid w:val="41E20EB5"/>
    <w:rsid w:val="41E748B8"/>
    <w:rsid w:val="42054C12"/>
    <w:rsid w:val="421C1E5A"/>
    <w:rsid w:val="42590E92"/>
    <w:rsid w:val="425A2511"/>
    <w:rsid w:val="4271753F"/>
    <w:rsid w:val="42917D2D"/>
    <w:rsid w:val="42A7572E"/>
    <w:rsid w:val="42BE3614"/>
    <w:rsid w:val="42D47CB2"/>
    <w:rsid w:val="42D656DA"/>
    <w:rsid w:val="42DF0626"/>
    <w:rsid w:val="4307427C"/>
    <w:rsid w:val="433E491E"/>
    <w:rsid w:val="43444F9A"/>
    <w:rsid w:val="434D5832"/>
    <w:rsid w:val="43573614"/>
    <w:rsid w:val="4360741B"/>
    <w:rsid w:val="43687D1C"/>
    <w:rsid w:val="4385538A"/>
    <w:rsid w:val="438B5466"/>
    <w:rsid w:val="438E576C"/>
    <w:rsid w:val="439C0707"/>
    <w:rsid w:val="43E97997"/>
    <w:rsid w:val="441A0533"/>
    <w:rsid w:val="442071D8"/>
    <w:rsid w:val="442D627D"/>
    <w:rsid w:val="4438360A"/>
    <w:rsid w:val="444276C2"/>
    <w:rsid w:val="446906E3"/>
    <w:rsid w:val="447D1B80"/>
    <w:rsid w:val="44811861"/>
    <w:rsid w:val="44B01E00"/>
    <w:rsid w:val="452B76CE"/>
    <w:rsid w:val="453220DA"/>
    <w:rsid w:val="45407A7F"/>
    <w:rsid w:val="45771049"/>
    <w:rsid w:val="45A409BC"/>
    <w:rsid w:val="45B72A4E"/>
    <w:rsid w:val="45BC13BB"/>
    <w:rsid w:val="45D81A74"/>
    <w:rsid w:val="45DD1330"/>
    <w:rsid w:val="45E905B8"/>
    <w:rsid w:val="460F2BCA"/>
    <w:rsid w:val="462704F0"/>
    <w:rsid w:val="462946DB"/>
    <w:rsid w:val="46295F40"/>
    <w:rsid w:val="46682FF2"/>
    <w:rsid w:val="46782738"/>
    <w:rsid w:val="46A376AB"/>
    <w:rsid w:val="46A8694D"/>
    <w:rsid w:val="46C51869"/>
    <w:rsid w:val="46E13349"/>
    <w:rsid w:val="46F53F6A"/>
    <w:rsid w:val="47130091"/>
    <w:rsid w:val="474C54A2"/>
    <w:rsid w:val="474D7C0C"/>
    <w:rsid w:val="47620A2A"/>
    <w:rsid w:val="478D2C55"/>
    <w:rsid w:val="479077D9"/>
    <w:rsid w:val="47B45F9E"/>
    <w:rsid w:val="47D8725E"/>
    <w:rsid w:val="47DB20EC"/>
    <w:rsid w:val="47E04A7C"/>
    <w:rsid w:val="47FF48E3"/>
    <w:rsid w:val="48024C1D"/>
    <w:rsid w:val="48323026"/>
    <w:rsid w:val="48350F84"/>
    <w:rsid w:val="483F0EE5"/>
    <w:rsid w:val="485E00DD"/>
    <w:rsid w:val="487C3074"/>
    <w:rsid w:val="487D4C1A"/>
    <w:rsid w:val="488506C0"/>
    <w:rsid w:val="488A519B"/>
    <w:rsid w:val="48933D1A"/>
    <w:rsid w:val="48CD4C76"/>
    <w:rsid w:val="49371E18"/>
    <w:rsid w:val="49394FFD"/>
    <w:rsid w:val="49464DB9"/>
    <w:rsid w:val="49473080"/>
    <w:rsid w:val="494E188B"/>
    <w:rsid w:val="496A06F7"/>
    <w:rsid w:val="49A24626"/>
    <w:rsid w:val="4A00559B"/>
    <w:rsid w:val="4A056E03"/>
    <w:rsid w:val="4A34610A"/>
    <w:rsid w:val="4A525C34"/>
    <w:rsid w:val="4A95208C"/>
    <w:rsid w:val="4ABA1BA3"/>
    <w:rsid w:val="4AC36136"/>
    <w:rsid w:val="4AD343D4"/>
    <w:rsid w:val="4AD633E9"/>
    <w:rsid w:val="4AE81DDF"/>
    <w:rsid w:val="4B133B75"/>
    <w:rsid w:val="4B2B225A"/>
    <w:rsid w:val="4B363178"/>
    <w:rsid w:val="4B3D0E94"/>
    <w:rsid w:val="4B487488"/>
    <w:rsid w:val="4B5B6330"/>
    <w:rsid w:val="4B6C1726"/>
    <w:rsid w:val="4BCF4A17"/>
    <w:rsid w:val="4BDC2839"/>
    <w:rsid w:val="4BF536B3"/>
    <w:rsid w:val="4BFA7A00"/>
    <w:rsid w:val="4C0E53E9"/>
    <w:rsid w:val="4C1C6C93"/>
    <w:rsid w:val="4C2132B9"/>
    <w:rsid w:val="4C2508CE"/>
    <w:rsid w:val="4C463794"/>
    <w:rsid w:val="4C7E133A"/>
    <w:rsid w:val="4CAB08EE"/>
    <w:rsid w:val="4CC425AC"/>
    <w:rsid w:val="4CCC4535"/>
    <w:rsid w:val="4CDE3A02"/>
    <w:rsid w:val="4D03425D"/>
    <w:rsid w:val="4D8E3BB5"/>
    <w:rsid w:val="4D9B51CA"/>
    <w:rsid w:val="4DC075C6"/>
    <w:rsid w:val="4DD602AA"/>
    <w:rsid w:val="4DDE1181"/>
    <w:rsid w:val="4DE1519F"/>
    <w:rsid w:val="4DE761D8"/>
    <w:rsid w:val="4DE949EC"/>
    <w:rsid w:val="4E08397A"/>
    <w:rsid w:val="4E2E46E0"/>
    <w:rsid w:val="4E323874"/>
    <w:rsid w:val="4E3F6EF3"/>
    <w:rsid w:val="4E493AB5"/>
    <w:rsid w:val="4E605327"/>
    <w:rsid w:val="4E794401"/>
    <w:rsid w:val="4EAC6697"/>
    <w:rsid w:val="4EFA12BC"/>
    <w:rsid w:val="4F651B28"/>
    <w:rsid w:val="4F6F4731"/>
    <w:rsid w:val="4F76008A"/>
    <w:rsid w:val="4F995F42"/>
    <w:rsid w:val="4FA303D4"/>
    <w:rsid w:val="4FEE370A"/>
    <w:rsid w:val="4FEF1310"/>
    <w:rsid w:val="50026635"/>
    <w:rsid w:val="50046632"/>
    <w:rsid w:val="50121A90"/>
    <w:rsid w:val="501767D2"/>
    <w:rsid w:val="50307B74"/>
    <w:rsid w:val="503C26FE"/>
    <w:rsid w:val="504276D4"/>
    <w:rsid w:val="504C0996"/>
    <w:rsid w:val="506C4D6E"/>
    <w:rsid w:val="509B0108"/>
    <w:rsid w:val="50A70F74"/>
    <w:rsid w:val="50AA4327"/>
    <w:rsid w:val="50B67086"/>
    <w:rsid w:val="50EE3F25"/>
    <w:rsid w:val="50FA5B13"/>
    <w:rsid w:val="50FE0516"/>
    <w:rsid w:val="512A00B9"/>
    <w:rsid w:val="51316ACE"/>
    <w:rsid w:val="516512C2"/>
    <w:rsid w:val="51A76E1F"/>
    <w:rsid w:val="51B97C43"/>
    <w:rsid w:val="51DF2C2F"/>
    <w:rsid w:val="52187E01"/>
    <w:rsid w:val="526623D4"/>
    <w:rsid w:val="528A106D"/>
    <w:rsid w:val="53141372"/>
    <w:rsid w:val="53365763"/>
    <w:rsid w:val="533D76FD"/>
    <w:rsid w:val="537D46F6"/>
    <w:rsid w:val="538E101D"/>
    <w:rsid w:val="53964A59"/>
    <w:rsid w:val="53C034D5"/>
    <w:rsid w:val="53DB22A5"/>
    <w:rsid w:val="53EC6875"/>
    <w:rsid w:val="540C1576"/>
    <w:rsid w:val="541424B4"/>
    <w:rsid w:val="5457462D"/>
    <w:rsid w:val="546379FE"/>
    <w:rsid w:val="54732DB3"/>
    <w:rsid w:val="54886A2C"/>
    <w:rsid w:val="54974E30"/>
    <w:rsid w:val="54986582"/>
    <w:rsid w:val="54BC7F79"/>
    <w:rsid w:val="550149D9"/>
    <w:rsid w:val="550B5E83"/>
    <w:rsid w:val="552D1D14"/>
    <w:rsid w:val="55356720"/>
    <w:rsid w:val="55632AB1"/>
    <w:rsid w:val="55782831"/>
    <w:rsid w:val="55887375"/>
    <w:rsid w:val="558A4D8D"/>
    <w:rsid w:val="558B2FB3"/>
    <w:rsid w:val="558F144A"/>
    <w:rsid w:val="55935E98"/>
    <w:rsid w:val="55A90E44"/>
    <w:rsid w:val="55AA0F15"/>
    <w:rsid w:val="56105D43"/>
    <w:rsid w:val="5682717A"/>
    <w:rsid w:val="5688413C"/>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A55361"/>
    <w:rsid w:val="58A83B21"/>
    <w:rsid w:val="58B421CB"/>
    <w:rsid w:val="58D31621"/>
    <w:rsid w:val="58EF0C8D"/>
    <w:rsid w:val="58FE2275"/>
    <w:rsid w:val="591533DF"/>
    <w:rsid w:val="591D2991"/>
    <w:rsid w:val="592F029C"/>
    <w:rsid w:val="593340F8"/>
    <w:rsid w:val="593C7CA2"/>
    <w:rsid w:val="59614F1F"/>
    <w:rsid w:val="596569D2"/>
    <w:rsid w:val="59BA396D"/>
    <w:rsid w:val="59C64C46"/>
    <w:rsid w:val="59E23CBD"/>
    <w:rsid w:val="59E44C04"/>
    <w:rsid w:val="5A462106"/>
    <w:rsid w:val="5A825863"/>
    <w:rsid w:val="5AD60785"/>
    <w:rsid w:val="5AE16C86"/>
    <w:rsid w:val="5AF45B0F"/>
    <w:rsid w:val="5B053558"/>
    <w:rsid w:val="5B217393"/>
    <w:rsid w:val="5B36658D"/>
    <w:rsid w:val="5B3B06AB"/>
    <w:rsid w:val="5B3B147D"/>
    <w:rsid w:val="5B441C5D"/>
    <w:rsid w:val="5B5B61BC"/>
    <w:rsid w:val="5B5E328B"/>
    <w:rsid w:val="5B8C7CA0"/>
    <w:rsid w:val="5B9A59AE"/>
    <w:rsid w:val="5B9C307A"/>
    <w:rsid w:val="5BA70AD8"/>
    <w:rsid w:val="5BB724B8"/>
    <w:rsid w:val="5BD509AA"/>
    <w:rsid w:val="5BD67DAD"/>
    <w:rsid w:val="5BF163A2"/>
    <w:rsid w:val="5BF970F3"/>
    <w:rsid w:val="5C2B36A4"/>
    <w:rsid w:val="5C2B4076"/>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584C00"/>
    <w:rsid w:val="5E643AFF"/>
    <w:rsid w:val="5E89479C"/>
    <w:rsid w:val="5E982DB7"/>
    <w:rsid w:val="5ED52EDF"/>
    <w:rsid w:val="5F043FDC"/>
    <w:rsid w:val="5F2968F7"/>
    <w:rsid w:val="5F38584B"/>
    <w:rsid w:val="5F3B295F"/>
    <w:rsid w:val="5F477316"/>
    <w:rsid w:val="5F5C018F"/>
    <w:rsid w:val="5F5F11B9"/>
    <w:rsid w:val="5F7E1BD5"/>
    <w:rsid w:val="5F910226"/>
    <w:rsid w:val="5FB5163B"/>
    <w:rsid w:val="5FBF1508"/>
    <w:rsid w:val="600169C0"/>
    <w:rsid w:val="601555A7"/>
    <w:rsid w:val="601E3A53"/>
    <w:rsid w:val="60232AEC"/>
    <w:rsid w:val="60494829"/>
    <w:rsid w:val="604D4AE4"/>
    <w:rsid w:val="60636246"/>
    <w:rsid w:val="606F1012"/>
    <w:rsid w:val="60974197"/>
    <w:rsid w:val="60985418"/>
    <w:rsid w:val="60C4102F"/>
    <w:rsid w:val="60CF2402"/>
    <w:rsid w:val="60E301D6"/>
    <w:rsid w:val="60FC2558"/>
    <w:rsid w:val="6114274B"/>
    <w:rsid w:val="6134549F"/>
    <w:rsid w:val="61567CFF"/>
    <w:rsid w:val="61735D57"/>
    <w:rsid w:val="61C153C6"/>
    <w:rsid w:val="61D23F99"/>
    <w:rsid w:val="62122375"/>
    <w:rsid w:val="62536BF5"/>
    <w:rsid w:val="625B6578"/>
    <w:rsid w:val="62666F3C"/>
    <w:rsid w:val="626E02B1"/>
    <w:rsid w:val="62924DAF"/>
    <w:rsid w:val="62967C3E"/>
    <w:rsid w:val="62A01B1B"/>
    <w:rsid w:val="62B335D3"/>
    <w:rsid w:val="62B37E23"/>
    <w:rsid w:val="62EC7731"/>
    <w:rsid w:val="632A77E9"/>
    <w:rsid w:val="63302366"/>
    <w:rsid w:val="63540085"/>
    <w:rsid w:val="638F3436"/>
    <w:rsid w:val="63992A71"/>
    <w:rsid w:val="63AB7202"/>
    <w:rsid w:val="63FA6933"/>
    <w:rsid w:val="642B5E85"/>
    <w:rsid w:val="645452DB"/>
    <w:rsid w:val="6475382E"/>
    <w:rsid w:val="64776B18"/>
    <w:rsid w:val="64C9722C"/>
    <w:rsid w:val="64F90D5D"/>
    <w:rsid w:val="64F95C6E"/>
    <w:rsid w:val="64FC74EE"/>
    <w:rsid w:val="65061108"/>
    <w:rsid w:val="650E162D"/>
    <w:rsid w:val="651F7A4B"/>
    <w:rsid w:val="65307681"/>
    <w:rsid w:val="65403997"/>
    <w:rsid w:val="65874094"/>
    <w:rsid w:val="659E3133"/>
    <w:rsid w:val="65E74B49"/>
    <w:rsid w:val="65E74FC5"/>
    <w:rsid w:val="6615238B"/>
    <w:rsid w:val="662372F5"/>
    <w:rsid w:val="6632085E"/>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D3EC8"/>
    <w:rsid w:val="67D93395"/>
    <w:rsid w:val="67E36485"/>
    <w:rsid w:val="68027681"/>
    <w:rsid w:val="681A5785"/>
    <w:rsid w:val="685342F5"/>
    <w:rsid w:val="685C5D50"/>
    <w:rsid w:val="686811E8"/>
    <w:rsid w:val="68745F63"/>
    <w:rsid w:val="68761A8A"/>
    <w:rsid w:val="68950D9E"/>
    <w:rsid w:val="6898408D"/>
    <w:rsid w:val="68C079F4"/>
    <w:rsid w:val="68CD55AD"/>
    <w:rsid w:val="68E767DE"/>
    <w:rsid w:val="68F31206"/>
    <w:rsid w:val="68FA31AD"/>
    <w:rsid w:val="690D6FBA"/>
    <w:rsid w:val="695064A1"/>
    <w:rsid w:val="6957644C"/>
    <w:rsid w:val="69986165"/>
    <w:rsid w:val="699B2F8E"/>
    <w:rsid w:val="69B8367E"/>
    <w:rsid w:val="69D12139"/>
    <w:rsid w:val="6A24213C"/>
    <w:rsid w:val="6A3457FD"/>
    <w:rsid w:val="6A42230F"/>
    <w:rsid w:val="6A867609"/>
    <w:rsid w:val="6A917D8E"/>
    <w:rsid w:val="6A940FF6"/>
    <w:rsid w:val="6AB15773"/>
    <w:rsid w:val="6B492E7E"/>
    <w:rsid w:val="6B6824F2"/>
    <w:rsid w:val="6B850B6B"/>
    <w:rsid w:val="6BB12EE3"/>
    <w:rsid w:val="6BCD5704"/>
    <w:rsid w:val="6BDA52AE"/>
    <w:rsid w:val="6C2374DD"/>
    <w:rsid w:val="6C2E19D3"/>
    <w:rsid w:val="6C490E57"/>
    <w:rsid w:val="6C707E49"/>
    <w:rsid w:val="6C8A115D"/>
    <w:rsid w:val="6C9F57C8"/>
    <w:rsid w:val="6CB47AE9"/>
    <w:rsid w:val="6CDB2EC7"/>
    <w:rsid w:val="6CF56DBF"/>
    <w:rsid w:val="6D070CCC"/>
    <w:rsid w:val="6D1C09BF"/>
    <w:rsid w:val="6D23387D"/>
    <w:rsid w:val="6D463EB6"/>
    <w:rsid w:val="6D5F2FB7"/>
    <w:rsid w:val="6D76577B"/>
    <w:rsid w:val="6D7F0E37"/>
    <w:rsid w:val="6DAA164A"/>
    <w:rsid w:val="6DB96447"/>
    <w:rsid w:val="6DCA60E5"/>
    <w:rsid w:val="6DD14A16"/>
    <w:rsid w:val="6DDC7BA0"/>
    <w:rsid w:val="6E0C1490"/>
    <w:rsid w:val="6E1548A9"/>
    <w:rsid w:val="6E343E11"/>
    <w:rsid w:val="6E4F5B4F"/>
    <w:rsid w:val="6E557215"/>
    <w:rsid w:val="6E6E3DBC"/>
    <w:rsid w:val="6E7442E5"/>
    <w:rsid w:val="6E830246"/>
    <w:rsid w:val="6E8F0181"/>
    <w:rsid w:val="6EC47D0E"/>
    <w:rsid w:val="6EEE58A3"/>
    <w:rsid w:val="6F0E5B05"/>
    <w:rsid w:val="6F0F3489"/>
    <w:rsid w:val="6F1D06C5"/>
    <w:rsid w:val="6F4D54E5"/>
    <w:rsid w:val="6F984ADD"/>
    <w:rsid w:val="6FAE7B8E"/>
    <w:rsid w:val="6FCE76EC"/>
    <w:rsid w:val="701C5647"/>
    <w:rsid w:val="70BD2467"/>
    <w:rsid w:val="70DB536E"/>
    <w:rsid w:val="71193472"/>
    <w:rsid w:val="71392316"/>
    <w:rsid w:val="714E7219"/>
    <w:rsid w:val="71733ACF"/>
    <w:rsid w:val="71856019"/>
    <w:rsid w:val="71F33817"/>
    <w:rsid w:val="71FA66C3"/>
    <w:rsid w:val="71FD741F"/>
    <w:rsid w:val="72044B85"/>
    <w:rsid w:val="72633870"/>
    <w:rsid w:val="729D10BD"/>
    <w:rsid w:val="72A37BD8"/>
    <w:rsid w:val="72B55C83"/>
    <w:rsid w:val="72BC0195"/>
    <w:rsid w:val="72CC2797"/>
    <w:rsid w:val="72D2693C"/>
    <w:rsid w:val="72F76672"/>
    <w:rsid w:val="73194601"/>
    <w:rsid w:val="7329026A"/>
    <w:rsid w:val="732C47E1"/>
    <w:rsid w:val="73AD442D"/>
    <w:rsid w:val="74073BCF"/>
    <w:rsid w:val="74107642"/>
    <w:rsid w:val="744A5B05"/>
    <w:rsid w:val="748304C8"/>
    <w:rsid w:val="74BD4906"/>
    <w:rsid w:val="74BF3B3D"/>
    <w:rsid w:val="75213FAF"/>
    <w:rsid w:val="752E38D8"/>
    <w:rsid w:val="754C15D1"/>
    <w:rsid w:val="755D469B"/>
    <w:rsid w:val="758A1982"/>
    <w:rsid w:val="75B3267D"/>
    <w:rsid w:val="75B43F64"/>
    <w:rsid w:val="75B66B42"/>
    <w:rsid w:val="75BE13D7"/>
    <w:rsid w:val="75C943BB"/>
    <w:rsid w:val="75D508C7"/>
    <w:rsid w:val="75DE27F2"/>
    <w:rsid w:val="75F7581F"/>
    <w:rsid w:val="75FC2063"/>
    <w:rsid w:val="762B35DA"/>
    <w:rsid w:val="76780046"/>
    <w:rsid w:val="76A362BF"/>
    <w:rsid w:val="76AF46F4"/>
    <w:rsid w:val="76E41A89"/>
    <w:rsid w:val="76E7235C"/>
    <w:rsid w:val="771A205A"/>
    <w:rsid w:val="77220D79"/>
    <w:rsid w:val="774539FA"/>
    <w:rsid w:val="77562F57"/>
    <w:rsid w:val="776C4188"/>
    <w:rsid w:val="779346F9"/>
    <w:rsid w:val="77A24C59"/>
    <w:rsid w:val="77BF0EF1"/>
    <w:rsid w:val="77CF5A9A"/>
    <w:rsid w:val="77F61652"/>
    <w:rsid w:val="78030A6B"/>
    <w:rsid w:val="785416DD"/>
    <w:rsid w:val="78637948"/>
    <w:rsid w:val="78740248"/>
    <w:rsid w:val="788E18B6"/>
    <w:rsid w:val="78973E6E"/>
    <w:rsid w:val="78992FCD"/>
    <w:rsid w:val="78A30634"/>
    <w:rsid w:val="78B04142"/>
    <w:rsid w:val="78B3798A"/>
    <w:rsid w:val="78DA552C"/>
    <w:rsid w:val="78FB2488"/>
    <w:rsid w:val="78FC781A"/>
    <w:rsid w:val="791E1D9E"/>
    <w:rsid w:val="79283F9A"/>
    <w:rsid w:val="792D6E7A"/>
    <w:rsid w:val="79375E77"/>
    <w:rsid w:val="7945797D"/>
    <w:rsid w:val="79782D97"/>
    <w:rsid w:val="79B65C73"/>
    <w:rsid w:val="79C811E4"/>
    <w:rsid w:val="79E73C38"/>
    <w:rsid w:val="7A0460A7"/>
    <w:rsid w:val="7A367D98"/>
    <w:rsid w:val="7A8F2717"/>
    <w:rsid w:val="7A9C7E51"/>
    <w:rsid w:val="7AC0127A"/>
    <w:rsid w:val="7B174420"/>
    <w:rsid w:val="7B4913EA"/>
    <w:rsid w:val="7B804688"/>
    <w:rsid w:val="7B9670EC"/>
    <w:rsid w:val="7BA145F5"/>
    <w:rsid w:val="7BA5508F"/>
    <w:rsid w:val="7BB1256C"/>
    <w:rsid w:val="7BC4655A"/>
    <w:rsid w:val="7BDD3102"/>
    <w:rsid w:val="7BEE6B5C"/>
    <w:rsid w:val="7BF9020C"/>
    <w:rsid w:val="7C3D3E7D"/>
    <w:rsid w:val="7C491508"/>
    <w:rsid w:val="7C5A307A"/>
    <w:rsid w:val="7C5E482A"/>
    <w:rsid w:val="7C6E3816"/>
    <w:rsid w:val="7C83043E"/>
    <w:rsid w:val="7C9E568E"/>
    <w:rsid w:val="7CA978C2"/>
    <w:rsid w:val="7CB07956"/>
    <w:rsid w:val="7CC77624"/>
    <w:rsid w:val="7CED0780"/>
    <w:rsid w:val="7D196492"/>
    <w:rsid w:val="7D207872"/>
    <w:rsid w:val="7D5D0A57"/>
    <w:rsid w:val="7D8871D6"/>
    <w:rsid w:val="7D975244"/>
    <w:rsid w:val="7DB25F0C"/>
    <w:rsid w:val="7DBC0FA4"/>
    <w:rsid w:val="7DD30764"/>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D51D36"/>
    <w:rsid w:val="7EEE3F91"/>
    <w:rsid w:val="7F540C99"/>
    <w:rsid w:val="7F637EE5"/>
    <w:rsid w:val="7F643E92"/>
    <w:rsid w:val="7F65041A"/>
    <w:rsid w:val="7F6C0C84"/>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0"/>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1"/>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2"/>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6"/>
    <w:qFormat/>
    <w:uiPriority w:val="0"/>
    <w:pPr>
      <w:spacing w:line="360" w:lineRule="exact"/>
      <w:ind w:left="538" w:hanging="538" w:hangingChars="192"/>
    </w:pPr>
    <w:rPr>
      <w:rFonts w:ascii="Calibri" w:hAnsi="Calibri"/>
      <w:sz w:val="28"/>
      <w:szCs w:val="24"/>
    </w:rPr>
  </w:style>
  <w:style w:type="paragraph" w:styleId="7">
    <w:name w:val="Plain Text"/>
    <w:basedOn w:val="1"/>
    <w:link w:val="19"/>
    <w:qFormat/>
    <w:uiPriority w:val="99"/>
    <w:rPr>
      <w:rFonts w:ascii="宋体" w:hAnsi="Courier New"/>
      <w:szCs w:val="24"/>
    </w:rPr>
  </w:style>
  <w:style w:type="paragraph" w:styleId="8">
    <w:name w:val="Balloon Text"/>
    <w:basedOn w:val="1"/>
    <w:link w:val="28"/>
    <w:semiHidden/>
    <w:unhideWhenUsed/>
    <w:qFormat/>
    <w:uiPriority w:val="99"/>
    <w:rPr>
      <w:sz w:val="18"/>
      <w:szCs w:val="18"/>
    </w:rPr>
  </w:style>
  <w:style w:type="paragraph" w:styleId="9">
    <w:name w:val="header"/>
    <w:basedOn w:val="1"/>
    <w:qFormat/>
    <w:uiPriority w:val="99"/>
    <w:pPr>
      <w:widowControl w:val="0"/>
      <w:pBdr>
        <w:bottom w:val="single" w:color="auto" w:sz="6" w:space="1"/>
      </w:pBdr>
      <w:tabs>
        <w:tab w:val="center" w:pos="4153"/>
        <w:tab w:val="right" w:pos="8306"/>
      </w:tabs>
      <w:snapToGrid w:val="0"/>
      <w:jc w:val="center"/>
    </w:pPr>
    <w:rPr>
      <w:rFonts w:ascii="Calibri" w:hAnsi="Calibri"/>
      <w:kern w:val="2"/>
      <w:sz w:val="18"/>
      <w:szCs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semiHidden/>
    <w:unhideWhenUsed/>
    <w:qFormat/>
    <w:uiPriority w:val="99"/>
    <w:rPr>
      <w:color w:val="0000FF"/>
      <w:u w:val="single"/>
    </w:rPr>
  </w:style>
  <w:style w:type="character" w:customStyle="1" w:styleId="19">
    <w:name w:val="纯文本 字符"/>
    <w:basedOn w:val="15"/>
    <w:link w:val="7"/>
    <w:qFormat/>
    <w:uiPriority w:val="99"/>
    <w:rPr>
      <w:rFonts w:ascii="宋体" w:hAnsi="Courier New" w:eastAsia="宋体" w:cs="Times New Roman"/>
      <w:szCs w:val="24"/>
    </w:rPr>
  </w:style>
  <w:style w:type="character" w:customStyle="1" w:styleId="20">
    <w:name w:val="标题 1 字符"/>
    <w:basedOn w:val="15"/>
    <w:link w:val="2"/>
    <w:qFormat/>
    <w:uiPriority w:val="0"/>
    <w:rPr>
      <w:rFonts w:ascii="Calibri" w:hAnsi="Calibri" w:eastAsia="黑体" w:cs="Times New Roman"/>
      <w:kern w:val="44"/>
      <w:sz w:val="30"/>
      <w:szCs w:val="24"/>
    </w:rPr>
  </w:style>
  <w:style w:type="character" w:customStyle="1" w:styleId="21">
    <w:name w:val="标题 2 字符"/>
    <w:basedOn w:val="15"/>
    <w:link w:val="3"/>
    <w:qFormat/>
    <w:uiPriority w:val="0"/>
    <w:rPr>
      <w:rFonts w:ascii="Times New Roman" w:hAnsi="Times New Roman" w:eastAsia="黑体" w:cs="Times New Roman"/>
      <w:bCs/>
      <w:sz w:val="28"/>
      <w:szCs w:val="32"/>
    </w:rPr>
  </w:style>
  <w:style w:type="character" w:customStyle="1" w:styleId="22">
    <w:name w:val="标题 3 字符"/>
    <w:basedOn w:val="15"/>
    <w:link w:val="4"/>
    <w:qFormat/>
    <w:uiPriority w:val="0"/>
    <w:rPr>
      <w:rFonts w:ascii="Calibri" w:hAnsi="Calibri" w:eastAsia="黑体" w:cs="Times New Roman"/>
      <w:bCs/>
      <w:sz w:val="24"/>
      <w:szCs w:val="32"/>
    </w:rPr>
  </w:style>
  <w:style w:type="paragraph" w:customStyle="1" w:styleId="23">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4">
    <w:name w:val="p1"/>
    <w:basedOn w:val="1"/>
    <w:qFormat/>
    <w:uiPriority w:val="0"/>
    <w:pPr>
      <w:widowControl/>
      <w:jc w:val="left"/>
    </w:pPr>
    <w:rPr>
      <w:rFonts w:ascii="Helvetica Neue" w:hAnsi="Helvetica Neue"/>
      <w:color w:val="000000"/>
      <w:kern w:val="0"/>
      <w:sz w:val="17"/>
      <w:szCs w:val="17"/>
    </w:rPr>
  </w:style>
  <w:style w:type="paragraph" w:customStyle="1" w:styleId="25">
    <w:name w:val="列出段落1"/>
    <w:basedOn w:val="1"/>
    <w:qFormat/>
    <w:uiPriority w:val="99"/>
    <w:pPr>
      <w:widowControl/>
      <w:ind w:firstLine="420" w:firstLineChars="200"/>
      <w:jc w:val="left"/>
    </w:pPr>
    <w:rPr>
      <w:kern w:val="0"/>
      <w:sz w:val="24"/>
      <w:szCs w:val="24"/>
    </w:rPr>
  </w:style>
  <w:style w:type="character" w:customStyle="1" w:styleId="26">
    <w:name w:val="正文文本缩进 字符"/>
    <w:basedOn w:val="15"/>
    <w:link w:val="6"/>
    <w:qFormat/>
    <w:uiPriority w:val="0"/>
    <w:rPr>
      <w:rFonts w:ascii="Calibri" w:hAnsi="Calibri" w:eastAsia="宋体" w:cs="Times New Roman"/>
      <w:sz w:val="28"/>
      <w:szCs w:val="24"/>
    </w:rPr>
  </w:style>
  <w:style w:type="character" w:customStyle="1" w:styleId="27">
    <w:name w:val="opt"/>
    <w:basedOn w:val="15"/>
    <w:qFormat/>
    <w:uiPriority w:val="0"/>
  </w:style>
  <w:style w:type="character" w:customStyle="1" w:styleId="28">
    <w:name w:val="批注框文本 字符"/>
    <w:basedOn w:val="15"/>
    <w:link w:val="8"/>
    <w:semiHidden/>
    <w:qFormat/>
    <w:uiPriority w:val="99"/>
    <w:rPr>
      <w:kern w:val="2"/>
      <w:sz w:val="18"/>
      <w:szCs w:val="18"/>
    </w:rPr>
  </w:style>
  <w:style w:type="paragraph" w:customStyle="1" w:styleId="29">
    <w:name w:val="正文文本缩进1"/>
    <w:basedOn w:val="1"/>
    <w:qFormat/>
    <w:uiPriority w:val="0"/>
    <w:pPr>
      <w:widowControl w:val="0"/>
      <w:spacing w:line="360" w:lineRule="exact"/>
      <w:ind w:left="538" w:hanging="538" w:hangingChars="192"/>
      <w:jc w:val="both"/>
    </w:pPr>
    <w:rPr>
      <w:kern w:val="2"/>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9" Type="http://schemas.microsoft.com/office/2011/relationships/people" Target="people.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2881</Words>
  <Characters>16428</Characters>
  <Lines>136</Lines>
  <Paragraphs>38</Paragraphs>
  <TotalTime>18</TotalTime>
  <ScaleCrop>false</ScaleCrop>
  <LinksUpToDate>false</LinksUpToDate>
  <CharactersWithSpaces>19271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2019-06-02T02:58:13Z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